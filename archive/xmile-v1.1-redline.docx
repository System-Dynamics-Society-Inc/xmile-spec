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1D4AEC" w14:textId="77777777" w:rsidR="00C71349" w:rsidRDefault="00000000" w:rsidP="008C100C">
      <w:pPr>
        <w:pStyle w:val="Header"/>
      </w:pPr>
      <w:del w:id="1" w:author="Comparison" w:date="2024-08-20T10:20:00Z" w16du:dateUtc="2024-08-20T14:20:00Z">
        <w:r>
          <w:pict w14:anchorId="706223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4pt;height:40.2pt">
              <v:imagedata r:id="rId8" o:title="oasis"/>
            </v:shape>
          </w:pict>
        </w:r>
      </w:del>
    </w:p>
    <w:p w14:paraId="73D02AE1" w14:textId="4014B462" w:rsidR="000F17E9" w:rsidRPr="000F17E9" w:rsidRDefault="000F17E9" w:rsidP="000F17E9">
      <w:pPr>
        <w:pStyle w:val="Title"/>
      </w:pPr>
      <w:r w:rsidRPr="000F17E9">
        <w:t>XML Interchange Language for System Dynamics (XMILE) Version 1.</w:t>
      </w:r>
      <w:ins w:id="2" w:author="Comparison" w:date="2024-08-20T10:20:00Z" w16du:dateUtc="2024-08-20T14:20:00Z">
        <w:r w:rsidR="000E20CC">
          <w:t>1</w:t>
        </w:r>
      </w:ins>
      <w:del w:id="3" w:author="Comparison" w:date="2024-08-20T10:20:00Z" w16du:dateUtc="2024-08-20T14:20:00Z">
        <w:r w:rsidRPr="000F17E9">
          <w:delText>0</w:delText>
        </w:r>
      </w:del>
    </w:p>
    <w:p w14:paraId="1409F05A" w14:textId="6FE4965C" w:rsidR="00E4299F" w:rsidRDefault="00B8540B" w:rsidP="008C100C">
      <w:pPr>
        <w:pStyle w:val="Subtitle"/>
      </w:pPr>
      <w:r>
        <w:t xml:space="preserve">Candidate </w:t>
      </w:r>
      <w:ins w:id="4" w:author="Comparison" w:date="2024-08-20T10:20:00Z" w16du:dateUtc="2024-08-20T14:20:00Z">
        <w:r w:rsidR="000E20CC">
          <w:t>SDS</w:t>
        </w:r>
      </w:ins>
      <w:del w:id="5" w:author="Comparison" w:date="2024-08-20T10:20:00Z" w16du:dateUtc="2024-08-20T14:20:00Z">
        <w:r>
          <w:delText>OASIS</w:delText>
        </w:r>
      </w:del>
      <w:r>
        <w:t xml:space="preserve"> Standard</w:t>
      </w:r>
      <w:r w:rsidR="004A1CB1">
        <w:t xml:space="preserve"> </w:t>
      </w:r>
      <w:ins w:id="6" w:author="Comparison" w:date="2024-08-20T10:20:00Z" w16du:dateUtc="2024-08-20T14:20:00Z">
        <w:r w:rsidR="004A1CB1">
          <w:t>0</w:t>
        </w:r>
        <w:r w:rsidR="000E20CC">
          <w:t>2</w:t>
        </w:r>
      </w:ins>
      <w:del w:id="7" w:author="Comparison" w:date="2024-08-20T10:20:00Z" w16du:dateUtc="2024-08-20T14:20:00Z">
        <w:r w:rsidR="004A1CB1">
          <w:delText>01</w:delText>
        </w:r>
      </w:del>
    </w:p>
    <w:p w14:paraId="2F6928C1" w14:textId="77777777" w:rsidR="00286EC7" w:rsidRDefault="00B8540B" w:rsidP="008C100C">
      <w:pPr>
        <w:pStyle w:val="Subtitle"/>
        <w:rPr>
          <w:ins w:id="8" w:author="Comparison" w:date="2024-08-20T10:20:00Z" w16du:dateUtc="2024-08-20T14:20:00Z"/>
        </w:rPr>
      </w:pPr>
      <w:ins w:id="9" w:author="Comparison" w:date="2024-08-20T10:20:00Z" w16du:dateUtc="2024-08-20T14:20:00Z">
        <w:r>
          <w:t>2</w:t>
        </w:r>
        <w:r w:rsidR="000E20CC">
          <w:t>0</w:t>
        </w:r>
        <w:r>
          <w:t xml:space="preserve"> </w:t>
        </w:r>
        <w:r w:rsidR="000E20CC">
          <w:t>August</w:t>
        </w:r>
        <w:r>
          <w:t xml:space="preserve"> 20</w:t>
        </w:r>
        <w:r w:rsidR="000E20CC">
          <w:t>24</w:t>
        </w:r>
      </w:ins>
    </w:p>
    <w:p w14:paraId="5C5674DA" w14:textId="77777777" w:rsidR="00286EC7" w:rsidRDefault="00B8540B" w:rsidP="008C100C">
      <w:pPr>
        <w:pStyle w:val="Subtitle"/>
        <w:rPr>
          <w:del w:id="10" w:author="Comparison" w:date="2024-08-20T10:20:00Z" w16du:dateUtc="2024-08-20T14:20:00Z"/>
        </w:rPr>
      </w:pPr>
      <w:del w:id="11" w:author="Comparison" w:date="2024-08-20T10:20:00Z" w16du:dateUtc="2024-08-20T14:20:00Z">
        <w:r>
          <w:delText>29 July 2015</w:delText>
        </w:r>
      </w:del>
    </w:p>
    <w:p w14:paraId="7BCDA5F5" w14:textId="77777777" w:rsidR="00E4299F" w:rsidRPr="00DC2EB1" w:rsidRDefault="000E5705" w:rsidP="00E4299F">
      <w:pPr>
        <w:pStyle w:val="Titlepageinfo"/>
        <w:rPr>
          <w:sz w:val="24"/>
          <w:szCs w:val="24"/>
        </w:rPr>
      </w:pPr>
      <w:r>
        <w:rPr>
          <w:sz w:val="24"/>
          <w:szCs w:val="24"/>
        </w:rPr>
        <w:t>Specification</w:t>
      </w:r>
      <w:r w:rsidR="00E4299F" w:rsidRPr="00DC2EB1">
        <w:rPr>
          <w:sz w:val="24"/>
          <w:szCs w:val="24"/>
        </w:rPr>
        <w:t xml:space="preserve"> URIs</w:t>
      </w:r>
    </w:p>
    <w:p w14:paraId="1B64B53F" w14:textId="77777777" w:rsidR="00D54431" w:rsidRDefault="003B0E37" w:rsidP="00D54431">
      <w:pPr>
        <w:pStyle w:val="Titlepageinfo"/>
      </w:pPr>
      <w:r>
        <w:t xml:space="preserve">This </w:t>
      </w:r>
      <w:r w:rsidR="00C5515D">
        <w:t>v</w:t>
      </w:r>
      <w:r>
        <w:t>ersion</w:t>
      </w:r>
      <w:r w:rsidR="00D54431">
        <w:t>:</w:t>
      </w:r>
    </w:p>
    <w:p w14:paraId="0189F481" w14:textId="77777777" w:rsidR="00531383" w:rsidRPr="003707E2" w:rsidRDefault="00000000" w:rsidP="00531383">
      <w:pPr>
        <w:pStyle w:val="Titlepageinfodescription"/>
        <w:rPr>
          <w:rStyle w:val="Hyperlink"/>
          <w:color w:val="auto"/>
        </w:rPr>
      </w:pPr>
      <w:hyperlink r:id="rId9" w:history="1">
        <w:r w:rsidR="00744FD0" w:rsidRPr="00DE2AE7">
          <w:rPr>
            <w:rStyle w:val="Hyperlink"/>
          </w:rPr>
          <w:t>http://docs.oasis-open.org/xmile/xmile/v1.0/cos01/xmile-v1.0-cos01.doc</w:t>
        </w:r>
      </w:hyperlink>
      <w:r w:rsidR="00744FD0">
        <w:t xml:space="preserve"> </w:t>
      </w:r>
      <w:r w:rsidR="00531383">
        <w:rPr>
          <w:rStyle w:val="Hyperlink"/>
          <w:color w:val="auto"/>
        </w:rPr>
        <w:t>(Authoritative)</w:t>
      </w:r>
    </w:p>
    <w:p w14:paraId="24759856" w14:textId="77777777" w:rsidR="00531383" w:rsidRDefault="00000000" w:rsidP="00531383">
      <w:pPr>
        <w:pStyle w:val="Titlepageinfodescription"/>
        <w:rPr>
          <w:rStyle w:val="Hyperlink"/>
          <w:color w:val="auto"/>
        </w:rPr>
      </w:pPr>
      <w:hyperlink r:id="rId10" w:history="1">
        <w:r w:rsidR="00744FD0" w:rsidRPr="00DE2AE7">
          <w:rPr>
            <w:rStyle w:val="Hyperlink"/>
          </w:rPr>
          <w:t>http://docs.oasis-open.org/xmile/xmile/v1.0/cos01/xmile-v1.0-cos01.html</w:t>
        </w:r>
      </w:hyperlink>
    </w:p>
    <w:p w14:paraId="4E61D9CF" w14:textId="77777777" w:rsidR="00CF629C" w:rsidRPr="00FC06F0" w:rsidRDefault="00000000" w:rsidP="00531383">
      <w:pPr>
        <w:pStyle w:val="Titlepageinfodescription"/>
        <w:rPr>
          <w:rStyle w:val="Hyperlink"/>
          <w:color w:val="auto"/>
        </w:rPr>
      </w:pPr>
      <w:hyperlink r:id="rId11" w:history="1">
        <w:r w:rsidR="00744FD0" w:rsidRPr="00DE2AE7">
          <w:rPr>
            <w:rStyle w:val="Hyperlink"/>
          </w:rPr>
          <w:t>http://docs.oasis-open.org/xmile/xmile/v1.0/cos01/xmile-v1.0-cos01.pdf</w:t>
        </w:r>
      </w:hyperlink>
    </w:p>
    <w:p w14:paraId="1AEDB2E1" w14:textId="77777777" w:rsidR="003B0E37" w:rsidRDefault="003B0E37" w:rsidP="003B0E37">
      <w:pPr>
        <w:pStyle w:val="Titlepageinfo"/>
      </w:pPr>
      <w:r>
        <w:t xml:space="preserve">Previous </w:t>
      </w:r>
      <w:r w:rsidR="00C5515D">
        <w:t>v</w:t>
      </w:r>
      <w:r>
        <w:t>ersion:</w:t>
      </w:r>
    </w:p>
    <w:p w14:paraId="2BF42746" w14:textId="77777777" w:rsidR="00790BC5" w:rsidRPr="003707E2" w:rsidRDefault="00000000" w:rsidP="00790BC5">
      <w:pPr>
        <w:pStyle w:val="Titlepageinfodescription"/>
        <w:rPr>
          <w:rStyle w:val="Hyperlink"/>
          <w:color w:val="auto"/>
        </w:rPr>
      </w:pPr>
      <w:hyperlink r:id="rId12" w:history="1">
        <w:r w:rsidR="000826DE" w:rsidRPr="00C1000F">
          <w:rPr>
            <w:rStyle w:val="Hyperlink"/>
          </w:rPr>
          <w:t>http://docs.oasis-open.org/xmile/xmile/v1.0/csprd01/xmile-v1.0-csprd01.doc</w:t>
        </w:r>
      </w:hyperlink>
      <w:r w:rsidR="000826DE">
        <w:t xml:space="preserve"> </w:t>
      </w:r>
      <w:r w:rsidR="00790BC5">
        <w:rPr>
          <w:rStyle w:val="Hyperlink"/>
          <w:color w:val="auto"/>
        </w:rPr>
        <w:t>(Authoritative)</w:t>
      </w:r>
    </w:p>
    <w:p w14:paraId="5093717C" w14:textId="77777777" w:rsidR="00790BC5" w:rsidRDefault="00000000" w:rsidP="00790BC5">
      <w:pPr>
        <w:pStyle w:val="Titlepageinfodescription"/>
        <w:rPr>
          <w:rStyle w:val="Hyperlink"/>
          <w:color w:val="auto"/>
        </w:rPr>
      </w:pPr>
      <w:hyperlink r:id="rId13" w:history="1">
        <w:r w:rsidR="000826DE" w:rsidRPr="00C1000F">
          <w:rPr>
            <w:rStyle w:val="Hyperlink"/>
          </w:rPr>
          <w:t>http://docs.oasis-open.org/xmile/xmile/v1.0/csprd01/xmile-v1.0-csprd01.html</w:t>
        </w:r>
      </w:hyperlink>
    </w:p>
    <w:p w14:paraId="43757FB5" w14:textId="77777777" w:rsidR="00FC06F0" w:rsidRPr="00FC06F0" w:rsidRDefault="00000000" w:rsidP="00790BC5">
      <w:pPr>
        <w:pStyle w:val="Titlepageinfodescription"/>
        <w:rPr>
          <w:rStyle w:val="Hyperlink"/>
          <w:color w:val="auto"/>
        </w:rPr>
      </w:pPr>
      <w:hyperlink r:id="rId14" w:history="1">
        <w:r w:rsidR="000826DE" w:rsidRPr="00C1000F">
          <w:rPr>
            <w:rStyle w:val="Hyperlink"/>
          </w:rPr>
          <w:t>http://docs.oasis-open.org/xmile/xmile/v1.0/csprd01/xmile-v1.0-csprd01.pdf</w:t>
        </w:r>
      </w:hyperlink>
    </w:p>
    <w:p w14:paraId="0DB11E8B" w14:textId="77777777" w:rsidR="003B0E37" w:rsidRDefault="003B0E37" w:rsidP="003B0E37">
      <w:pPr>
        <w:pStyle w:val="Titlepageinfo"/>
      </w:pPr>
      <w:r>
        <w:t xml:space="preserve">Latest </w:t>
      </w:r>
      <w:r w:rsidR="00C5515D">
        <w:t>v</w:t>
      </w:r>
      <w:r>
        <w:t>ersion:</w:t>
      </w:r>
    </w:p>
    <w:p w14:paraId="5EED8187" w14:textId="77777777" w:rsidR="00657ABF" w:rsidRPr="00657ABF" w:rsidRDefault="00000000" w:rsidP="00657ABF">
      <w:pPr>
        <w:pStyle w:val="Titlepageinfodescription"/>
      </w:pPr>
      <w:hyperlink r:id="rId15" w:history="1">
        <w:r w:rsidR="00657ABF" w:rsidRPr="00B6487A">
          <w:rPr>
            <w:rStyle w:val="Hyperlink"/>
          </w:rPr>
          <w:t>http://docs.oasis-open.org/xmile/xmile/v1.0/xmile-v1.0.doc</w:t>
        </w:r>
      </w:hyperlink>
      <w:r w:rsidR="00657ABF">
        <w:t xml:space="preserve"> (Authoritative)</w:t>
      </w:r>
    </w:p>
    <w:p w14:paraId="588EF960" w14:textId="77777777" w:rsidR="00657ABF" w:rsidRPr="00657ABF" w:rsidRDefault="00000000" w:rsidP="00657ABF">
      <w:pPr>
        <w:pStyle w:val="Titlepageinfodescription"/>
      </w:pPr>
      <w:hyperlink r:id="rId16" w:history="1">
        <w:r w:rsidR="00657ABF" w:rsidRPr="00B6487A">
          <w:rPr>
            <w:rStyle w:val="Hyperlink"/>
          </w:rPr>
          <w:t>http://docs.oasis-open.org/xmile/xmile/v1.0/xmile-v1.0.html</w:t>
        </w:r>
      </w:hyperlink>
    </w:p>
    <w:p w14:paraId="0001AFD8" w14:textId="77777777" w:rsidR="00FC06F0" w:rsidRPr="00FC06F0" w:rsidRDefault="00000000" w:rsidP="008125F8">
      <w:pPr>
        <w:pStyle w:val="Titlepageinfodescription"/>
        <w:rPr>
          <w:rStyle w:val="Hyperlink"/>
          <w:color w:val="auto"/>
        </w:rPr>
      </w:pPr>
      <w:hyperlink r:id="rId17" w:history="1">
        <w:r w:rsidR="00657ABF" w:rsidRPr="00B6487A">
          <w:rPr>
            <w:rStyle w:val="Hyperlink"/>
          </w:rPr>
          <w:t>http://docs.oasis-open.org/xmile/xmile/v1.0/xmile-v1.0.pdf</w:t>
        </w:r>
      </w:hyperlink>
    </w:p>
    <w:p w14:paraId="5BC3AE62" w14:textId="77777777" w:rsidR="00024C43" w:rsidRDefault="00024C43" w:rsidP="008C100C">
      <w:pPr>
        <w:pStyle w:val="Titlepageinfo"/>
      </w:pPr>
      <w:r>
        <w:t>Technical Committee:</w:t>
      </w:r>
    </w:p>
    <w:p w14:paraId="7D05D94A" w14:textId="77777777" w:rsidR="00024C43" w:rsidRDefault="00000000" w:rsidP="00700C3C">
      <w:pPr>
        <w:pStyle w:val="Titlepageinfodescription"/>
      </w:pPr>
      <w:hyperlink r:id="rId18" w:history="1">
        <w:r w:rsidR="00700C3C" w:rsidRPr="00E5504F">
          <w:rPr>
            <w:rStyle w:val="Hyperlink"/>
          </w:rPr>
          <w:t>OASIS XML Interchange Language (XMILE) for System Dynamics TC</w:t>
        </w:r>
      </w:hyperlink>
    </w:p>
    <w:p w14:paraId="646DE4F7" w14:textId="77777777" w:rsidR="009C7DCE" w:rsidRDefault="00DC2EB1" w:rsidP="008C100C">
      <w:pPr>
        <w:pStyle w:val="Titlepageinfo"/>
      </w:pPr>
      <w:r>
        <w:t>Chairs</w:t>
      </w:r>
      <w:r w:rsidR="009C7DCE">
        <w:t>:</w:t>
      </w:r>
    </w:p>
    <w:p w14:paraId="66F5C5F3" w14:textId="77777777" w:rsidR="003B307E" w:rsidRPr="003B307E" w:rsidRDefault="003B307E" w:rsidP="003B307E">
      <w:pPr>
        <w:pStyle w:val="Contributor"/>
      </w:pPr>
      <w:r w:rsidRPr="003B307E">
        <w:t>Karim Chichakly (</w:t>
      </w:r>
      <w:hyperlink r:id="rId19" w:history="1">
        <w:r w:rsidRPr="009A660D">
          <w:rPr>
            <w:rStyle w:val="Hyperlink"/>
          </w:rPr>
          <w:t>kchichakly@iseesystems.com</w:t>
        </w:r>
      </w:hyperlink>
      <w:r w:rsidRPr="003B307E">
        <w:t xml:space="preserve">), </w:t>
      </w:r>
      <w:hyperlink r:id="rId20" w:history="1">
        <w:r w:rsidRPr="009A660D">
          <w:rPr>
            <w:rStyle w:val="Hyperlink"/>
          </w:rPr>
          <w:t>isee systems inc.</w:t>
        </w:r>
      </w:hyperlink>
    </w:p>
    <w:p w14:paraId="7DB7DC88" w14:textId="77777777" w:rsidR="007816D7" w:rsidRDefault="003B307E" w:rsidP="003B307E">
      <w:pPr>
        <w:pStyle w:val="Contributor"/>
      </w:pPr>
      <w:r w:rsidRPr="003B307E">
        <w:t>Steven Adler (</w:t>
      </w:r>
      <w:hyperlink r:id="rId21" w:history="1">
        <w:r w:rsidRPr="00176FE6">
          <w:rPr>
            <w:rStyle w:val="Hyperlink"/>
          </w:rPr>
          <w:t>adler1@us.ibm.com</w:t>
        </w:r>
      </w:hyperlink>
      <w:r w:rsidRPr="003B307E">
        <w:t xml:space="preserve">), </w:t>
      </w:r>
      <w:hyperlink r:id="rId22" w:history="1">
        <w:r w:rsidRPr="006868BC">
          <w:rPr>
            <w:rStyle w:val="Hyperlink"/>
          </w:rPr>
          <w:t>IBM</w:t>
        </w:r>
      </w:hyperlink>
    </w:p>
    <w:p w14:paraId="119444C5" w14:textId="77777777" w:rsidR="007816D7" w:rsidRDefault="00DC2EB1" w:rsidP="008C100C">
      <w:pPr>
        <w:pStyle w:val="Titlepageinfo"/>
      </w:pPr>
      <w:r>
        <w:t>Editors</w:t>
      </w:r>
      <w:r w:rsidR="007816D7">
        <w:t>:</w:t>
      </w:r>
    </w:p>
    <w:p w14:paraId="001EFAAF" w14:textId="77777777" w:rsidR="00205BDA" w:rsidRPr="003B307E" w:rsidRDefault="00205BDA" w:rsidP="00205BDA">
      <w:pPr>
        <w:pStyle w:val="Contributor"/>
      </w:pPr>
      <w:r w:rsidRPr="003B307E">
        <w:t>Karim Chichakly (</w:t>
      </w:r>
      <w:hyperlink r:id="rId23" w:history="1">
        <w:r w:rsidRPr="009A660D">
          <w:rPr>
            <w:rStyle w:val="Hyperlink"/>
          </w:rPr>
          <w:t>kchichakly@iseesystems.com</w:t>
        </w:r>
      </w:hyperlink>
      <w:r w:rsidRPr="003B307E">
        <w:t xml:space="preserve">), </w:t>
      </w:r>
      <w:hyperlink r:id="rId24" w:history="1">
        <w:r w:rsidRPr="009A660D">
          <w:rPr>
            <w:rStyle w:val="Hyperlink"/>
          </w:rPr>
          <w:t>isee systems inc.</w:t>
        </w:r>
      </w:hyperlink>
    </w:p>
    <w:p w14:paraId="3F83B922" w14:textId="77777777" w:rsidR="000464BF" w:rsidRPr="000464BF" w:rsidRDefault="000464BF" w:rsidP="000464BF">
      <w:pPr>
        <w:pStyle w:val="Contributor"/>
      </w:pPr>
      <w:r w:rsidRPr="000464BF">
        <w:t>Gary Baxter (</w:t>
      </w:r>
      <w:hyperlink r:id="rId25" w:history="1">
        <w:r w:rsidRPr="00205BDA">
          <w:rPr>
            <w:rStyle w:val="Hyperlink"/>
          </w:rPr>
          <w:t>garyrbaxter@yahoo.com</w:t>
        </w:r>
      </w:hyperlink>
      <w:r w:rsidRPr="000464BF">
        <w:t xml:space="preserve">), </w:t>
      </w:r>
      <w:r w:rsidR="00867592">
        <w:t xml:space="preserve">Individual </w:t>
      </w:r>
    </w:p>
    <w:p w14:paraId="3B62119D" w14:textId="77777777" w:rsidR="000464BF" w:rsidRPr="000464BF" w:rsidRDefault="000464BF" w:rsidP="000464BF">
      <w:pPr>
        <w:pStyle w:val="Contributor"/>
      </w:pPr>
      <w:r w:rsidRPr="000464BF">
        <w:t>Robert Eberlein (</w:t>
      </w:r>
      <w:hyperlink r:id="rId26" w:history="1">
        <w:r w:rsidRPr="00867592">
          <w:rPr>
            <w:rStyle w:val="Hyperlink"/>
          </w:rPr>
          <w:t>bob@astutesd.com</w:t>
        </w:r>
      </w:hyperlink>
      <w:r w:rsidRPr="000464BF">
        <w:t xml:space="preserve">), </w:t>
      </w:r>
      <w:hyperlink r:id="rId27" w:history="1">
        <w:r w:rsidRPr="00FE069B">
          <w:rPr>
            <w:rStyle w:val="Hyperlink"/>
          </w:rPr>
          <w:t>System Dynamics Society, Inc.</w:t>
        </w:r>
      </w:hyperlink>
    </w:p>
    <w:p w14:paraId="3C4A881B" w14:textId="77777777" w:rsidR="000464BF" w:rsidRPr="000464BF" w:rsidRDefault="000464BF" w:rsidP="000464BF">
      <w:pPr>
        <w:pStyle w:val="Contributor"/>
      </w:pPr>
      <w:r w:rsidRPr="000464BF">
        <w:t>Will Glass-Husain (</w:t>
      </w:r>
      <w:hyperlink r:id="rId28" w:history="1">
        <w:r w:rsidRPr="008219A9">
          <w:rPr>
            <w:rStyle w:val="Hyperlink"/>
          </w:rPr>
          <w:t>wglass@forio.com</w:t>
        </w:r>
      </w:hyperlink>
      <w:r w:rsidRPr="000464BF">
        <w:t xml:space="preserve">), </w:t>
      </w:r>
      <w:r w:rsidR="004209A3">
        <w:t>Individual</w:t>
      </w:r>
    </w:p>
    <w:p w14:paraId="12544602" w14:textId="77777777" w:rsidR="000464BF" w:rsidRPr="000464BF" w:rsidRDefault="000464BF" w:rsidP="000464BF">
      <w:pPr>
        <w:pStyle w:val="Contributor"/>
      </w:pPr>
      <w:r w:rsidRPr="000464BF">
        <w:t>Robert Powers (</w:t>
      </w:r>
      <w:hyperlink r:id="rId29" w:history="1">
        <w:r w:rsidRPr="004209A3">
          <w:rPr>
            <w:rStyle w:val="Hyperlink"/>
          </w:rPr>
          <w:t>bobbypowers@gmail.com</w:t>
        </w:r>
      </w:hyperlink>
      <w:r w:rsidRPr="000464BF">
        <w:t xml:space="preserve">), </w:t>
      </w:r>
      <w:r w:rsidR="004209A3">
        <w:t xml:space="preserve">Individual </w:t>
      </w:r>
    </w:p>
    <w:p w14:paraId="460E782B" w14:textId="77777777" w:rsidR="004C4D7C" w:rsidRDefault="000464BF" w:rsidP="004209A3">
      <w:pPr>
        <w:pStyle w:val="Contributor"/>
      </w:pPr>
      <w:r w:rsidRPr="000464BF">
        <w:t>William Schoenberg (</w:t>
      </w:r>
      <w:hyperlink r:id="rId30" w:history="1">
        <w:r w:rsidRPr="004209A3">
          <w:rPr>
            <w:rStyle w:val="Hyperlink"/>
          </w:rPr>
          <w:t>bschoenberg@iseesystems.com</w:t>
        </w:r>
      </w:hyperlink>
      <w:r w:rsidRPr="000464BF">
        <w:t xml:space="preserve">), </w:t>
      </w:r>
      <w:hyperlink r:id="rId31" w:history="1">
        <w:r w:rsidR="004209A3" w:rsidRPr="009A660D">
          <w:rPr>
            <w:rStyle w:val="Hyperlink"/>
          </w:rPr>
          <w:t>isee systems inc.</w:t>
        </w:r>
      </w:hyperlink>
    </w:p>
    <w:p w14:paraId="3424E15D" w14:textId="77777777" w:rsidR="00560795" w:rsidRDefault="00D00DF9" w:rsidP="003B0E37">
      <w:pPr>
        <w:pStyle w:val="Titlepageinfo"/>
      </w:pPr>
      <w:r>
        <w:t>Additional</w:t>
      </w:r>
      <w:r w:rsidR="00560795">
        <w:t xml:space="preserve"> artifacts:</w:t>
      </w:r>
    </w:p>
    <w:p w14:paraId="05E67B2A" w14:textId="77777777" w:rsidR="00560795" w:rsidRDefault="00560795" w:rsidP="00560795">
      <w:pPr>
        <w:pStyle w:val="RelatedWork"/>
        <w:numPr>
          <w:ilvl w:val="0"/>
          <w:numId w:val="0"/>
        </w:numPr>
        <w:ind w:left="720"/>
      </w:pPr>
      <w:r w:rsidRPr="00560795">
        <w:t xml:space="preserve">This prose specification is one component of a Work Product </w:t>
      </w:r>
      <w:r w:rsidR="003A0D47">
        <w:t>that</w:t>
      </w:r>
      <w:r w:rsidRPr="00560795">
        <w:t xml:space="preserve"> also includes:</w:t>
      </w:r>
    </w:p>
    <w:p w14:paraId="760FAD95" w14:textId="77777777" w:rsidR="00D00DF9" w:rsidRDefault="00560795" w:rsidP="00D00DF9">
      <w:pPr>
        <w:pStyle w:val="RelatedWork"/>
      </w:pPr>
      <w:r>
        <w:t>XML schemas:</w:t>
      </w:r>
      <w:r w:rsidR="002E54E8">
        <w:t xml:space="preserve"> </w:t>
      </w:r>
      <w:hyperlink r:id="rId32" w:history="1">
        <w:r w:rsidR="00F51F98" w:rsidRPr="00DE2AE7">
          <w:rPr>
            <w:rStyle w:val="Hyperlink"/>
          </w:rPr>
          <w:t>http://docs.oasis-open.org/xmile/xmile/v1.0/cos01/schemas/</w:t>
        </w:r>
      </w:hyperlink>
    </w:p>
    <w:p w14:paraId="5283173A" w14:textId="77777777" w:rsidR="00D00DF9" w:rsidRDefault="002D3AF6" w:rsidP="00D00DF9">
      <w:pPr>
        <w:pStyle w:val="RelatedWork"/>
      </w:pPr>
      <w:r>
        <w:t xml:space="preserve">Examples: </w:t>
      </w:r>
      <w:hyperlink r:id="rId33" w:history="1">
        <w:r w:rsidR="00F51F98" w:rsidRPr="00DE2AE7">
          <w:rPr>
            <w:rStyle w:val="Hyperlink"/>
          </w:rPr>
          <w:t>http://docs.oasis-open.org/xmile/xmile/v1.0/cos01/examples/</w:t>
        </w:r>
      </w:hyperlink>
    </w:p>
    <w:p w14:paraId="0A1EEDB5" w14:textId="77777777" w:rsidR="00D00DF9" w:rsidRDefault="00D00DF9" w:rsidP="00D00DF9">
      <w:pPr>
        <w:pStyle w:val="Titlepageinfo"/>
      </w:pPr>
      <w:r>
        <w:t>Related work:</w:t>
      </w:r>
    </w:p>
    <w:p w14:paraId="5F91DFDD" w14:textId="77777777" w:rsidR="00D00DF9" w:rsidRPr="004C4D7C" w:rsidRDefault="00D00DF9" w:rsidP="00D00DF9">
      <w:pPr>
        <w:pStyle w:val="Titlepageinfodescription"/>
      </w:pPr>
      <w:r>
        <w:t xml:space="preserve">This </w:t>
      </w:r>
      <w:r w:rsidR="00494EE0">
        <w:t>specification</w:t>
      </w:r>
      <w:r>
        <w:t xml:space="preserve"> replaces or supersedes:</w:t>
      </w:r>
    </w:p>
    <w:p w14:paraId="7A461A71" w14:textId="77777777" w:rsidR="00D00DF9" w:rsidRDefault="003C2E63" w:rsidP="002659E9">
      <w:pPr>
        <w:pStyle w:val="RelatedWork"/>
      </w:pPr>
      <w:r w:rsidRPr="003C2E63">
        <w:rPr>
          <w:i/>
        </w:rPr>
        <w:t>XMILE: An XML Interchange Language for System Dynamics</w:t>
      </w:r>
      <w:r w:rsidRPr="003C2E63">
        <w:t xml:space="preserve">. 7 June 2013. Karim Chichakly. </w:t>
      </w:r>
      <w:hyperlink r:id="rId34" w:history="1">
        <w:r w:rsidR="00C22068" w:rsidRPr="00B6487A">
          <w:rPr>
            <w:rStyle w:val="Hyperlink"/>
          </w:rPr>
          <w:t>http://www.iseesystems.com/community/support/XMILEv4.pdf</w:t>
        </w:r>
      </w:hyperlink>
      <w:r w:rsidR="004C5CC1">
        <w:t>.</w:t>
      </w:r>
    </w:p>
    <w:p w14:paraId="6E71563C" w14:textId="77777777" w:rsidR="00D00DF9" w:rsidRPr="004C4D7C" w:rsidRDefault="00D00DF9" w:rsidP="00D00DF9">
      <w:pPr>
        <w:pStyle w:val="Titlepageinfodescription"/>
      </w:pPr>
      <w:r>
        <w:t xml:space="preserve">This </w:t>
      </w:r>
      <w:r w:rsidR="00494EE0">
        <w:t>specification</w:t>
      </w:r>
      <w:r>
        <w:t xml:space="preserve"> is related to:</w:t>
      </w:r>
    </w:p>
    <w:p w14:paraId="0D063F4D" w14:textId="77777777" w:rsidR="00560795" w:rsidRPr="00560795" w:rsidRDefault="007363E4" w:rsidP="002659E9">
      <w:pPr>
        <w:pStyle w:val="RelatedWork"/>
      </w:pPr>
      <w:r w:rsidRPr="00EC170E">
        <w:rPr>
          <w:i/>
        </w:rPr>
        <w:t>SMILE: A Common Language for System Dynamics</w:t>
      </w:r>
      <w:r w:rsidRPr="007363E4">
        <w:t xml:space="preserve">. 7 June 2013. Karim Chichakly. </w:t>
      </w:r>
      <w:hyperlink r:id="rId35" w:history="1">
        <w:r w:rsidRPr="00B6487A">
          <w:rPr>
            <w:rStyle w:val="Hyperlink"/>
          </w:rPr>
          <w:t>http://www.iseesystems.com/community/support/SMILEv4.pdf</w:t>
        </w:r>
      </w:hyperlink>
      <w:r w:rsidR="00EC170E">
        <w:t>.</w:t>
      </w:r>
    </w:p>
    <w:p w14:paraId="43B7180E" w14:textId="77777777" w:rsidR="00445C96" w:rsidRDefault="004C5CC1" w:rsidP="00445C96">
      <w:pPr>
        <w:pStyle w:val="Titlepageinfo"/>
      </w:pPr>
      <w:r>
        <w:t>Declared XML namespace</w:t>
      </w:r>
      <w:r w:rsidR="00445C96">
        <w:t>:</w:t>
      </w:r>
    </w:p>
    <w:p w14:paraId="6222BBEF" w14:textId="77777777" w:rsidR="00445C96" w:rsidRDefault="00000000" w:rsidP="00445C96">
      <w:pPr>
        <w:pStyle w:val="RelatedWork"/>
      </w:pPr>
      <w:hyperlink r:id="rId36" w:history="1">
        <w:r w:rsidR="00445C96" w:rsidRPr="00B6487A">
          <w:rPr>
            <w:rStyle w:val="Hyperlink"/>
          </w:rPr>
          <w:t>http://docs.oasis-open.org/xmile/ns/XMILE/v1.0</w:t>
        </w:r>
      </w:hyperlink>
    </w:p>
    <w:p w14:paraId="69909A69" w14:textId="77777777" w:rsidR="009C7DCE" w:rsidRDefault="009C7DCE" w:rsidP="00445C96">
      <w:pPr>
        <w:pStyle w:val="Titlepageinfo"/>
      </w:pPr>
      <w:r>
        <w:t>Abstract:</w:t>
      </w:r>
    </w:p>
    <w:p w14:paraId="6B809F22" w14:textId="77777777" w:rsidR="009C7DCE" w:rsidRDefault="001F10B2" w:rsidP="008C100C">
      <w:pPr>
        <w:pStyle w:val="Abstract"/>
      </w:pPr>
      <w:r w:rsidRPr="001F10B2">
        <w:t>The XML Interchange Language (XMILE) for System Dynamics (SD) defines an open XML protocol for the sharing, interoperability, and reuse</w:t>
      </w:r>
      <w:r w:rsidR="004C5CC1">
        <w:t xml:space="preserve"> of SD models and simulations. </w:t>
      </w:r>
      <w:r w:rsidRPr="001F10B2">
        <w:t>This document describes the XMILE language and format anyone who wishes to use SD models or embed them in their applications, such as vendors of SD software, Big Data, cloud, mobile, and social media solutions, as well as end users and consultants in the SD field.</w:t>
      </w:r>
    </w:p>
    <w:p w14:paraId="4065D842" w14:textId="77777777" w:rsidR="009C7DCE" w:rsidRDefault="009C7DCE" w:rsidP="008C100C">
      <w:pPr>
        <w:pStyle w:val="Titlepageinfo"/>
      </w:pPr>
      <w:r>
        <w:t>Status:</w:t>
      </w:r>
    </w:p>
    <w:p w14:paraId="1E262E07" w14:textId="77777777" w:rsidR="009C7DCE" w:rsidRDefault="006F2371" w:rsidP="008C100C">
      <w:pPr>
        <w:pStyle w:val="Abstract"/>
      </w:pPr>
      <w:r>
        <w:t xml:space="preserve">This </w:t>
      </w:r>
      <w:r w:rsidR="00FC3563">
        <w:t>document</w:t>
      </w:r>
      <w:r>
        <w:t xml:space="preserve"> was last revised or approved by the</w:t>
      </w:r>
      <w:r w:rsidR="00B47307">
        <w:t xml:space="preserve"> </w:t>
      </w:r>
      <w:r w:rsidR="00B47307" w:rsidRPr="00B47307">
        <w:t>OASIS XML Interchange Language (XMILE) for System Dynamics TC</w:t>
      </w:r>
      <w:r w:rsidR="002659E9" w:rsidRPr="002659E9">
        <w:t xml:space="preserve"> </w:t>
      </w:r>
      <w:r>
        <w:t xml:space="preserve">on the above date. The level of approval is also listed above. </w:t>
      </w:r>
      <w:r w:rsidR="00B569DB">
        <w:t xml:space="preserve">Check the </w:t>
      </w:r>
      <w:r w:rsidR="002C0868">
        <w:t xml:space="preserve">“Latest </w:t>
      </w:r>
      <w:r w:rsidR="00F9240B">
        <w:t>v</w:t>
      </w:r>
      <w:r w:rsidR="002C0868">
        <w:t>ersion”</w:t>
      </w:r>
      <w:r w:rsidR="00B569DB">
        <w:t xml:space="preserve"> location noted above for possible later revisions of this </w:t>
      </w:r>
      <w:r w:rsidR="00FC3563">
        <w:t>document</w:t>
      </w:r>
      <w:r w:rsidR="00B569DB">
        <w:t>.</w:t>
      </w:r>
      <w:r w:rsidR="00034345">
        <w:t xml:space="preserve"> </w:t>
      </w:r>
      <w:r w:rsidR="00BC5AF2">
        <w:t>Any other numbered Versions and other t</w:t>
      </w:r>
      <w:r w:rsidR="00930197">
        <w:t xml:space="preserve">echnical work produced by the </w:t>
      </w:r>
      <w:r w:rsidR="00316300">
        <w:t xml:space="preserve">Technical </w:t>
      </w:r>
      <w:r w:rsidR="00930197">
        <w:t>Committee</w:t>
      </w:r>
      <w:r w:rsidR="00316300">
        <w:t xml:space="preserve"> (TC) </w:t>
      </w:r>
      <w:r w:rsidR="00BC5AF2">
        <w:t>are</w:t>
      </w:r>
      <w:r w:rsidR="00316300">
        <w:t xml:space="preserve"> </w:t>
      </w:r>
      <w:r w:rsidR="00F442F9">
        <w:t>listed</w:t>
      </w:r>
      <w:r w:rsidR="00316300">
        <w:t xml:space="preserve"> at </w:t>
      </w:r>
      <w:hyperlink r:id="rId37" w:anchor="technical" w:history="1">
        <w:r w:rsidR="00930197" w:rsidRPr="00F442F9">
          <w:rPr>
            <w:rStyle w:val="Hyperlink"/>
          </w:rPr>
          <w:t>https://www.oasis-open.org/committees/tc_home.php?wg_abbrev=</w:t>
        </w:r>
        <w:r w:rsidR="00B47307">
          <w:rPr>
            <w:rStyle w:val="Hyperlink"/>
          </w:rPr>
          <w:t>xmile</w:t>
        </w:r>
        <w:r w:rsidR="00B47307" w:rsidRPr="00F442F9">
          <w:rPr>
            <w:rStyle w:val="Hyperlink"/>
          </w:rPr>
          <w:t xml:space="preserve"> </w:t>
        </w:r>
        <w:r w:rsidR="00930197" w:rsidRPr="00F442F9">
          <w:rPr>
            <w:rStyle w:val="Hyperlink"/>
          </w:rPr>
          <w:t>#technical</w:t>
        </w:r>
      </w:hyperlink>
      <w:r w:rsidR="002B7407">
        <w:t>.</w:t>
      </w:r>
    </w:p>
    <w:p w14:paraId="39C0720C" w14:textId="77777777" w:rsidR="00B569DB" w:rsidRPr="00A74011" w:rsidRDefault="00BC5AF2" w:rsidP="00A74011">
      <w:pPr>
        <w:pStyle w:val="Abstract"/>
        <w:rPr>
          <w:rStyle w:val="Hyperlink"/>
          <w:color w:val="auto"/>
        </w:rPr>
      </w:pPr>
      <w:r>
        <w:t>TC</w:t>
      </w:r>
      <w:r w:rsidR="00B569DB">
        <w:t xml:space="preserve"> members should send comments on this </w:t>
      </w:r>
      <w:r w:rsidR="00FC3563">
        <w:t>specification</w:t>
      </w:r>
      <w:r w:rsidR="00B569DB">
        <w:t xml:space="preserve"> to the T</w:t>
      </w:r>
      <w:r w:rsidR="007402C5">
        <w:t>C</w:t>
      </w:r>
      <w:r w:rsidR="00B569DB">
        <w:t xml:space="preserve">’s email list. Others should send comments </w:t>
      </w:r>
      <w:r w:rsidR="00FC6559">
        <w:t>to</w:t>
      </w:r>
      <w:r w:rsidR="00B569DB">
        <w:t xml:space="preserve"> the T</w:t>
      </w:r>
      <w:r w:rsidR="007402C5">
        <w:t>C’s</w:t>
      </w:r>
      <w:r w:rsidR="00B569DB">
        <w:t xml:space="preserve"> </w:t>
      </w:r>
      <w:r w:rsidR="00FC6559">
        <w:t>public</w:t>
      </w:r>
      <w:r w:rsidR="007402C5">
        <w:t xml:space="preserve"> comment list, after subscribing to it </w:t>
      </w:r>
      <w:r w:rsidR="00B569DB">
        <w:t xml:space="preserve">by </w:t>
      </w:r>
      <w:r w:rsidR="005F4F93">
        <w:t>following the instructions at</w:t>
      </w:r>
      <w:r w:rsidR="00B569DB">
        <w:t xml:space="preserve"> the “</w:t>
      </w:r>
      <w:r w:rsidR="0007308D">
        <w:rPr>
          <w:rPrChange w:id="12" w:author="Comparison" w:date="2024-08-20T10:20:00Z" w16du:dateUtc="2024-08-20T14:20:00Z">
            <w:rPr>
              <w:rStyle w:val="Hyperlink"/>
              <w:color w:val="auto"/>
            </w:rPr>
          </w:rPrChange>
        </w:rPr>
        <w:fldChar w:fldCharType="begin"/>
      </w:r>
      <w:r w:rsidR="009F7E13">
        <w:rPr>
          <w:rPrChange w:id="13" w:author="Comparison" w:date="2024-08-20T10:20:00Z" w16du:dateUtc="2024-08-20T14:20:00Z">
            <w:rPr>
              <w:rStyle w:val="Hyperlink"/>
              <w:color w:val="auto"/>
            </w:rPr>
          </w:rPrChange>
        </w:rPr>
        <w:instrText>HYPERLINK "https://www.oasis-open.org/committees/comments/index.php?wg_abbrev=xmile"</w:instrText>
      </w:r>
      <w:r w:rsidR="0007308D">
        <w:rPr>
          <w:rPrChange w:id="14" w:author="Comparison" w:date="2024-08-20T10:20:00Z" w16du:dateUtc="2024-08-20T14:20:00Z">
            <w:rPr>
              <w:rStyle w:val="Hyperlink"/>
              <w:color w:val="auto"/>
            </w:rPr>
          </w:rPrChange>
        </w:rPr>
      </w:r>
      <w:r w:rsidR="0007308D">
        <w:rPr>
          <w:rPrChange w:id="15" w:author="Comparison" w:date="2024-08-20T10:20:00Z" w16du:dateUtc="2024-08-20T14:20:00Z">
            <w:rPr>
              <w:rStyle w:val="Hyperlink"/>
              <w:color w:val="auto"/>
            </w:rPr>
          </w:rPrChange>
        </w:rPr>
        <w:fldChar w:fldCharType="separate"/>
      </w:r>
      <w:r w:rsidR="00B569DB" w:rsidRPr="0007308D">
        <w:rPr>
          <w:rStyle w:val="Hyperlink"/>
        </w:rPr>
        <w:t>Send A Comment</w:t>
      </w:r>
      <w:r w:rsidR="0007308D">
        <w:rPr>
          <w:rStyle w:val="Hyperlink"/>
          <w:rPrChange w:id="16" w:author="Comparison" w:date="2024-08-20T10:20:00Z" w16du:dateUtc="2024-08-20T14:20:00Z">
            <w:rPr>
              <w:rStyle w:val="Hyperlink"/>
              <w:color w:val="auto"/>
            </w:rPr>
          </w:rPrChange>
        </w:rPr>
        <w:fldChar w:fldCharType="end"/>
      </w:r>
      <w:r w:rsidR="00B569DB">
        <w:t xml:space="preserve">” button on the </w:t>
      </w:r>
      <w:r>
        <w:t>TC</w:t>
      </w:r>
      <w:r w:rsidR="00B569DB">
        <w:t xml:space="preserve">’s web page at </w:t>
      </w:r>
      <w:hyperlink r:id="rId38" w:history="1">
        <w:r w:rsidR="009F7E13" w:rsidRPr="00B6487A">
          <w:rPr>
            <w:rStyle w:val="Hyperlink"/>
          </w:rPr>
          <w:t>https://www.oasis-open.org/committees/xmile/</w:t>
        </w:r>
      </w:hyperlink>
      <w:r w:rsidR="00B569DB" w:rsidRPr="008A31C5">
        <w:rPr>
          <w:rStyle w:val="Hyperlink"/>
          <w:color w:val="000000"/>
        </w:rPr>
        <w:t>.</w:t>
      </w:r>
    </w:p>
    <w:p w14:paraId="26E41658" w14:textId="77777777" w:rsidR="00C304DB" w:rsidRPr="00F9240B" w:rsidRDefault="00B569DB" w:rsidP="00F9240B">
      <w:pPr>
        <w:pStyle w:val="Abstract"/>
        <w:rPr>
          <w:color w:val="000000"/>
        </w:rPr>
      </w:pPr>
      <w:r w:rsidRPr="00B569DB">
        <w:t xml:space="preserve">For information on whether any patents have been disclosed that may be essential to implementing this </w:t>
      </w:r>
      <w:r w:rsidR="00FC3563">
        <w:t>specification</w:t>
      </w:r>
      <w:r w:rsidRPr="00B569DB">
        <w:t>, and any offers of patent licensing terms, please refer to the Intellectual Property Rights section of the Technical Committee web page (</w:t>
      </w:r>
      <w:hyperlink r:id="rId39" w:history="1">
        <w:r w:rsidR="00910AC5" w:rsidRPr="00B6487A">
          <w:rPr>
            <w:rStyle w:val="Hyperlink"/>
          </w:rPr>
          <w:t>https://www.oasis-open.org/committees/xmile/ipr.php</w:t>
        </w:r>
      </w:hyperlink>
      <w:r w:rsidR="00910AC5" w:rsidRPr="00C55404">
        <w:rPr>
          <w:rStyle w:val="Hyperlink"/>
          <w:color w:val="000000"/>
        </w:rPr>
        <w:t>).</w:t>
      </w:r>
    </w:p>
    <w:p w14:paraId="1739FB99" w14:textId="77777777" w:rsidR="000449B0" w:rsidRDefault="000449B0" w:rsidP="000449B0">
      <w:pPr>
        <w:pStyle w:val="Titlepageinfo"/>
      </w:pPr>
      <w:r>
        <w:t xml:space="preserve">Citation </w:t>
      </w:r>
      <w:r w:rsidR="001F51AB">
        <w:t>f</w:t>
      </w:r>
      <w:r>
        <w:t>ormat:</w:t>
      </w:r>
    </w:p>
    <w:p w14:paraId="2675D6F4" w14:textId="77777777" w:rsidR="000449B0" w:rsidRDefault="000449B0" w:rsidP="000449B0">
      <w:pPr>
        <w:pStyle w:val="Abstract"/>
      </w:pPr>
      <w:r>
        <w:t xml:space="preserve">When referencing this </w:t>
      </w:r>
      <w:r w:rsidR="00FC3563">
        <w:t>specification</w:t>
      </w:r>
      <w:r>
        <w:t xml:space="preserve"> the following citation</w:t>
      </w:r>
      <w:r w:rsidR="00995E1B">
        <w:t xml:space="preserve"> format</w:t>
      </w:r>
      <w:r>
        <w:t xml:space="preserve"> should be used</w:t>
      </w:r>
      <w:r w:rsidR="00995E1B">
        <w:t>:</w:t>
      </w:r>
    </w:p>
    <w:p w14:paraId="11C4153A" w14:textId="77777777" w:rsidR="003D3BF1" w:rsidRPr="003D3BF1" w:rsidRDefault="003D3BF1" w:rsidP="003D3BF1">
      <w:pPr>
        <w:pStyle w:val="Abstract"/>
        <w:rPr>
          <w:b/>
        </w:rPr>
      </w:pPr>
      <w:r w:rsidRPr="003D3BF1">
        <w:rPr>
          <w:b/>
        </w:rPr>
        <w:t>[xmile-v1.0]</w:t>
      </w:r>
    </w:p>
    <w:p w14:paraId="2A6F0998" w14:textId="77777777" w:rsidR="003D3BF1" w:rsidRPr="003D3BF1" w:rsidRDefault="003D3BF1" w:rsidP="003D3BF1">
      <w:pPr>
        <w:pStyle w:val="Abstract"/>
      </w:pPr>
      <w:r w:rsidRPr="003D3BF1">
        <w:rPr>
          <w:i/>
        </w:rPr>
        <w:t>XML Interchange Language for System Dynamics (XMILE) Version 1.0</w:t>
      </w:r>
      <w:r w:rsidRPr="003D3BF1">
        <w:t xml:space="preserve">. Edited by Karim Chichakly, Gary Baxter, Robert Eberlein, Will Glass-Husain, Robert Powers, and William Schoenberg. </w:t>
      </w:r>
      <w:r w:rsidR="00B8540B">
        <w:t>29 July 2015</w:t>
      </w:r>
      <w:r w:rsidR="00C17AAE">
        <w:t xml:space="preserve">. </w:t>
      </w:r>
      <w:r w:rsidR="00B8540B">
        <w:t>Candidate OASIS Standard</w:t>
      </w:r>
      <w:r w:rsidR="008023DF">
        <w:t xml:space="preserve"> 01</w:t>
      </w:r>
      <w:r w:rsidRPr="003D3BF1">
        <w:t xml:space="preserve">. </w:t>
      </w:r>
      <w:hyperlink r:id="rId40" w:history="1">
        <w:r w:rsidR="00C17AAE" w:rsidRPr="00DE2AE7">
          <w:rPr>
            <w:rStyle w:val="Hyperlink"/>
          </w:rPr>
          <w:t>http://docs.oasis-open.org/xmile/xmile/v1.0/cos01/xmile-v1.0-cos01.html</w:t>
        </w:r>
      </w:hyperlink>
      <w:r w:rsidR="00C17AAE">
        <w:t xml:space="preserve">. </w:t>
      </w:r>
      <w:r w:rsidRPr="003D3BF1">
        <w:t xml:space="preserve">Latest version: </w:t>
      </w:r>
      <w:hyperlink r:id="rId41" w:history="1">
        <w:r w:rsidRPr="003D3BF1">
          <w:rPr>
            <w:rStyle w:val="Hyperlink"/>
          </w:rPr>
          <w:t>http://docs.oasis-open.org/xmile/xmile/v1.0/xmile-v1.0.html</w:t>
        </w:r>
      </w:hyperlink>
      <w:r>
        <w:t>.</w:t>
      </w:r>
    </w:p>
    <w:p w14:paraId="00CFD68D" w14:textId="77777777" w:rsidR="000449B0" w:rsidRPr="00B569DB" w:rsidRDefault="000449B0" w:rsidP="008C100C">
      <w:pPr>
        <w:pStyle w:val="Abstract"/>
      </w:pPr>
    </w:p>
    <w:p w14:paraId="406699E4" w14:textId="77777777" w:rsidR="008677C6" w:rsidRDefault="007E3373" w:rsidP="008C100C">
      <w:pPr>
        <w:pStyle w:val="Notices"/>
      </w:pPr>
      <w:r>
        <w:t>Notices</w:t>
      </w:r>
    </w:p>
    <w:p w14:paraId="3B2AA249" w14:textId="77777777" w:rsidR="00852E10" w:rsidRPr="00852E10" w:rsidRDefault="008C7396" w:rsidP="00852E10">
      <w:r>
        <w:t>Copyright © OASIS</w:t>
      </w:r>
      <w:r w:rsidR="00CE59AF">
        <w:t xml:space="preserve"> Open</w:t>
      </w:r>
      <w:r>
        <w:t xml:space="preserve"> </w:t>
      </w:r>
      <w:r w:rsidR="00AE0702">
        <w:t>20</w:t>
      </w:r>
      <w:r w:rsidR="00A55556">
        <w:t>1</w:t>
      </w:r>
      <w:r w:rsidR="00546594">
        <w:t>5</w:t>
      </w:r>
      <w:r w:rsidR="00852E10" w:rsidRPr="00852E10">
        <w:t>. All Rights Reserved.</w:t>
      </w:r>
    </w:p>
    <w:p w14:paraId="6DA0A362" w14:textId="77777777" w:rsidR="00852E10" w:rsidRPr="00852E10" w:rsidRDefault="00852E10" w:rsidP="00852E10">
      <w:r w:rsidRPr="00852E10">
        <w:t xml:space="preserve">All capitalized terms in the following text have the meanings assigned to them in the OASIS Intellectual Property Rights Policy (the "OASIS IPR Policy"). The full </w:t>
      </w:r>
      <w:hyperlink r:id="rId42" w:history="1">
        <w:r w:rsidR="00591B31">
          <w:rPr>
            <w:rStyle w:val="Hyperlink"/>
          </w:rPr>
          <w:t>Policy</w:t>
        </w:r>
      </w:hyperlink>
      <w:r w:rsidR="00591B31">
        <w:t xml:space="preserve"> m</w:t>
      </w:r>
      <w:r w:rsidRPr="00852E10">
        <w:t>ay be found at the OASIS website.</w:t>
      </w:r>
    </w:p>
    <w:p w14:paraId="46A8D0C6" w14:textId="77777777" w:rsidR="00852E10" w:rsidRPr="00852E10" w:rsidRDefault="00852E10" w:rsidP="00852E10">
      <w:r w:rsidRPr="00852E10">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14:paraId="555E249B" w14:textId="77777777" w:rsidR="00852E10" w:rsidRPr="00852E10" w:rsidRDefault="00852E10" w:rsidP="00852E10">
      <w:r w:rsidRPr="00852E10">
        <w:t>The limited permissions granted above are perpetual and will not be revoked by OASIS or its successors or assigns.</w:t>
      </w:r>
    </w:p>
    <w:p w14:paraId="17AF1EA2" w14:textId="77777777" w:rsidR="00852E10" w:rsidRPr="00852E10" w:rsidRDefault="00852E10" w:rsidP="00852E10">
      <w:r w:rsidRPr="00852E10">
        <w:t>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w:t>
      </w:r>
    </w:p>
    <w:p w14:paraId="3436FBE7" w14:textId="77777777" w:rsidR="00852E10" w:rsidRPr="00852E10" w:rsidRDefault="00852E10" w:rsidP="00852E10">
      <w:r w:rsidRPr="00852E10">
        <w:t>OASIS requests that any OASIS Party or any other party that believes it has patent claims that would necessarily be infringed by implementations of this OASIS Committee Specification or OASIS Standard, to notify OASIS TC Administrator and provide an indication of its willingness to grant patent licenses to such patent claims in a manner consistent with the IPR Mode of the OASIS Technical Committee that produced this specification.</w:t>
      </w:r>
    </w:p>
    <w:p w14:paraId="3C6A9899" w14:textId="77777777" w:rsidR="00852E10" w:rsidRPr="00852E10" w:rsidRDefault="00852E10" w:rsidP="00852E10">
      <w:r w:rsidRPr="00852E10">
        <w:t>OASIS invites any party to contact the OASIS TC Administrator if it is aware of a claim of ownership of any patent claims that would necessarily be infringed by implementations of this specification by a patent holder that is not willing to provide a license to such patent claims in a manner consistent with the IPR Mode of the OASIS Technical Committee that produced this specification. OASIS may include such claims on its website, but disclaims any obligation to do so.</w:t>
      </w:r>
    </w:p>
    <w:p w14:paraId="606CEA97" w14:textId="77777777" w:rsidR="00852E10" w:rsidRPr="00852E10" w:rsidRDefault="00852E10" w:rsidP="00852E10">
      <w:r w:rsidRPr="00852E10">
        <w:t>OASIS takes no position regarding the validity or scope of any intellectual property or other rights that might be claimed to pertain to the implementation or use of the technology described in this document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Committee Specification or OASIS Standard, can be obtained from the OASIS TC Administrator. OASIS makes no representation that any information or list of intellectual property rights will at any time be complete, or that any claims in such list are, in fact, Essential Claims.</w:t>
      </w:r>
    </w:p>
    <w:p w14:paraId="4D7087DC" w14:textId="77777777" w:rsidR="00852E10" w:rsidRPr="00852E10" w:rsidRDefault="00852E10" w:rsidP="00852E10">
      <w:r w:rsidRPr="00852E10">
        <w:t xml:space="preserve">The </w:t>
      </w:r>
      <w:r w:rsidR="007A5948">
        <w:t>name</w:t>
      </w:r>
      <w:r w:rsidR="00A31FB9">
        <w:t xml:space="preserve"> "OASIS"</w:t>
      </w:r>
      <w:r w:rsidRPr="00852E10">
        <w:t xml:space="preserve"> </w:t>
      </w:r>
      <w:r w:rsidR="00101D6D">
        <w:t>is a trademark</w:t>
      </w:r>
      <w:r w:rsidRPr="00852E10">
        <w:t xml:space="preserve"> </w:t>
      </w:r>
      <w:r>
        <w:t xml:space="preserve">of </w:t>
      </w:r>
      <w:hyperlink r:id="rId43" w:history="1">
        <w:r w:rsidRPr="004B2AA0">
          <w:rPr>
            <w:rStyle w:val="Hyperlink"/>
          </w:rPr>
          <w:t>OASIS</w:t>
        </w:r>
      </w:hyperlink>
      <w:r>
        <w:t>, the</w:t>
      </w:r>
      <w:r w:rsidRPr="00852E10">
        <w:t xml:space="preserve"> owner and developer of this specification, and should be used only to refer to the organization and its official outputs. OASIS welcomes reference to, and implementation and use of, specifications, while reserving the right to enforce its marks against misleading uses. Please see </w:t>
      </w:r>
      <w:hyperlink r:id="rId44" w:history="1">
        <w:r w:rsidR="002B261C">
          <w:rPr>
            <w:rStyle w:val="Hyperlink"/>
          </w:rPr>
          <w:t>https://www.oasis-open.org/policies-guidelines/trademark</w:t>
        </w:r>
      </w:hyperlink>
      <w:r w:rsidRPr="00852E10">
        <w:t xml:space="preserve"> for above guidance.</w:t>
      </w:r>
    </w:p>
    <w:p w14:paraId="7118D710" w14:textId="77777777" w:rsidR="00852E10" w:rsidRDefault="00852E10" w:rsidP="001D1D6C">
      <w:pPr>
        <w:rPr>
          <w:u w:val="single"/>
        </w:rPr>
      </w:pPr>
    </w:p>
    <w:p w14:paraId="60FF8057" w14:textId="77777777" w:rsidR="008677C6" w:rsidRDefault="00177DED" w:rsidP="008C100C">
      <w:pPr>
        <w:pStyle w:val="Notices"/>
      </w:pPr>
      <w:r>
        <w:t>Table of Contents</w:t>
      </w:r>
    </w:p>
    <w:p w14:paraId="44EB6970" w14:textId="77777777" w:rsidR="000A021E" w:rsidRPr="002E03E7" w:rsidRDefault="008C100C">
      <w:pPr>
        <w:pStyle w:val="TOC1"/>
        <w:tabs>
          <w:tab w:val="left" w:pos="480"/>
          <w:tab w:val="right" w:leader="dot" w:pos="9350"/>
        </w:tabs>
        <w:rPr>
          <w:rFonts w:ascii="Calibri" w:hAnsi="Calibri"/>
          <w:noProof/>
          <w:sz w:val="22"/>
          <w:szCs w:val="22"/>
        </w:rPr>
      </w:pPr>
      <w:r>
        <w:fldChar w:fldCharType="begin"/>
      </w:r>
      <w:r>
        <w:instrText xml:space="preserve"> TOC \o "1-3" \h \z \u </w:instrText>
      </w:r>
      <w:r>
        <w:fldChar w:fldCharType="separate"/>
      </w:r>
      <w:hyperlink w:anchor="_Toc426543473" w:history="1">
        <w:r w:rsidR="000A021E" w:rsidRPr="00EB50C4">
          <w:rPr>
            <w:rStyle w:val="Hyperlink"/>
            <w:noProof/>
          </w:rPr>
          <w:t>1</w:t>
        </w:r>
        <w:r w:rsidR="000A021E" w:rsidRPr="002E03E7">
          <w:rPr>
            <w:rFonts w:ascii="Calibri" w:hAnsi="Calibri"/>
            <w:noProof/>
            <w:sz w:val="22"/>
            <w:szCs w:val="22"/>
          </w:rPr>
          <w:tab/>
        </w:r>
        <w:r w:rsidR="000A021E" w:rsidRPr="00EB50C4">
          <w:rPr>
            <w:rStyle w:val="Hyperlink"/>
            <w:noProof/>
          </w:rPr>
          <w:t>Introduction</w:t>
        </w:r>
        <w:r w:rsidR="000A021E">
          <w:rPr>
            <w:noProof/>
            <w:webHidden/>
          </w:rPr>
          <w:tab/>
        </w:r>
        <w:r w:rsidR="000A021E">
          <w:rPr>
            <w:noProof/>
            <w:webHidden/>
          </w:rPr>
          <w:fldChar w:fldCharType="begin"/>
        </w:r>
        <w:r w:rsidR="000A021E">
          <w:rPr>
            <w:noProof/>
            <w:webHidden/>
          </w:rPr>
          <w:instrText xml:space="preserve"> PAGEREF _Toc426543473 \h </w:instrText>
        </w:r>
        <w:r w:rsidR="000A021E">
          <w:rPr>
            <w:noProof/>
            <w:webHidden/>
          </w:rPr>
        </w:r>
        <w:r w:rsidR="000A021E">
          <w:rPr>
            <w:noProof/>
            <w:webHidden/>
          </w:rPr>
          <w:fldChar w:fldCharType="separate"/>
        </w:r>
        <w:r w:rsidR="00DA5DA8">
          <w:rPr>
            <w:noProof/>
            <w:webHidden/>
          </w:rPr>
          <w:t>8</w:t>
        </w:r>
        <w:r w:rsidR="000A021E">
          <w:rPr>
            <w:noProof/>
            <w:webHidden/>
          </w:rPr>
          <w:fldChar w:fldCharType="end"/>
        </w:r>
      </w:hyperlink>
    </w:p>
    <w:p w14:paraId="1638D3BE" w14:textId="77777777" w:rsidR="000A021E" w:rsidRPr="002E03E7" w:rsidRDefault="00000000">
      <w:pPr>
        <w:pStyle w:val="TOC2"/>
        <w:tabs>
          <w:tab w:val="right" w:leader="dot" w:pos="9350"/>
        </w:tabs>
        <w:rPr>
          <w:rFonts w:ascii="Calibri" w:hAnsi="Calibri"/>
          <w:noProof/>
          <w:sz w:val="22"/>
          <w:szCs w:val="22"/>
        </w:rPr>
      </w:pPr>
      <w:hyperlink w:anchor="_Toc426543474" w:history="1">
        <w:r w:rsidR="000A021E" w:rsidRPr="00EB50C4">
          <w:rPr>
            <w:rStyle w:val="Hyperlink"/>
            <w:noProof/>
          </w:rPr>
          <w:t>1.1 Terminology</w:t>
        </w:r>
        <w:r w:rsidR="000A021E">
          <w:rPr>
            <w:noProof/>
            <w:webHidden/>
          </w:rPr>
          <w:tab/>
        </w:r>
        <w:r w:rsidR="000A021E">
          <w:rPr>
            <w:noProof/>
            <w:webHidden/>
          </w:rPr>
          <w:fldChar w:fldCharType="begin"/>
        </w:r>
        <w:r w:rsidR="000A021E">
          <w:rPr>
            <w:noProof/>
            <w:webHidden/>
          </w:rPr>
          <w:instrText xml:space="preserve"> PAGEREF _Toc426543474 \h </w:instrText>
        </w:r>
        <w:r w:rsidR="000A021E">
          <w:rPr>
            <w:noProof/>
            <w:webHidden/>
          </w:rPr>
        </w:r>
        <w:r w:rsidR="000A021E">
          <w:rPr>
            <w:noProof/>
            <w:webHidden/>
          </w:rPr>
          <w:fldChar w:fldCharType="separate"/>
        </w:r>
        <w:r w:rsidR="00DA5DA8">
          <w:rPr>
            <w:noProof/>
            <w:webHidden/>
          </w:rPr>
          <w:t>8</w:t>
        </w:r>
        <w:r w:rsidR="000A021E">
          <w:rPr>
            <w:noProof/>
            <w:webHidden/>
          </w:rPr>
          <w:fldChar w:fldCharType="end"/>
        </w:r>
      </w:hyperlink>
    </w:p>
    <w:p w14:paraId="1D1FE2A3" w14:textId="77777777" w:rsidR="000A021E" w:rsidRPr="002E03E7" w:rsidRDefault="00000000">
      <w:pPr>
        <w:pStyle w:val="TOC3"/>
        <w:tabs>
          <w:tab w:val="right" w:leader="dot" w:pos="9350"/>
        </w:tabs>
        <w:rPr>
          <w:rFonts w:ascii="Calibri" w:hAnsi="Calibri"/>
          <w:noProof/>
          <w:sz w:val="22"/>
          <w:szCs w:val="22"/>
        </w:rPr>
      </w:pPr>
      <w:hyperlink w:anchor="_Toc426543475" w:history="1">
        <w:r w:rsidR="000A021E" w:rsidRPr="00EB50C4">
          <w:rPr>
            <w:rStyle w:val="Hyperlink"/>
            <w:noProof/>
          </w:rPr>
          <w:t>1.1.1 Definitions</w:t>
        </w:r>
        <w:r w:rsidR="000A021E">
          <w:rPr>
            <w:noProof/>
            <w:webHidden/>
          </w:rPr>
          <w:tab/>
        </w:r>
        <w:r w:rsidR="000A021E">
          <w:rPr>
            <w:noProof/>
            <w:webHidden/>
          </w:rPr>
          <w:fldChar w:fldCharType="begin"/>
        </w:r>
        <w:r w:rsidR="000A021E">
          <w:rPr>
            <w:noProof/>
            <w:webHidden/>
          </w:rPr>
          <w:instrText xml:space="preserve"> PAGEREF _Toc426543475 \h </w:instrText>
        </w:r>
        <w:r w:rsidR="000A021E">
          <w:rPr>
            <w:noProof/>
            <w:webHidden/>
          </w:rPr>
        </w:r>
        <w:r w:rsidR="000A021E">
          <w:rPr>
            <w:noProof/>
            <w:webHidden/>
          </w:rPr>
          <w:fldChar w:fldCharType="separate"/>
        </w:r>
        <w:r w:rsidR="00DA5DA8">
          <w:rPr>
            <w:noProof/>
            <w:webHidden/>
          </w:rPr>
          <w:t>8</w:t>
        </w:r>
        <w:r w:rsidR="000A021E">
          <w:rPr>
            <w:noProof/>
            <w:webHidden/>
          </w:rPr>
          <w:fldChar w:fldCharType="end"/>
        </w:r>
      </w:hyperlink>
    </w:p>
    <w:p w14:paraId="6B464D0C" w14:textId="77777777" w:rsidR="000A021E" w:rsidRPr="002E03E7" w:rsidRDefault="00000000">
      <w:pPr>
        <w:pStyle w:val="TOC2"/>
        <w:tabs>
          <w:tab w:val="right" w:leader="dot" w:pos="9350"/>
        </w:tabs>
        <w:rPr>
          <w:rFonts w:ascii="Calibri" w:hAnsi="Calibri"/>
          <w:noProof/>
          <w:sz w:val="22"/>
          <w:szCs w:val="22"/>
        </w:rPr>
      </w:pPr>
      <w:hyperlink w:anchor="_Toc426543476" w:history="1">
        <w:r w:rsidR="000A021E" w:rsidRPr="00EB50C4">
          <w:rPr>
            <w:rStyle w:val="Hyperlink"/>
            <w:noProof/>
          </w:rPr>
          <w:t>1.2 Normative References</w:t>
        </w:r>
        <w:r w:rsidR="000A021E">
          <w:rPr>
            <w:noProof/>
            <w:webHidden/>
          </w:rPr>
          <w:tab/>
        </w:r>
        <w:r w:rsidR="000A021E">
          <w:rPr>
            <w:noProof/>
            <w:webHidden/>
          </w:rPr>
          <w:fldChar w:fldCharType="begin"/>
        </w:r>
        <w:r w:rsidR="000A021E">
          <w:rPr>
            <w:noProof/>
            <w:webHidden/>
          </w:rPr>
          <w:instrText xml:space="preserve"> PAGEREF _Toc426543476 \h </w:instrText>
        </w:r>
        <w:r w:rsidR="000A021E">
          <w:rPr>
            <w:noProof/>
            <w:webHidden/>
          </w:rPr>
        </w:r>
        <w:r w:rsidR="000A021E">
          <w:rPr>
            <w:noProof/>
            <w:webHidden/>
          </w:rPr>
          <w:fldChar w:fldCharType="separate"/>
        </w:r>
        <w:r w:rsidR="00DA5DA8">
          <w:rPr>
            <w:noProof/>
            <w:webHidden/>
          </w:rPr>
          <w:t>9</w:t>
        </w:r>
        <w:r w:rsidR="000A021E">
          <w:rPr>
            <w:noProof/>
            <w:webHidden/>
          </w:rPr>
          <w:fldChar w:fldCharType="end"/>
        </w:r>
      </w:hyperlink>
    </w:p>
    <w:p w14:paraId="0306AA4B" w14:textId="77777777" w:rsidR="000A021E" w:rsidRPr="002E03E7" w:rsidRDefault="00000000">
      <w:pPr>
        <w:pStyle w:val="TOC1"/>
        <w:tabs>
          <w:tab w:val="left" w:pos="480"/>
          <w:tab w:val="right" w:leader="dot" w:pos="9350"/>
        </w:tabs>
        <w:rPr>
          <w:rFonts w:ascii="Calibri" w:hAnsi="Calibri"/>
          <w:noProof/>
          <w:sz w:val="22"/>
          <w:szCs w:val="22"/>
        </w:rPr>
      </w:pPr>
      <w:hyperlink w:anchor="_Toc426543477" w:history="1">
        <w:r w:rsidR="000A021E" w:rsidRPr="00EB50C4">
          <w:rPr>
            <w:rStyle w:val="Hyperlink"/>
            <w:noProof/>
          </w:rPr>
          <w:t>2</w:t>
        </w:r>
        <w:r w:rsidR="000A021E" w:rsidRPr="002E03E7">
          <w:rPr>
            <w:rFonts w:ascii="Calibri" w:hAnsi="Calibri"/>
            <w:noProof/>
            <w:sz w:val="22"/>
            <w:szCs w:val="22"/>
          </w:rPr>
          <w:tab/>
        </w:r>
        <w:r w:rsidR="000A021E" w:rsidRPr="00EB50C4">
          <w:rPr>
            <w:rStyle w:val="Hyperlink"/>
            <w:noProof/>
          </w:rPr>
          <w:t>Overall Structure</w:t>
        </w:r>
        <w:r w:rsidR="000A021E">
          <w:rPr>
            <w:noProof/>
            <w:webHidden/>
          </w:rPr>
          <w:tab/>
        </w:r>
        <w:r w:rsidR="000A021E">
          <w:rPr>
            <w:noProof/>
            <w:webHidden/>
          </w:rPr>
          <w:fldChar w:fldCharType="begin"/>
        </w:r>
        <w:r w:rsidR="000A021E">
          <w:rPr>
            <w:noProof/>
            <w:webHidden/>
          </w:rPr>
          <w:instrText xml:space="preserve"> PAGEREF _Toc426543477 \h </w:instrText>
        </w:r>
        <w:r w:rsidR="000A021E">
          <w:rPr>
            <w:noProof/>
            <w:webHidden/>
          </w:rPr>
        </w:r>
        <w:r w:rsidR="000A021E">
          <w:rPr>
            <w:noProof/>
            <w:webHidden/>
          </w:rPr>
          <w:fldChar w:fldCharType="separate"/>
        </w:r>
        <w:r w:rsidR="00DA5DA8">
          <w:rPr>
            <w:noProof/>
            <w:webHidden/>
          </w:rPr>
          <w:t>10</w:t>
        </w:r>
        <w:r w:rsidR="000A021E">
          <w:rPr>
            <w:noProof/>
            <w:webHidden/>
          </w:rPr>
          <w:fldChar w:fldCharType="end"/>
        </w:r>
      </w:hyperlink>
    </w:p>
    <w:p w14:paraId="31BFA623" w14:textId="77777777" w:rsidR="000A021E" w:rsidRPr="002E03E7" w:rsidRDefault="00000000">
      <w:pPr>
        <w:pStyle w:val="TOC2"/>
        <w:tabs>
          <w:tab w:val="right" w:leader="dot" w:pos="9350"/>
        </w:tabs>
        <w:rPr>
          <w:rFonts w:ascii="Calibri" w:hAnsi="Calibri"/>
          <w:noProof/>
          <w:sz w:val="22"/>
          <w:szCs w:val="22"/>
        </w:rPr>
      </w:pPr>
      <w:hyperlink w:anchor="_Toc426543478" w:history="1">
        <w:r w:rsidR="000A021E" w:rsidRPr="00EB50C4">
          <w:rPr>
            <w:rStyle w:val="Hyperlink"/>
            <w:noProof/>
          </w:rPr>
          <w:t>2.1 Namespaces</w:t>
        </w:r>
        <w:r w:rsidR="000A021E">
          <w:rPr>
            <w:noProof/>
            <w:webHidden/>
          </w:rPr>
          <w:tab/>
        </w:r>
        <w:r w:rsidR="000A021E">
          <w:rPr>
            <w:noProof/>
            <w:webHidden/>
          </w:rPr>
          <w:fldChar w:fldCharType="begin"/>
        </w:r>
        <w:r w:rsidR="000A021E">
          <w:rPr>
            <w:noProof/>
            <w:webHidden/>
          </w:rPr>
          <w:instrText xml:space="preserve"> PAGEREF _Toc426543478 \h </w:instrText>
        </w:r>
        <w:r w:rsidR="000A021E">
          <w:rPr>
            <w:noProof/>
            <w:webHidden/>
          </w:rPr>
        </w:r>
        <w:r w:rsidR="000A021E">
          <w:rPr>
            <w:noProof/>
            <w:webHidden/>
          </w:rPr>
          <w:fldChar w:fldCharType="separate"/>
        </w:r>
        <w:r w:rsidR="00DA5DA8">
          <w:rPr>
            <w:noProof/>
            <w:webHidden/>
          </w:rPr>
          <w:t>10</w:t>
        </w:r>
        <w:r w:rsidR="000A021E">
          <w:rPr>
            <w:noProof/>
            <w:webHidden/>
          </w:rPr>
          <w:fldChar w:fldCharType="end"/>
        </w:r>
      </w:hyperlink>
    </w:p>
    <w:p w14:paraId="20554A9C" w14:textId="77777777" w:rsidR="000A021E" w:rsidRPr="002E03E7" w:rsidRDefault="00000000">
      <w:pPr>
        <w:pStyle w:val="TOC2"/>
        <w:tabs>
          <w:tab w:val="right" w:leader="dot" w:pos="9350"/>
        </w:tabs>
        <w:rPr>
          <w:rFonts w:ascii="Calibri" w:hAnsi="Calibri"/>
          <w:noProof/>
          <w:sz w:val="22"/>
          <w:szCs w:val="22"/>
        </w:rPr>
      </w:pPr>
      <w:hyperlink w:anchor="_Toc426543479" w:history="1">
        <w:r w:rsidR="000A021E" w:rsidRPr="00EB50C4">
          <w:rPr>
            <w:rStyle w:val="Hyperlink"/>
            <w:noProof/>
          </w:rPr>
          <w:t>2.2 Header Section</w:t>
        </w:r>
        <w:r w:rsidR="000A021E">
          <w:rPr>
            <w:noProof/>
            <w:webHidden/>
          </w:rPr>
          <w:tab/>
        </w:r>
        <w:r w:rsidR="000A021E">
          <w:rPr>
            <w:noProof/>
            <w:webHidden/>
          </w:rPr>
          <w:fldChar w:fldCharType="begin"/>
        </w:r>
        <w:r w:rsidR="000A021E">
          <w:rPr>
            <w:noProof/>
            <w:webHidden/>
          </w:rPr>
          <w:instrText xml:space="preserve"> PAGEREF _Toc426543479 \h </w:instrText>
        </w:r>
        <w:r w:rsidR="000A021E">
          <w:rPr>
            <w:noProof/>
            <w:webHidden/>
          </w:rPr>
        </w:r>
        <w:r w:rsidR="000A021E">
          <w:rPr>
            <w:noProof/>
            <w:webHidden/>
          </w:rPr>
          <w:fldChar w:fldCharType="separate"/>
        </w:r>
        <w:r w:rsidR="00DA5DA8">
          <w:rPr>
            <w:noProof/>
            <w:webHidden/>
          </w:rPr>
          <w:t>11</w:t>
        </w:r>
        <w:r w:rsidR="000A021E">
          <w:rPr>
            <w:noProof/>
            <w:webHidden/>
          </w:rPr>
          <w:fldChar w:fldCharType="end"/>
        </w:r>
      </w:hyperlink>
    </w:p>
    <w:p w14:paraId="031C0E81" w14:textId="77777777" w:rsidR="000A021E" w:rsidRPr="002E03E7" w:rsidRDefault="00000000">
      <w:pPr>
        <w:pStyle w:val="TOC3"/>
        <w:tabs>
          <w:tab w:val="right" w:leader="dot" w:pos="9350"/>
        </w:tabs>
        <w:rPr>
          <w:rFonts w:ascii="Calibri" w:hAnsi="Calibri"/>
          <w:noProof/>
          <w:sz w:val="22"/>
          <w:szCs w:val="22"/>
        </w:rPr>
      </w:pPr>
      <w:hyperlink w:anchor="_Toc426543480" w:history="1">
        <w:r w:rsidR="000A021E" w:rsidRPr="00EB50C4">
          <w:rPr>
            <w:rStyle w:val="Hyperlink"/>
            <w:noProof/>
          </w:rPr>
          <w:t>2.2.1 XMILE Options</w:t>
        </w:r>
        <w:r w:rsidR="000A021E">
          <w:rPr>
            <w:noProof/>
            <w:webHidden/>
          </w:rPr>
          <w:tab/>
        </w:r>
        <w:r w:rsidR="000A021E">
          <w:rPr>
            <w:noProof/>
            <w:webHidden/>
          </w:rPr>
          <w:fldChar w:fldCharType="begin"/>
        </w:r>
        <w:r w:rsidR="000A021E">
          <w:rPr>
            <w:noProof/>
            <w:webHidden/>
          </w:rPr>
          <w:instrText xml:space="preserve"> PAGEREF _Toc426543480 \h </w:instrText>
        </w:r>
        <w:r w:rsidR="000A021E">
          <w:rPr>
            <w:noProof/>
            <w:webHidden/>
          </w:rPr>
        </w:r>
        <w:r w:rsidR="000A021E">
          <w:rPr>
            <w:noProof/>
            <w:webHidden/>
          </w:rPr>
          <w:fldChar w:fldCharType="separate"/>
        </w:r>
        <w:r w:rsidR="00DA5DA8">
          <w:rPr>
            <w:noProof/>
            <w:webHidden/>
          </w:rPr>
          <w:t>12</w:t>
        </w:r>
        <w:r w:rsidR="000A021E">
          <w:rPr>
            <w:noProof/>
            <w:webHidden/>
          </w:rPr>
          <w:fldChar w:fldCharType="end"/>
        </w:r>
      </w:hyperlink>
    </w:p>
    <w:p w14:paraId="66651772" w14:textId="77777777" w:rsidR="000A021E" w:rsidRPr="002E03E7" w:rsidRDefault="00000000">
      <w:pPr>
        <w:pStyle w:val="TOC2"/>
        <w:tabs>
          <w:tab w:val="right" w:leader="dot" w:pos="9350"/>
        </w:tabs>
        <w:rPr>
          <w:rFonts w:ascii="Calibri" w:hAnsi="Calibri"/>
          <w:noProof/>
          <w:sz w:val="22"/>
          <w:szCs w:val="22"/>
        </w:rPr>
      </w:pPr>
      <w:hyperlink w:anchor="_Toc426543481" w:history="1">
        <w:r w:rsidR="000A021E" w:rsidRPr="00EB50C4">
          <w:rPr>
            <w:rStyle w:val="Hyperlink"/>
            <w:noProof/>
          </w:rPr>
          <w:t>2.3 Model Simulation Specification Section</w:t>
        </w:r>
        <w:r w:rsidR="000A021E">
          <w:rPr>
            <w:noProof/>
            <w:webHidden/>
          </w:rPr>
          <w:tab/>
        </w:r>
        <w:r w:rsidR="000A021E">
          <w:rPr>
            <w:noProof/>
            <w:webHidden/>
          </w:rPr>
          <w:fldChar w:fldCharType="begin"/>
        </w:r>
        <w:r w:rsidR="000A021E">
          <w:rPr>
            <w:noProof/>
            <w:webHidden/>
          </w:rPr>
          <w:instrText xml:space="preserve"> PAGEREF _Toc426543481 \h </w:instrText>
        </w:r>
        <w:r w:rsidR="000A021E">
          <w:rPr>
            <w:noProof/>
            <w:webHidden/>
          </w:rPr>
        </w:r>
        <w:r w:rsidR="000A021E">
          <w:rPr>
            <w:noProof/>
            <w:webHidden/>
          </w:rPr>
          <w:fldChar w:fldCharType="separate"/>
        </w:r>
        <w:r w:rsidR="00DA5DA8">
          <w:rPr>
            <w:noProof/>
            <w:webHidden/>
          </w:rPr>
          <w:t>13</w:t>
        </w:r>
        <w:r w:rsidR="000A021E">
          <w:rPr>
            <w:noProof/>
            <w:webHidden/>
          </w:rPr>
          <w:fldChar w:fldCharType="end"/>
        </w:r>
      </w:hyperlink>
    </w:p>
    <w:p w14:paraId="4F414D2D" w14:textId="77777777" w:rsidR="000A021E" w:rsidRPr="002E03E7" w:rsidRDefault="00000000">
      <w:pPr>
        <w:pStyle w:val="TOC2"/>
        <w:tabs>
          <w:tab w:val="right" w:leader="dot" w:pos="9350"/>
        </w:tabs>
        <w:rPr>
          <w:rFonts w:ascii="Calibri" w:hAnsi="Calibri"/>
          <w:noProof/>
          <w:sz w:val="22"/>
          <w:szCs w:val="22"/>
        </w:rPr>
      </w:pPr>
      <w:hyperlink w:anchor="_Toc426543482" w:history="1">
        <w:r w:rsidR="000A021E" w:rsidRPr="00EB50C4">
          <w:rPr>
            <w:rStyle w:val="Hyperlink"/>
            <w:noProof/>
          </w:rPr>
          <w:t>2.4 Model Units Section</w:t>
        </w:r>
        <w:r w:rsidR="000A021E">
          <w:rPr>
            <w:noProof/>
            <w:webHidden/>
          </w:rPr>
          <w:tab/>
        </w:r>
        <w:r w:rsidR="000A021E">
          <w:rPr>
            <w:noProof/>
            <w:webHidden/>
          </w:rPr>
          <w:fldChar w:fldCharType="begin"/>
        </w:r>
        <w:r w:rsidR="000A021E">
          <w:rPr>
            <w:noProof/>
            <w:webHidden/>
          </w:rPr>
          <w:instrText xml:space="preserve"> PAGEREF _Toc426543482 \h </w:instrText>
        </w:r>
        <w:r w:rsidR="000A021E">
          <w:rPr>
            <w:noProof/>
            <w:webHidden/>
          </w:rPr>
        </w:r>
        <w:r w:rsidR="000A021E">
          <w:rPr>
            <w:noProof/>
            <w:webHidden/>
          </w:rPr>
          <w:fldChar w:fldCharType="separate"/>
        </w:r>
        <w:r w:rsidR="00DA5DA8">
          <w:rPr>
            <w:noProof/>
            <w:webHidden/>
          </w:rPr>
          <w:t>14</w:t>
        </w:r>
        <w:r w:rsidR="000A021E">
          <w:rPr>
            <w:noProof/>
            <w:webHidden/>
          </w:rPr>
          <w:fldChar w:fldCharType="end"/>
        </w:r>
      </w:hyperlink>
    </w:p>
    <w:p w14:paraId="173AA33F" w14:textId="77777777" w:rsidR="000A021E" w:rsidRPr="002E03E7" w:rsidRDefault="00000000">
      <w:pPr>
        <w:pStyle w:val="TOC2"/>
        <w:tabs>
          <w:tab w:val="right" w:leader="dot" w:pos="9350"/>
        </w:tabs>
        <w:rPr>
          <w:rFonts w:ascii="Calibri" w:hAnsi="Calibri"/>
          <w:noProof/>
          <w:sz w:val="22"/>
          <w:szCs w:val="22"/>
        </w:rPr>
      </w:pPr>
      <w:hyperlink w:anchor="_Toc426543483" w:history="1">
        <w:r w:rsidR="000A021E" w:rsidRPr="00EB50C4">
          <w:rPr>
            <w:rStyle w:val="Hyperlink"/>
            <w:noProof/>
          </w:rPr>
          <w:t>2.5 Dimensions Section</w:t>
        </w:r>
        <w:r w:rsidR="000A021E">
          <w:rPr>
            <w:noProof/>
            <w:webHidden/>
          </w:rPr>
          <w:tab/>
        </w:r>
        <w:r w:rsidR="000A021E">
          <w:rPr>
            <w:noProof/>
            <w:webHidden/>
          </w:rPr>
          <w:fldChar w:fldCharType="begin"/>
        </w:r>
        <w:r w:rsidR="000A021E">
          <w:rPr>
            <w:noProof/>
            <w:webHidden/>
          </w:rPr>
          <w:instrText xml:space="preserve"> PAGEREF _Toc426543483 \h </w:instrText>
        </w:r>
        <w:r w:rsidR="000A021E">
          <w:rPr>
            <w:noProof/>
            <w:webHidden/>
          </w:rPr>
        </w:r>
        <w:r w:rsidR="000A021E">
          <w:rPr>
            <w:noProof/>
            <w:webHidden/>
          </w:rPr>
          <w:fldChar w:fldCharType="separate"/>
        </w:r>
        <w:r w:rsidR="00DA5DA8">
          <w:rPr>
            <w:noProof/>
            <w:webHidden/>
          </w:rPr>
          <w:t>14</w:t>
        </w:r>
        <w:r w:rsidR="000A021E">
          <w:rPr>
            <w:noProof/>
            <w:webHidden/>
          </w:rPr>
          <w:fldChar w:fldCharType="end"/>
        </w:r>
      </w:hyperlink>
    </w:p>
    <w:p w14:paraId="3F9570F1" w14:textId="77777777" w:rsidR="000A021E" w:rsidRPr="002E03E7" w:rsidRDefault="00000000">
      <w:pPr>
        <w:pStyle w:val="TOC2"/>
        <w:tabs>
          <w:tab w:val="right" w:leader="dot" w:pos="9350"/>
        </w:tabs>
        <w:rPr>
          <w:rFonts w:ascii="Calibri" w:hAnsi="Calibri"/>
          <w:noProof/>
          <w:sz w:val="22"/>
          <w:szCs w:val="22"/>
        </w:rPr>
      </w:pPr>
      <w:hyperlink w:anchor="_Toc426543484" w:history="1">
        <w:r w:rsidR="000A021E" w:rsidRPr="00EB50C4">
          <w:rPr>
            <w:rStyle w:val="Hyperlink"/>
            <w:noProof/>
          </w:rPr>
          <w:t>2.6 Behavior Section</w:t>
        </w:r>
        <w:r w:rsidR="000A021E">
          <w:rPr>
            <w:noProof/>
            <w:webHidden/>
          </w:rPr>
          <w:tab/>
        </w:r>
        <w:r w:rsidR="000A021E">
          <w:rPr>
            <w:noProof/>
            <w:webHidden/>
          </w:rPr>
          <w:fldChar w:fldCharType="begin"/>
        </w:r>
        <w:r w:rsidR="000A021E">
          <w:rPr>
            <w:noProof/>
            <w:webHidden/>
          </w:rPr>
          <w:instrText xml:space="preserve"> PAGEREF _Toc426543484 \h </w:instrText>
        </w:r>
        <w:r w:rsidR="000A021E">
          <w:rPr>
            <w:noProof/>
            <w:webHidden/>
          </w:rPr>
        </w:r>
        <w:r w:rsidR="000A021E">
          <w:rPr>
            <w:noProof/>
            <w:webHidden/>
          </w:rPr>
          <w:fldChar w:fldCharType="separate"/>
        </w:r>
        <w:r w:rsidR="00DA5DA8">
          <w:rPr>
            <w:noProof/>
            <w:webHidden/>
          </w:rPr>
          <w:t>15</w:t>
        </w:r>
        <w:r w:rsidR="000A021E">
          <w:rPr>
            <w:noProof/>
            <w:webHidden/>
          </w:rPr>
          <w:fldChar w:fldCharType="end"/>
        </w:r>
      </w:hyperlink>
    </w:p>
    <w:p w14:paraId="631AAB36" w14:textId="77777777" w:rsidR="000A021E" w:rsidRPr="002E03E7" w:rsidRDefault="00000000">
      <w:pPr>
        <w:pStyle w:val="TOC2"/>
        <w:tabs>
          <w:tab w:val="right" w:leader="dot" w:pos="9350"/>
        </w:tabs>
        <w:rPr>
          <w:rFonts w:ascii="Calibri" w:hAnsi="Calibri"/>
          <w:noProof/>
          <w:sz w:val="22"/>
          <w:szCs w:val="22"/>
        </w:rPr>
      </w:pPr>
      <w:hyperlink w:anchor="_Toc426543485" w:history="1">
        <w:r w:rsidR="000A021E" w:rsidRPr="00EB50C4">
          <w:rPr>
            <w:rStyle w:val="Hyperlink"/>
            <w:noProof/>
          </w:rPr>
          <w:t>2.7 Style Section</w:t>
        </w:r>
        <w:r w:rsidR="000A021E">
          <w:rPr>
            <w:noProof/>
            <w:webHidden/>
          </w:rPr>
          <w:tab/>
        </w:r>
        <w:r w:rsidR="000A021E">
          <w:rPr>
            <w:noProof/>
            <w:webHidden/>
          </w:rPr>
          <w:fldChar w:fldCharType="begin"/>
        </w:r>
        <w:r w:rsidR="000A021E">
          <w:rPr>
            <w:noProof/>
            <w:webHidden/>
          </w:rPr>
          <w:instrText xml:space="preserve"> PAGEREF _Toc426543485 \h </w:instrText>
        </w:r>
        <w:r w:rsidR="000A021E">
          <w:rPr>
            <w:noProof/>
            <w:webHidden/>
          </w:rPr>
        </w:r>
        <w:r w:rsidR="000A021E">
          <w:rPr>
            <w:noProof/>
            <w:webHidden/>
          </w:rPr>
          <w:fldChar w:fldCharType="separate"/>
        </w:r>
        <w:r w:rsidR="00DA5DA8">
          <w:rPr>
            <w:noProof/>
            <w:webHidden/>
          </w:rPr>
          <w:t>15</w:t>
        </w:r>
        <w:r w:rsidR="000A021E">
          <w:rPr>
            <w:noProof/>
            <w:webHidden/>
          </w:rPr>
          <w:fldChar w:fldCharType="end"/>
        </w:r>
      </w:hyperlink>
    </w:p>
    <w:p w14:paraId="11271268" w14:textId="77777777" w:rsidR="000A021E" w:rsidRPr="002E03E7" w:rsidRDefault="00000000">
      <w:pPr>
        <w:pStyle w:val="TOC2"/>
        <w:tabs>
          <w:tab w:val="right" w:leader="dot" w:pos="9350"/>
        </w:tabs>
        <w:rPr>
          <w:rFonts w:ascii="Calibri" w:hAnsi="Calibri"/>
          <w:noProof/>
          <w:sz w:val="22"/>
          <w:szCs w:val="22"/>
        </w:rPr>
      </w:pPr>
      <w:hyperlink w:anchor="_Toc426543486" w:history="1">
        <w:r w:rsidR="000A021E" w:rsidRPr="00EB50C4">
          <w:rPr>
            <w:rStyle w:val="Hyperlink"/>
            <w:noProof/>
          </w:rPr>
          <w:t>2.8 Data Section</w:t>
        </w:r>
        <w:r w:rsidR="000A021E">
          <w:rPr>
            <w:noProof/>
            <w:webHidden/>
          </w:rPr>
          <w:tab/>
        </w:r>
        <w:r w:rsidR="000A021E">
          <w:rPr>
            <w:noProof/>
            <w:webHidden/>
          </w:rPr>
          <w:fldChar w:fldCharType="begin"/>
        </w:r>
        <w:r w:rsidR="000A021E">
          <w:rPr>
            <w:noProof/>
            <w:webHidden/>
          </w:rPr>
          <w:instrText xml:space="preserve"> PAGEREF _Toc426543486 \h </w:instrText>
        </w:r>
        <w:r w:rsidR="000A021E">
          <w:rPr>
            <w:noProof/>
            <w:webHidden/>
          </w:rPr>
        </w:r>
        <w:r w:rsidR="000A021E">
          <w:rPr>
            <w:noProof/>
            <w:webHidden/>
          </w:rPr>
          <w:fldChar w:fldCharType="separate"/>
        </w:r>
        <w:r w:rsidR="00DA5DA8">
          <w:rPr>
            <w:noProof/>
            <w:webHidden/>
          </w:rPr>
          <w:t>16</w:t>
        </w:r>
        <w:r w:rsidR="000A021E">
          <w:rPr>
            <w:noProof/>
            <w:webHidden/>
          </w:rPr>
          <w:fldChar w:fldCharType="end"/>
        </w:r>
      </w:hyperlink>
    </w:p>
    <w:p w14:paraId="22F9E6D1" w14:textId="77777777" w:rsidR="000A021E" w:rsidRPr="002E03E7" w:rsidRDefault="00000000">
      <w:pPr>
        <w:pStyle w:val="TOC2"/>
        <w:tabs>
          <w:tab w:val="right" w:leader="dot" w:pos="9350"/>
        </w:tabs>
        <w:rPr>
          <w:rFonts w:ascii="Calibri" w:hAnsi="Calibri"/>
          <w:noProof/>
          <w:sz w:val="22"/>
          <w:szCs w:val="22"/>
        </w:rPr>
      </w:pPr>
      <w:hyperlink w:anchor="_Toc426543487" w:history="1">
        <w:r w:rsidR="000A021E" w:rsidRPr="00EB50C4">
          <w:rPr>
            <w:rStyle w:val="Hyperlink"/>
            <w:noProof/>
          </w:rPr>
          <w:t>2.9 Model Section</w:t>
        </w:r>
        <w:r w:rsidR="000A021E">
          <w:rPr>
            <w:noProof/>
            <w:webHidden/>
          </w:rPr>
          <w:tab/>
        </w:r>
        <w:r w:rsidR="000A021E">
          <w:rPr>
            <w:noProof/>
            <w:webHidden/>
          </w:rPr>
          <w:fldChar w:fldCharType="begin"/>
        </w:r>
        <w:r w:rsidR="000A021E">
          <w:rPr>
            <w:noProof/>
            <w:webHidden/>
          </w:rPr>
          <w:instrText xml:space="preserve"> PAGEREF _Toc426543487 \h </w:instrText>
        </w:r>
        <w:r w:rsidR="000A021E">
          <w:rPr>
            <w:noProof/>
            <w:webHidden/>
          </w:rPr>
        </w:r>
        <w:r w:rsidR="000A021E">
          <w:rPr>
            <w:noProof/>
            <w:webHidden/>
          </w:rPr>
          <w:fldChar w:fldCharType="separate"/>
        </w:r>
        <w:r w:rsidR="00DA5DA8">
          <w:rPr>
            <w:noProof/>
            <w:webHidden/>
          </w:rPr>
          <w:t>16</w:t>
        </w:r>
        <w:r w:rsidR="000A021E">
          <w:rPr>
            <w:noProof/>
            <w:webHidden/>
          </w:rPr>
          <w:fldChar w:fldCharType="end"/>
        </w:r>
      </w:hyperlink>
    </w:p>
    <w:p w14:paraId="68189AE4" w14:textId="77777777" w:rsidR="000A021E" w:rsidRPr="002E03E7" w:rsidRDefault="00000000">
      <w:pPr>
        <w:pStyle w:val="TOC2"/>
        <w:tabs>
          <w:tab w:val="right" w:leader="dot" w:pos="9350"/>
        </w:tabs>
        <w:rPr>
          <w:rFonts w:ascii="Calibri" w:hAnsi="Calibri"/>
          <w:noProof/>
          <w:sz w:val="22"/>
          <w:szCs w:val="22"/>
        </w:rPr>
      </w:pPr>
      <w:hyperlink w:anchor="_Toc426543488" w:history="1">
        <w:r w:rsidR="000A021E" w:rsidRPr="00EB50C4">
          <w:rPr>
            <w:rStyle w:val="Hyperlink"/>
            <w:noProof/>
          </w:rPr>
          <w:t>2.10 Macro Section</w:t>
        </w:r>
        <w:r w:rsidR="000A021E">
          <w:rPr>
            <w:noProof/>
            <w:webHidden/>
          </w:rPr>
          <w:tab/>
        </w:r>
        <w:r w:rsidR="000A021E">
          <w:rPr>
            <w:noProof/>
            <w:webHidden/>
          </w:rPr>
          <w:fldChar w:fldCharType="begin"/>
        </w:r>
        <w:r w:rsidR="000A021E">
          <w:rPr>
            <w:noProof/>
            <w:webHidden/>
          </w:rPr>
          <w:instrText xml:space="preserve"> PAGEREF _Toc426543488 \h </w:instrText>
        </w:r>
        <w:r w:rsidR="000A021E">
          <w:rPr>
            <w:noProof/>
            <w:webHidden/>
          </w:rPr>
        </w:r>
        <w:r w:rsidR="000A021E">
          <w:rPr>
            <w:noProof/>
            <w:webHidden/>
          </w:rPr>
          <w:fldChar w:fldCharType="separate"/>
        </w:r>
        <w:r w:rsidR="00DA5DA8">
          <w:rPr>
            <w:noProof/>
            <w:webHidden/>
          </w:rPr>
          <w:t>16</w:t>
        </w:r>
        <w:r w:rsidR="000A021E">
          <w:rPr>
            <w:noProof/>
            <w:webHidden/>
          </w:rPr>
          <w:fldChar w:fldCharType="end"/>
        </w:r>
      </w:hyperlink>
    </w:p>
    <w:p w14:paraId="12FB1B29" w14:textId="77777777" w:rsidR="000A021E" w:rsidRPr="002E03E7" w:rsidRDefault="00000000">
      <w:pPr>
        <w:pStyle w:val="TOC2"/>
        <w:tabs>
          <w:tab w:val="right" w:leader="dot" w:pos="9350"/>
        </w:tabs>
        <w:rPr>
          <w:rFonts w:ascii="Calibri" w:hAnsi="Calibri"/>
          <w:noProof/>
          <w:sz w:val="22"/>
          <w:szCs w:val="22"/>
        </w:rPr>
      </w:pPr>
      <w:hyperlink w:anchor="_Toc426543489" w:history="1">
        <w:r w:rsidR="000A021E" w:rsidRPr="00EB50C4">
          <w:rPr>
            <w:rStyle w:val="Hyperlink"/>
            <w:noProof/>
          </w:rPr>
          <w:t>2.11 Includes</w:t>
        </w:r>
        <w:r w:rsidR="000A021E">
          <w:rPr>
            <w:noProof/>
            <w:webHidden/>
          </w:rPr>
          <w:tab/>
        </w:r>
        <w:r w:rsidR="000A021E">
          <w:rPr>
            <w:noProof/>
            <w:webHidden/>
          </w:rPr>
          <w:fldChar w:fldCharType="begin"/>
        </w:r>
        <w:r w:rsidR="000A021E">
          <w:rPr>
            <w:noProof/>
            <w:webHidden/>
          </w:rPr>
          <w:instrText xml:space="preserve"> PAGEREF _Toc426543489 \h </w:instrText>
        </w:r>
        <w:r w:rsidR="000A021E">
          <w:rPr>
            <w:noProof/>
            <w:webHidden/>
          </w:rPr>
        </w:r>
        <w:r w:rsidR="000A021E">
          <w:rPr>
            <w:noProof/>
            <w:webHidden/>
          </w:rPr>
          <w:fldChar w:fldCharType="separate"/>
        </w:r>
        <w:r w:rsidR="00DA5DA8">
          <w:rPr>
            <w:noProof/>
            <w:webHidden/>
          </w:rPr>
          <w:t>17</w:t>
        </w:r>
        <w:r w:rsidR="000A021E">
          <w:rPr>
            <w:noProof/>
            <w:webHidden/>
          </w:rPr>
          <w:fldChar w:fldCharType="end"/>
        </w:r>
      </w:hyperlink>
    </w:p>
    <w:p w14:paraId="464DB0D0" w14:textId="77777777" w:rsidR="000A021E" w:rsidRPr="002E03E7" w:rsidRDefault="00000000">
      <w:pPr>
        <w:pStyle w:val="TOC3"/>
        <w:tabs>
          <w:tab w:val="right" w:leader="dot" w:pos="9350"/>
        </w:tabs>
        <w:rPr>
          <w:rFonts w:ascii="Calibri" w:hAnsi="Calibri"/>
          <w:noProof/>
          <w:sz w:val="22"/>
          <w:szCs w:val="22"/>
        </w:rPr>
      </w:pPr>
      <w:hyperlink w:anchor="_Toc426543490" w:history="1">
        <w:r w:rsidR="000A021E" w:rsidRPr="00EB50C4">
          <w:rPr>
            <w:rStyle w:val="Hyperlink"/>
            <w:noProof/>
          </w:rPr>
          <w:t>2.11.1 Versioning</w:t>
        </w:r>
        <w:r w:rsidR="000A021E">
          <w:rPr>
            <w:noProof/>
            <w:webHidden/>
          </w:rPr>
          <w:tab/>
        </w:r>
        <w:r w:rsidR="000A021E">
          <w:rPr>
            <w:noProof/>
            <w:webHidden/>
          </w:rPr>
          <w:fldChar w:fldCharType="begin"/>
        </w:r>
        <w:r w:rsidR="000A021E">
          <w:rPr>
            <w:noProof/>
            <w:webHidden/>
          </w:rPr>
          <w:instrText xml:space="preserve"> PAGEREF _Toc426543490 \h </w:instrText>
        </w:r>
        <w:r w:rsidR="000A021E">
          <w:rPr>
            <w:noProof/>
            <w:webHidden/>
          </w:rPr>
        </w:r>
        <w:r w:rsidR="000A021E">
          <w:rPr>
            <w:noProof/>
            <w:webHidden/>
          </w:rPr>
          <w:fldChar w:fldCharType="separate"/>
        </w:r>
        <w:r w:rsidR="00DA5DA8">
          <w:rPr>
            <w:noProof/>
            <w:webHidden/>
          </w:rPr>
          <w:t>17</w:t>
        </w:r>
        <w:r w:rsidR="000A021E">
          <w:rPr>
            <w:noProof/>
            <w:webHidden/>
          </w:rPr>
          <w:fldChar w:fldCharType="end"/>
        </w:r>
      </w:hyperlink>
    </w:p>
    <w:p w14:paraId="2D84E8E4" w14:textId="77777777" w:rsidR="000A021E" w:rsidRPr="002E03E7" w:rsidRDefault="00000000">
      <w:pPr>
        <w:pStyle w:val="TOC3"/>
        <w:tabs>
          <w:tab w:val="right" w:leader="dot" w:pos="9350"/>
        </w:tabs>
        <w:rPr>
          <w:rFonts w:ascii="Calibri" w:hAnsi="Calibri"/>
          <w:noProof/>
          <w:sz w:val="22"/>
          <w:szCs w:val="22"/>
        </w:rPr>
      </w:pPr>
      <w:hyperlink w:anchor="_Toc426543491" w:history="1">
        <w:r w:rsidR="000A021E" w:rsidRPr="00EB50C4">
          <w:rPr>
            <w:rStyle w:val="Hyperlink"/>
            <w:noProof/>
          </w:rPr>
          <w:t>2.11.2 Format of Included Files</w:t>
        </w:r>
        <w:r w:rsidR="000A021E">
          <w:rPr>
            <w:noProof/>
            <w:webHidden/>
          </w:rPr>
          <w:tab/>
        </w:r>
        <w:r w:rsidR="000A021E">
          <w:rPr>
            <w:noProof/>
            <w:webHidden/>
          </w:rPr>
          <w:fldChar w:fldCharType="begin"/>
        </w:r>
        <w:r w:rsidR="000A021E">
          <w:rPr>
            <w:noProof/>
            <w:webHidden/>
          </w:rPr>
          <w:instrText xml:space="preserve"> PAGEREF _Toc426543491 \h </w:instrText>
        </w:r>
        <w:r w:rsidR="000A021E">
          <w:rPr>
            <w:noProof/>
            <w:webHidden/>
          </w:rPr>
        </w:r>
        <w:r w:rsidR="000A021E">
          <w:rPr>
            <w:noProof/>
            <w:webHidden/>
          </w:rPr>
          <w:fldChar w:fldCharType="separate"/>
        </w:r>
        <w:r w:rsidR="00DA5DA8">
          <w:rPr>
            <w:noProof/>
            <w:webHidden/>
          </w:rPr>
          <w:t>18</w:t>
        </w:r>
        <w:r w:rsidR="000A021E">
          <w:rPr>
            <w:noProof/>
            <w:webHidden/>
          </w:rPr>
          <w:fldChar w:fldCharType="end"/>
        </w:r>
      </w:hyperlink>
    </w:p>
    <w:p w14:paraId="5EE737B0" w14:textId="77777777" w:rsidR="000A021E" w:rsidRPr="002E03E7" w:rsidRDefault="00000000">
      <w:pPr>
        <w:pStyle w:val="TOC3"/>
        <w:tabs>
          <w:tab w:val="right" w:leader="dot" w:pos="9350"/>
        </w:tabs>
        <w:rPr>
          <w:rFonts w:ascii="Calibri" w:hAnsi="Calibri"/>
          <w:noProof/>
          <w:sz w:val="22"/>
          <w:szCs w:val="22"/>
        </w:rPr>
      </w:pPr>
      <w:hyperlink w:anchor="_Toc426543492" w:history="1">
        <w:r w:rsidR="000A021E" w:rsidRPr="00EB50C4">
          <w:rPr>
            <w:rStyle w:val="Hyperlink"/>
            <w:noProof/>
          </w:rPr>
          <w:t>2.11.3 Merging Included Files</w:t>
        </w:r>
        <w:r w:rsidR="000A021E">
          <w:rPr>
            <w:noProof/>
            <w:webHidden/>
          </w:rPr>
          <w:tab/>
        </w:r>
        <w:r w:rsidR="000A021E">
          <w:rPr>
            <w:noProof/>
            <w:webHidden/>
          </w:rPr>
          <w:fldChar w:fldCharType="begin"/>
        </w:r>
        <w:r w:rsidR="000A021E">
          <w:rPr>
            <w:noProof/>
            <w:webHidden/>
          </w:rPr>
          <w:instrText xml:space="preserve"> PAGEREF _Toc426543492 \h </w:instrText>
        </w:r>
        <w:r w:rsidR="000A021E">
          <w:rPr>
            <w:noProof/>
            <w:webHidden/>
          </w:rPr>
        </w:r>
        <w:r w:rsidR="000A021E">
          <w:rPr>
            <w:noProof/>
            <w:webHidden/>
          </w:rPr>
          <w:fldChar w:fldCharType="separate"/>
        </w:r>
        <w:r w:rsidR="00DA5DA8">
          <w:rPr>
            <w:noProof/>
            <w:webHidden/>
          </w:rPr>
          <w:t>18</w:t>
        </w:r>
        <w:r w:rsidR="000A021E">
          <w:rPr>
            <w:noProof/>
            <w:webHidden/>
          </w:rPr>
          <w:fldChar w:fldCharType="end"/>
        </w:r>
      </w:hyperlink>
    </w:p>
    <w:p w14:paraId="67503201" w14:textId="77777777" w:rsidR="000A021E" w:rsidRPr="002E03E7" w:rsidRDefault="00000000">
      <w:pPr>
        <w:pStyle w:val="TOC1"/>
        <w:tabs>
          <w:tab w:val="left" w:pos="480"/>
          <w:tab w:val="right" w:leader="dot" w:pos="9350"/>
        </w:tabs>
        <w:rPr>
          <w:rFonts w:ascii="Calibri" w:hAnsi="Calibri"/>
          <w:noProof/>
          <w:sz w:val="22"/>
          <w:szCs w:val="22"/>
        </w:rPr>
      </w:pPr>
      <w:hyperlink w:anchor="_Toc426543493" w:history="1">
        <w:r w:rsidR="000A021E" w:rsidRPr="00EB50C4">
          <w:rPr>
            <w:rStyle w:val="Hyperlink"/>
            <w:noProof/>
          </w:rPr>
          <w:t>3</w:t>
        </w:r>
        <w:r w:rsidR="000A021E" w:rsidRPr="002E03E7">
          <w:rPr>
            <w:rFonts w:ascii="Calibri" w:hAnsi="Calibri"/>
            <w:noProof/>
            <w:sz w:val="22"/>
            <w:szCs w:val="22"/>
          </w:rPr>
          <w:tab/>
        </w:r>
        <w:r w:rsidR="000A021E" w:rsidRPr="00EB50C4">
          <w:rPr>
            <w:rStyle w:val="Hyperlink"/>
            <w:noProof/>
          </w:rPr>
          <w:t>Model Equation Structure</w:t>
        </w:r>
        <w:r w:rsidR="000A021E">
          <w:rPr>
            <w:noProof/>
            <w:webHidden/>
          </w:rPr>
          <w:tab/>
        </w:r>
        <w:r w:rsidR="000A021E">
          <w:rPr>
            <w:noProof/>
            <w:webHidden/>
          </w:rPr>
          <w:fldChar w:fldCharType="begin"/>
        </w:r>
        <w:r w:rsidR="000A021E">
          <w:rPr>
            <w:noProof/>
            <w:webHidden/>
          </w:rPr>
          <w:instrText xml:space="preserve"> PAGEREF _Toc426543493 \h </w:instrText>
        </w:r>
        <w:r w:rsidR="000A021E">
          <w:rPr>
            <w:noProof/>
            <w:webHidden/>
          </w:rPr>
        </w:r>
        <w:r w:rsidR="000A021E">
          <w:rPr>
            <w:noProof/>
            <w:webHidden/>
          </w:rPr>
          <w:fldChar w:fldCharType="separate"/>
        </w:r>
        <w:r w:rsidR="00DA5DA8">
          <w:rPr>
            <w:noProof/>
            <w:webHidden/>
          </w:rPr>
          <w:t>20</w:t>
        </w:r>
        <w:r w:rsidR="000A021E">
          <w:rPr>
            <w:noProof/>
            <w:webHidden/>
          </w:rPr>
          <w:fldChar w:fldCharType="end"/>
        </w:r>
      </w:hyperlink>
    </w:p>
    <w:p w14:paraId="0A9B2CC1" w14:textId="77777777" w:rsidR="000A021E" w:rsidRPr="002E03E7" w:rsidRDefault="00000000">
      <w:pPr>
        <w:pStyle w:val="TOC2"/>
        <w:tabs>
          <w:tab w:val="right" w:leader="dot" w:pos="9350"/>
        </w:tabs>
        <w:rPr>
          <w:rFonts w:ascii="Calibri" w:hAnsi="Calibri"/>
          <w:noProof/>
          <w:sz w:val="22"/>
          <w:szCs w:val="22"/>
        </w:rPr>
      </w:pPr>
      <w:hyperlink w:anchor="_Toc426543494" w:history="1">
        <w:r w:rsidR="000A021E" w:rsidRPr="00EB50C4">
          <w:rPr>
            <w:rStyle w:val="Hyperlink"/>
            <w:noProof/>
          </w:rPr>
          <w:t>3.1 Basic Functionality</w:t>
        </w:r>
        <w:r w:rsidR="000A021E">
          <w:rPr>
            <w:noProof/>
            <w:webHidden/>
          </w:rPr>
          <w:tab/>
        </w:r>
        <w:r w:rsidR="000A021E">
          <w:rPr>
            <w:noProof/>
            <w:webHidden/>
          </w:rPr>
          <w:fldChar w:fldCharType="begin"/>
        </w:r>
        <w:r w:rsidR="000A021E">
          <w:rPr>
            <w:noProof/>
            <w:webHidden/>
          </w:rPr>
          <w:instrText xml:space="preserve"> PAGEREF _Toc426543494 \h </w:instrText>
        </w:r>
        <w:r w:rsidR="000A021E">
          <w:rPr>
            <w:noProof/>
            <w:webHidden/>
          </w:rPr>
        </w:r>
        <w:r w:rsidR="000A021E">
          <w:rPr>
            <w:noProof/>
            <w:webHidden/>
          </w:rPr>
          <w:fldChar w:fldCharType="separate"/>
        </w:r>
        <w:r w:rsidR="00DA5DA8">
          <w:rPr>
            <w:noProof/>
            <w:webHidden/>
          </w:rPr>
          <w:t>20</w:t>
        </w:r>
        <w:r w:rsidR="000A021E">
          <w:rPr>
            <w:noProof/>
            <w:webHidden/>
          </w:rPr>
          <w:fldChar w:fldCharType="end"/>
        </w:r>
      </w:hyperlink>
    </w:p>
    <w:p w14:paraId="7E109A29" w14:textId="77777777" w:rsidR="000A021E" w:rsidRPr="002E03E7" w:rsidRDefault="00000000">
      <w:pPr>
        <w:pStyle w:val="TOC3"/>
        <w:tabs>
          <w:tab w:val="right" w:leader="dot" w:pos="9350"/>
        </w:tabs>
        <w:rPr>
          <w:rFonts w:ascii="Calibri" w:hAnsi="Calibri"/>
          <w:noProof/>
          <w:sz w:val="22"/>
          <w:szCs w:val="22"/>
        </w:rPr>
      </w:pPr>
      <w:hyperlink w:anchor="_Toc426543495" w:history="1">
        <w:r w:rsidR="000A021E" w:rsidRPr="00EB50C4">
          <w:rPr>
            <w:rStyle w:val="Hyperlink"/>
            <w:noProof/>
          </w:rPr>
          <w:t>3.1.1 Stocks</w:t>
        </w:r>
        <w:r w:rsidR="000A021E">
          <w:rPr>
            <w:noProof/>
            <w:webHidden/>
          </w:rPr>
          <w:tab/>
        </w:r>
        <w:r w:rsidR="000A021E">
          <w:rPr>
            <w:noProof/>
            <w:webHidden/>
          </w:rPr>
          <w:fldChar w:fldCharType="begin"/>
        </w:r>
        <w:r w:rsidR="000A021E">
          <w:rPr>
            <w:noProof/>
            <w:webHidden/>
          </w:rPr>
          <w:instrText xml:space="preserve"> PAGEREF _Toc426543495 \h </w:instrText>
        </w:r>
        <w:r w:rsidR="000A021E">
          <w:rPr>
            <w:noProof/>
            <w:webHidden/>
          </w:rPr>
        </w:r>
        <w:r w:rsidR="000A021E">
          <w:rPr>
            <w:noProof/>
            <w:webHidden/>
          </w:rPr>
          <w:fldChar w:fldCharType="separate"/>
        </w:r>
        <w:r w:rsidR="00DA5DA8">
          <w:rPr>
            <w:noProof/>
            <w:webHidden/>
          </w:rPr>
          <w:t>20</w:t>
        </w:r>
        <w:r w:rsidR="000A021E">
          <w:rPr>
            <w:noProof/>
            <w:webHidden/>
          </w:rPr>
          <w:fldChar w:fldCharType="end"/>
        </w:r>
      </w:hyperlink>
    </w:p>
    <w:p w14:paraId="5DF723FC" w14:textId="77777777" w:rsidR="000A021E" w:rsidRPr="002E03E7" w:rsidRDefault="00000000">
      <w:pPr>
        <w:pStyle w:val="TOC3"/>
        <w:tabs>
          <w:tab w:val="right" w:leader="dot" w:pos="9350"/>
        </w:tabs>
        <w:rPr>
          <w:rFonts w:ascii="Calibri" w:hAnsi="Calibri"/>
          <w:noProof/>
          <w:sz w:val="22"/>
          <w:szCs w:val="22"/>
        </w:rPr>
      </w:pPr>
      <w:hyperlink w:anchor="_Toc426543496" w:history="1">
        <w:r w:rsidR="000A021E" w:rsidRPr="00EB50C4">
          <w:rPr>
            <w:rStyle w:val="Hyperlink"/>
            <w:noProof/>
          </w:rPr>
          <w:t>3.1.2 Flows</w:t>
        </w:r>
        <w:r w:rsidR="000A021E">
          <w:rPr>
            <w:noProof/>
            <w:webHidden/>
          </w:rPr>
          <w:tab/>
        </w:r>
        <w:r w:rsidR="000A021E">
          <w:rPr>
            <w:noProof/>
            <w:webHidden/>
          </w:rPr>
          <w:fldChar w:fldCharType="begin"/>
        </w:r>
        <w:r w:rsidR="000A021E">
          <w:rPr>
            <w:noProof/>
            <w:webHidden/>
          </w:rPr>
          <w:instrText xml:space="preserve"> PAGEREF _Toc426543496 \h </w:instrText>
        </w:r>
        <w:r w:rsidR="000A021E">
          <w:rPr>
            <w:noProof/>
            <w:webHidden/>
          </w:rPr>
        </w:r>
        <w:r w:rsidR="000A021E">
          <w:rPr>
            <w:noProof/>
            <w:webHidden/>
          </w:rPr>
          <w:fldChar w:fldCharType="separate"/>
        </w:r>
        <w:r w:rsidR="00DA5DA8">
          <w:rPr>
            <w:noProof/>
            <w:webHidden/>
          </w:rPr>
          <w:t>20</w:t>
        </w:r>
        <w:r w:rsidR="000A021E">
          <w:rPr>
            <w:noProof/>
            <w:webHidden/>
          </w:rPr>
          <w:fldChar w:fldCharType="end"/>
        </w:r>
      </w:hyperlink>
    </w:p>
    <w:p w14:paraId="6D2C5595" w14:textId="77777777" w:rsidR="000A021E" w:rsidRPr="002E03E7" w:rsidRDefault="00000000">
      <w:pPr>
        <w:pStyle w:val="TOC3"/>
        <w:tabs>
          <w:tab w:val="right" w:leader="dot" w:pos="9350"/>
        </w:tabs>
        <w:rPr>
          <w:rFonts w:ascii="Calibri" w:hAnsi="Calibri"/>
          <w:noProof/>
          <w:sz w:val="22"/>
          <w:szCs w:val="22"/>
        </w:rPr>
      </w:pPr>
      <w:hyperlink w:anchor="_Toc426543497" w:history="1">
        <w:r w:rsidR="000A021E" w:rsidRPr="00EB50C4">
          <w:rPr>
            <w:rStyle w:val="Hyperlink"/>
            <w:noProof/>
          </w:rPr>
          <w:t>3.1.3 Auxiliaries</w:t>
        </w:r>
        <w:r w:rsidR="000A021E">
          <w:rPr>
            <w:noProof/>
            <w:webHidden/>
          </w:rPr>
          <w:tab/>
        </w:r>
        <w:r w:rsidR="000A021E">
          <w:rPr>
            <w:noProof/>
            <w:webHidden/>
          </w:rPr>
          <w:fldChar w:fldCharType="begin"/>
        </w:r>
        <w:r w:rsidR="000A021E">
          <w:rPr>
            <w:noProof/>
            <w:webHidden/>
          </w:rPr>
          <w:instrText xml:space="preserve"> PAGEREF _Toc426543497 \h </w:instrText>
        </w:r>
        <w:r w:rsidR="000A021E">
          <w:rPr>
            <w:noProof/>
            <w:webHidden/>
          </w:rPr>
        </w:r>
        <w:r w:rsidR="000A021E">
          <w:rPr>
            <w:noProof/>
            <w:webHidden/>
          </w:rPr>
          <w:fldChar w:fldCharType="separate"/>
        </w:r>
        <w:r w:rsidR="00DA5DA8">
          <w:rPr>
            <w:noProof/>
            <w:webHidden/>
          </w:rPr>
          <w:t>21</w:t>
        </w:r>
        <w:r w:rsidR="000A021E">
          <w:rPr>
            <w:noProof/>
            <w:webHidden/>
          </w:rPr>
          <w:fldChar w:fldCharType="end"/>
        </w:r>
      </w:hyperlink>
    </w:p>
    <w:p w14:paraId="58DC2991" w14:textId="77777777" w:rsidR="000A021E" w:rsidRPr="002E03E7" w:rsidRDefault="00000000">
      <w:pPr>
        <w:pStyle w:val="TOC3"/>
        <w:tabs>
          <w:tab w:val="right" w:leader="dot" w:pos="9350"/>
        </w:tabs>
        <w:rPr>
          <w:rFonts w:ascii="Calibri" w:hAnsi="Calibri"/>
          <w:noProof/>
          <w:sz w:val="22"/>
          <w:szCs w:val="22"/>
        </w:rPr>
      </w:pPr>
      <w:hyperlink w:anchor="_Toc426543498" w:history="1">
        <w:r w:rsidR="000A021E" w:rsidRPr="00EB50C4">
          <w:rPr>
            <w:rStyle w:val="Hyperlink"/>
            <w:noProof/>
          </w:rPr>
          <w:t>3.1.4 Graphical Functions</w:t>
        </w:r>
        <w:r w:rsidR="000A021E">
          <w:rPr>
            <w:noProof/>
            <w:webHidden/>
          </w:rPr>
          <w:tab/>
        </w:r>
        <w:r w:rsidR="000A021E">
          <w:rPr>
            <w:noProof/>
            <w:webHidden/>
          </w:rPr>
          <w:fldChar w:fldCharType="begin"/>
        </w:r>
        <w:r w:rsidR="000A021E">
          <w:rPr>
            <w:noProof/>
            <w:webHidden/>
          </w:rPr>
          <w:instrText xml:space="preserve"> PAGEREF _Toc426543498 \h </w:instrText>
        </w:r>
        <w:r w:rsidR="000A021E">
          <w:rPr>
            <w:noProof/>
            <w:webHidden/>
          </w:rPr>
        </w:r>
        <w:r w:rsidR="000A021E">
          <w:rPr>
            <w:noProof/>
            <w:webHidden/>
          </w:rPr>
          <w:fldChar w:fldCharType="separate"/>
        </w:r>
        <w:r w:rsidR="00DA5DA8">
          <w:rPr>
            <w:noProof/>
            <w:webHidden/>
          </w:rPr>
          <w:t>21</w:t>
        </w:r>
        <w:r w:rsidR="000A021E">
          <w:rPr>
            <w:noProof/>
            <w:webHidden/>
          </w:rPr>
          <w:fldChar w:fldCharType="end"/>
        </w:r>
      </w:hyperlink>
    </w:p>
    <w:p w14:paraId="11338402" w14:textId="77777777" w:rsidR="000A021E" w:rsidRPr="002E03E7" w:rsidRDefault="00000000">
      <w:pPr>
        <w:pStyle w:val="TOC3"/>
        <w:tabs>
          <w:tab w:val="right" w:leader="dot" w:pos="9350"/>
        </w:tabs>
        <w:rPr>
          <w:rFonts w:ascii="Calibri" w:hAnsi="Calibri"/>
          <w:noProof/>
          <w:sz w:val="22"/>
          <w:szCs w:val="22"/>
        </w:rPr>
      </w:pPr>
      <w:hyperlink w:anchor="_Toc426543499" w:history="1">
        <w:r w:rsidR="000A021E" w:rsidRPr="00EB50C4">
          <w:rPr>
            <w:rStyle w:val="Hyperlink"/>
            <w:noProof/>
          </w:rPr>
          <w:t>3.1.5 Model Decomposition</w:t>
        </w:r>
        <w:r w:rsidR="000A021E">
          <w:rPr>
            <w:noProof/>
            <w:webHidden/>
          </w:rPr>
          <w:tab/>
        </w:r>
        <w:r w:rsidR="000A021E">
          <w:rPr>
            <w:noProof/>
            <w:webHidden/>
          </w:rPr>
          <w:fldChar w:fldCharType="begin"/>
        </w:r>
        <w:r w:rsidR="000A021E">
          <w:rPr>
            <w:noProof/>
            <w:webHidden/>
          </w:rPr>
          <w:instrText xml:space="preserve"> PAGEREF _Toc426543499 \h </w:instrText>
        </w:r>
        <w:r w:rsidR="000A021E">
          <w:rPr>
            <w:noProof/>
            <w:webHidden/>
          </w:rPr>
        </w:r>
        <w:r w:rsidR="000A021E">
          <w:rPr>
            <w:noProof/>
            <w:webHidden/>
          </w:rPr>
          <w:fldChar w:fldCharType="separate"/>
        </w:r>
        <w:r w:rsidR="00DA5DA8">
          <w:rPr>
            <w:noProof/>
            <w:webHidden/>
          </w:rPr>
          <w:t>22</w:t>
        </w:r>
        <w:r w:rsidR="000A021E">
          <w:rPr>
            <w:noProof/>
            <w:webHidden/>
          </w:rPr>
          <w:fldChar w:fldCharType="end"/>
        </w:r>
      </w:hyperlink>
    </w:p>
    <w:p w14:paraId="005BFC86" w14:textId="77777777" w:rsidR="000A021E" w:rsidRPr="002E03E7" w:rsidRDefault="00000000">
      <w:pPr>
        <w:pStyle w:val="TOC2"/>
        <w:tabs>
          <w:tab w:val="right" w:leader="dot" w:pos="9350"/>
        </w:tabs>
        <w:rPr>
          <w:rFonts w:ascii="Calibri" w:hAnsi="Calibri"/>
          <w:noProof/>
          <w:sz w:val="22"/>
          <w:szCs w:val="22"/>
        </w:rPr>
      </w:pPr>
      <w:hyperlink w:anchor="_Toc426543500" w:history="1">
        <w:r w:rsidR="000A021E" w:rsidRPr="00EB50C4">
          <w:rPr>
            <w:rStyle w:val="Hyperlink"/>
            <w:noProof/>
          </w:rPr>
          <w:t>3.2 General Conventions</w:t>
        </w:r>
        <w:r w:rsidR="000A021E">
          <w:rPr>
            <w:noProof/>
            <w:webHidden/>
          </w:rPr>
          <w:tab/>
        </w:r>
        <w:r w:rsidR="000A021E">
          <w:rPr>
            <w:noProof/>
            <w:webHidden/>
          </w:rPr>
          <w:fldChar w:fldCharType="begin"/>
        </w:r>
        <w:r w:rsidR="000A021E">
          <w:rPr>
            <w:noProof/>
            <w:webHidden/>
          </w:rPr>
          <w:instrText xml:space="preserve"> PAGEREF _Toc426543500 \h </w:instrText>
        </w:r>
        <w:r w:rsidR="000A021E">
          <w:rPr>
            <w:noProof/>
            <w:webHidden/>
          </w:rPr>
        </w:r>
        <w:r w:rsidR="000A021E">
          <w:rPr>
            <w:noProof/>
            <w:webHidden/>
          </w:rPr>
          <w:fldChar w:fldCharType="separate"/>
        </w:r>
        <w:r w:rsidR="00DA5DA8">
          <w:rPr>
            <w:noProof/>
            <w:webHidden/>
          </w:rPr>
          <w:t>22</w:t>
        </w:r>
        <w:r w:rsidR="000A021E">
          <w:rPr>
            <w:noProof/>
            <w:webHidden/>
          </w:rPr>
          <w:fldChar w:fldCharType="end"/>
        </w:r>
      </w:hyperlink>
    </w:p>
    <w:p w14:paraId="63F35235" w14:textId="77777777" w:rsidR="000A021E" w:rsidRPr="002E03E7" w:rsidRDefault="00000000">
      <w:pPr>
        <w:pStyle w:val="TOC3"/>
        <w:tabs>
          <w:tab w:val="right" w:leader="dot" w:pos="9350"/>
        </w:tabs>
        <w:rPr>
          <w:rFonts w:ascii="Calibri" w:hAnsi="Calibri"/>
          <w:noProof/>
          <w:sz w:val="22"/>
          <w:szCs w:val="22"/>
        </w:rPr>
      </w:pPr>
      <w:hyperlink w:anchor="_Toc426543501" w:history="1">
        <w:r w:rsidR="000A021E" w:rsidRPr="00EB50C4">
          <w:rPr>
            <w:rStyle w:val="Hyperlink"/>
            <w:noProof/>
          </w:rPr>
          <w:t>3.2.1 Numeric Constants</w:t>
        </w:r>
        <w:r w:rsidR="000A021E">
          <w:rPr>
            <w:noProof/>
            <w:webHidden/>
          </w:rPr>
          <w:tab/>
        </w:r>
        <w:r w:rsidR="000A021E">
          <w:rPr>
            <w:noProof/>
            <w:webHidden/>
          </w:rPr>
          <w:fldChar w:fldCharType="begin"/>
        </w:r>
        <w:r w:rsidR="000A021E">
          <w:rPr>
            <w:noProof/>
            <w:webHidden/>
          </w:rPr>
          <w:instrText xml:space="preserve"> PAGEREF _Toc426543501 \h </w:instrText>
        </w:r>
        <w:r w:rsidR="000A021E">
          <w:rPr>
            <w:noProof/>
            <w:webHidden/>
          </w:rPr>
        </w:r>
        <w:r w:rsidR="000A021E">
          <w:rPr>
            <w:noProof/>
            <w:webHidden/>
          </w:rPr>
          <w:fldChar w:fldCharType="separate"/>
        </w:r>
        <w:r w:rsidR="00DA5DA8">
          <w:rPr>
            <w:noProof/>
            <w:webHidden/>
          </w:rPr>
          <w:t>22</w:t>
        </w:r>
        <w:r w:rsidR="000A021E">
          <w:rPr>
            <w:noProof/>
            <w:webHidden/>
          </w:rPr>
          <w:fldChar w:fldCharType="end"/>
        </w:r>
      </w:hyperlink>
    </w:p>
    <w:p w14:paraId="08A59792" w14:textId="77777777" w:rsidR="000A021E" w:rsidRPr="002E03E7" w:rsidRDefault="00000000">
      <w:pPr>
        <w:pStyle w:val="TOC3"/>
        <w:tabs>
          <w:tab w:val="right" w:leader="dot" w:pos="9350"/>
        </w:tabs>
        <w:rPr>
          <w:rFonts w:ascii="Calibri" w:hAnsi="Calibri"/>
          <w:noProof/>
          <w:sz w:val="22"/>
          <w:szCs w:val="22"/>
        </w:rPr>
      </w:pPr>
      <w:hyperlink w:anchor="_Toc426543502" w:history="1">
        <w:r w:rsidR="000A021E" w:rsidRPr="00EB50C4">
          <w:rPr>
            <w:rStyle w:val="Hyperlink"/>
            <w:noProof/>
          </w:rPr>
          <w:t>3.2.2 Identifiers</w:t>
        </w:r>
        <w:r w:rsidR="000A021E">
          <w:rPr>
            <w:noProof/>
            <w:webHidden/>
          </w:rPr>
          <w:tab/>
        </w:r>
        <w:r w:rsidR="000A021E">
          <w:rPr>
            <w:noProof/>
            <w:webHidden/>
          </w:rPr>
          <w:fldChar w:fldCharType="begin"/>
        </w:r>
        <w:r w:rsidR="000A021E">
          <w:rPr>
            <w:noProof/>
            <w:webHidden/>
          </w:rPr>
          <w:instrText xml:space="preserve"> PAGEREF _Toc426543502 \h </w:instrText>
        </w:r>
        <w:r w:rsidR="000A021E">
          <w:rPr>
            <w:noProof/>
            <w:webHidden/>
          </w:rPr>
        </w:r>
        <w:r w:rsidR="000A021E">
          <w:rPr>
            <w:noProof/>
            <w:webHidden/>
          </w:rPr>
          <w:fldChar w:fldCharType="separate"/>
        </w:r>
        <w:r w:rsidR="00DA5DA8">
          <w:rPr>
            <w:noProof/>
            <w:webHidden/>
          </w:rPr>
          <w:t>23</w:t>
        </w:r>
        <w:r w:rsidR="000A021E">
          <w:rPr>
            <w:noProof/>
            <w:webHidden/>
          </w:rPr>
          <w:fldChar w:fldCharType="end"/>
        </w:r>
      </w:hyperlink>
    </w:p>
    <w:p w14:paraId="53B47582" w14:textId="77777777" w:rsidR="000A021E" w:rsidRPr="002E03E7" w:rsidRDefault="00000000">
      <w:pPr>
        <w:pStyle w:val="TOC3"/>
        <w:tabs>
          <w:tab w:val="right" w:leader="dot" w:pos="9350"/>
        </w:tabs>
        <w:rPr>
          <w:rFonts w:ascii="Calibri" w:hAnsi="Calibri"/>
          <w:noProof/>
          <w:sz w:val="22"/>
          <w:szCs w:val="22"/>
        </w:rPr>
      </w:pPr>
      <w:hyperlink w:anchor="_Toc426543503" w:history="1">
        <w:r w:rsidR="000A021E" w:rsidRPr="00EB50C4">
          <w:rPr>
            <w:rStyle w:val="Hyperlink"/>
            <w:noProof/>
          </w:rPr>
          <w:t>3.2.3 Data Types</w:t>
        </w:r>
        <w:r w:rsidR="000A021E">
          <w:rPr>
            <w:noProof/>
            <w:webHidden/>
          </w:rPr>
          <w:tab/>
        </w:r>
        <w:r w:rsidR="000A021E">
          <w:rPr>
            <w:noProof/>
            <w:webHidden/>
          </w:rPr>
          <w:fldChar w:fldCharType="begin"/>
        </w:r>
        <w:r w:rsidR="000A021E">
          <w:rPr>
            <w:noProof/>
            <w:webHidden/>
          </w:rPr>
          <w:instrText xml:space="preserve"> PAGEREF _Toc426543503 \h </w:instrText>
        </w:r>
        <w:r w:rsidR="000A021E">
          <w:rPr>
            <w:noProof/>
            <w:webHidden/>
          </w:rPr>
        </w:r>
        <w:r w:rsidR="000A021E">
          <w:rPr>
            <w:noProof/>
            <w:webHidden/>
          </w:rPr>
          <w:fldChar w:fldCharType="separate"/>
        </w:r>
        <w:r w:rsidR="00DA5DA8">
          <w:rPr>
            <w:noProof/>
            <w:webHidden/>
          </w:rPr>
          <w:t>25</w:t>
        </w:r>
        <w:r w:rsidR="000A021E">
          <w:rPr>
            <w:noProof/>
            <w:webHidden/>
          </w:rPr>
          <w:fldChar w:fldCharType="end"/>
        </w:r>
      </w:hyperlink>
    </w:p>
    <w:p w14:paraId="4D0CE247" w14:textId="77777777" w:rsidR="000A021E" w:rsidRPr="002E03E7" w:rsidRDefault="00000000">
      <w:pPr>
        <w:pStyle w:val="TOC3"/>
        <w:tabs>
          <w:tab w:val="right" w:leader="dot" w:pos="9350"/>
        </w:tabs>
        <w:rPr>
          <w:rFonts w:ascii="Calibri" w:hAnsi="Calibri"/>
          <w:noProof/>
          <w:sz w:val="22"/>
          <w:szCs w:val="22"/>
        </w:rPr>
      </w:pPr>
      <w:hyperlink w:anchor="_Toc426543504" w:history="1">
        <w:r w:rsidR="000A021E" w:rsidRPr="00EB50C4">
          <w:rPr>
            <w:rStyle w:val="Hyperlink"/>
            <w:noProof/>
          </w:rPr>
          <w:t>3.2.4 Containers</w:t>
        </w:r>
        <w:r w:rsidR="000A021E">
          <w:rPr>
            <w:noProof/>
            <w:webHidden/>
          </w:rPr>
          <w:tab/>
        </w:r>
        <w:r w:rsidR="000A021E">
          <w:rPr>
            <w:noProof/>
            <w:webHidden/>
          </w:rPr>
          <w:fldChar w:fldCharType="begin"/>
        </w:r>
        <w:r w:rsidR="000A021E">
          <w:rPr>
            <w:noProof/>
            <w:webHidden/>
          </w:rPr>
          <w:instrText xml:space="preserve"> PAGEREF _Toc426543504 \h </w:instrText>
        </w:r>
        <w:r w:rsidR="000A021E">
          <w:rPr>
            <w:noProof/>
            <w:webHidden/>
          </w:rPr>
        </w:r>
        <w:r w:rsidR="000A021E">
          <w:rPr>
            <w:noProof/>
            <w:webHidden/>
          </w:rPr>
          <w:fldChar w:fldCharType="separate"/>
        </w:r>
        <w:r w:rsidR="00DA5DA8">
          <w:rPr>
            <w:noProof/>
            <w:webHidden/>
          </w:rPr>
          <w:t>25</w:t>
        </w:r>
        <w:r w:rsidR="000A021E">
          <w:rPr>
            <w:noProof/>
            <w:webHidden/>
          </w:rPr>
          <w:fldChar w:fldCharType="end"/>
        </w:r>
      </w:hyperlink>
    </w:p>
    <w:p w14:paraId="0251A6C6" w14:textId="77777777" w:rsidR="000A021E" w:rsidRPr="002E03E7" w:rsidRDefault="00000000">
      <w:pPr>
        <w:pStyle w:val="TOC2"/>
        <w:tabs>
          <w:tab w:val="right" w:leader="dot" w:pos="9350"/>
        </w:tabs>
        <w:rPr>
          <w:rFonts w:ascii="Calibri" w:hAnsi="Calibri"/>
          <w:noProof/>
          <w:sz w:val="22"/>
          <w:szCs w:val="22"/>
        </w:rPr>
      </w:pPr>
      <w:hyperlink w:anchor="_Toc426543505" w:history="1">
        <w:r w:rsidR="000A021E" w:rsidRPr="00EB50C4">
          <w:rPr>
            <w:rStyle w:val="Hyperlink"/>
            <w:noProof/>
          </w:rPr>
          <w:t>3.3 Expressions</w:t>
        </w:r>
        <w:r w:rsidR="000A021E">
          <w:rPr>
            <w:noProof/>
            <w:webHidden/>
          </w:rPr>
          <w:tab/>
        </w:r>
        <w:r w:rsidR="000A021E">
          <w:rPr>
            <w:noProof/>
            <w:webHidden/>
          </w:rPr>
          <w:fldChar w:fldCharType="begin"/>
        </w:r>
        <w:r w:rsidR="000A021E">
          <w:rPr>
            <w:noProof/>
            <w:webHidden/>
          </w:rPr>
          <w:instrText xml:space="preserve"> PAGEREF _Toc426543505 \h </w:instrText>
        </w:r>
        <w:r w:rsidR="000A021E">
          <w:rPr>
            <w:noProof/>
            <w:webHidden/>
          </w:rPr>
        </w:r>
        <w:r w:rsidR="000A021E">
          <w:rPr>
            <w:noProof/>
            <w:webHidden/>
          </w:rPr>
          <w:fldChar w:fldCharType="separate"/>
        </w:r>
        <w:r w:rsidR="00DA5DA8">
          <w:rPr>
            <w:noProof/>
            <w:webHidden/>
          </w:rPr>
          <w:t>26</w:t>
        </w:r>
        <w:r w:rsidR="000A021E">
          <w:rPr>
            <w:noProof/>
            <w:webHidden/>
          </w:rPr>
          <w:fldChar w:fldCharType="end"/>
        </w:r>
      </w:hyperlink>
    </w:p>
    <w:p w14:paraId="11779967" w14:textId="77777777" w:rsidR="000A021E" w:rsidRPr="002E03E7" w:rsidRDefault="00000000">
      <w:pPr>
        <w:pStyle w:val="TOC3"/>
        <w:tabs>
          <w:tab w:val="right" w:leader="dot" w:pos="9350"/>
        </w:tabs>
        <w:rPr>
          <w:rFonts w:ascii="Calibri" w:hAnsi="Calibri"/>
          <w:noProof/>
          <w:sz w:val="22"/>
          <w:szCs w:val="22"/>
        </w:rPr>
      </w:pPr>
      <w:hyperlink w:anchor="_Toc426543506" w:history="1">
        <w:r w:rsidR="000A021E" w:rsidRPr="00EB50C4">
          <w:rPr>
            <w:rStyle w:val="Hyperlink"/>
            <w:noProof/>
          </w:rPr>
          <w:t>3.3.1 Operators</w:t>
        </w:r>
        <w:r w:rsidR="000A021E">
          <w:rPr>
            <w:noProof/>
            <w:webHidden/>
          </w:rPr>
          <w:tab/>
        </w:r>
        <w:r w:rsidR="000A021E">
          <w:rPr>
            <w:noProof/>
            <w:webHidden/>
          </w:rPr>
          <w:fldChar w:fldCharType="begin"/>
        </w:r>
        <w:r w:rsidR="000A021E">
          <w:rPr>
            <w:noProof/>
            <w:webHidden/>
          </w:rPr>
          <w:instrText xml:space="preserve"> PAGEREF _Toc426543506 \h </w:instrText>
        </w:r>
        <w:r w:rsidR="000A021E">
          <w:rPr>
            <w:noProof/>
            <w:webHidden/>
          </w:rPr>
        </w:r>
        <w:r w:rsidR="000A021E">
          <w:rPr>
            <w:noProof/>
            <w:webHidden/>
          </w:rPr>
          <w:fldChar w:fldCharType="separate"/>
        </w:r>
        <w:r w:rsidR="00DA5DA8">
          <w:rPr>
            <w:noProof/>
            <w:webHidden/>
          </w:rPr>
          <w:t>26</w:t>
        </w:r>
        <w:r w:rsidR="000A021E">
          <w:rPr>
            <w:noProof/>
            <w:webHidden/>
          </w:rPr>
          <w:fldChar w:fldCharType="end"/>
        </w:r>
      </w:hyperlink>
    </w:p>
    <w:p w14:paraId="3444C2FD" w14:textId="77777777" w:rsidR="000A021E" w:rsidRPr="002E03E7" w:rsidRDefault="00000000">
      <w:pPr>
        <w:pStyle w:val="TOC3"/>
        <w:tabs>
          <w:tab w:val="right" w:leader="dot" w:pos="9350"/>
        </w:tabs>
        <w:rPr>
          <w:rFonts w:ascii="Calibri" w:hAnsi="Calibri"/>
          <w:noProof/>
          <w:sz w:val="22"/>
          <w:szCs w:val="22"/>
        </w:rPr>
      </w:pPr>
      <w:hyperlink w:anchor="_Toc426543507" w:history="1">
        <w:r w:rsidR="000A021E" w:rsidRPr="00EB50C4">
          <w:rPr>
            <w:rStyle w:val="Hyperlink"/>
            <w:noProof/>
          </w:rPr>
          <w:t>3.3.2 Function Calls</w:t>
        </w:r>
        <w:r w:rsidR="000A021E">
          <w:rPr>
            <w:noProof/>
            <w:webHidden/>
          </w:rPr>
          <w:tab/>
        </w:r>
        <w:r w:rsidR="000A021E">
          <w:rPr>
            <w:noProof/>
            <w:webHidden/>
          </w:rPr>
          <w:fldChar w:fldCharType="begin"/>
        </w:r>
        <w:r w:rsidR="000A021E">
          <w:rPr>
            <w:noProof/>
            <w:webHidden/>
          </w:rPr>
          <w:instrText xml:space="preserve"> PAGEREF _Toc426543507 \h </w:instrText>
        </w:r>
        <w:r w:rsidR="000A021E">
          <w:rPr>
            <w:noProof/>
            <w:webHidden/>
          </w:rPr>
        </w:r>
        <w:r w:rsidR="000A021E">
          <w:rPr>
            <w:noProof/>
            <w:webHidden/>
          </w:rPr>
          <w:fldChar w:fldCharType="separate"/>
        </w:r>
        <w:r w:rsidR="00DA5DA8">
          <w:rPr>
            <w:noProof/>
            <w:webHidden/>
          </w:rPr>
          <w:t>26</w:t>
        </w:r>
        <w:r w:rsidR="000A021E">
          <w:rPr>
            <w:noProof/>
            <w:webHidden/>
          </w:rPr>
          <w:fldChar w:fldCharType="end"/>
        </w:r>
      </w:hyperlink>
    </w:p>
    <w:p w14:paraId="4CF921BA" w14:textId="77777777" w:rsidR="000A021E" w:rsidRPr="002E03E7" w:rsidRDefault="00000000">
      <w:pPr>
        <w:pStyle w:val="TOC3"/>
        <w:tabs>
          <w:tab w:val="right" w:leader="dot" w:pos="9350"/>
        </w:tabs>
        <w:rPr>
          <w:rFonts w:ascii="Calibri" w:hAnsi="Calibri"/>
          <w:noProof/>
          <w:sz w:val="22"/>
          <w:szCs w:val="22"/>
        </w:rPr>
      </w:pPr>
      <w:hyperlink w:anchor="_Toc426543508" w:history="1">
        <w:r w:rsidR="000A021E" w:rsidRPr="00EB50C4">
          <w:rPr>
            <w:rStyle w:val="Hyperlink"/>
            <w:noProof/>
          </w:rPr>
          <w:t>3.3.3 Structured Statements</w:t>
        </w:r>
        <w:r w:rsidR="000A021E">
          <w:rPr>
            <w:noProof/>
            <w:webHidden/>
          </w:rPr>
          <w:tab/>
        </w:r>
        <w:r w:rsidR="000A021E">
          <w:rPr>
            <w:noProof/>
            <w:webHidden/>
          </w:rPr>
          <w:fldChar w:fldCharType="begin"/>
        </w:r>
        <w:r w:rsidR="000A021E">
          <w:rPr>
            <w:noProof/>
            <w:webHidden/>
          </w:rPr>
          <w:instrText xml:space="preserve"> PAGEREF _Toc426543508 \h </w:instrText>
        </w:r>
        <w:r w:rsidR="000A021E">
          <w:rPr>
            <w:noProof/>
            <w:webHidden/>
          </w:rPr>
        </w:r>
        <w:r w:rsidR="000A021E">
          <w:rPr>
            <w:noProof/>
            <w:webHidden/>
          </w:rPr>
          <w:fldChar w:fldCharType="separate"/>
        </w:r>
        <w:r w:rsidR="00DA5DA8">
          <w:rPr>
            <w:noProof/>
            <w:webHidden/>
          </w:rPr>
          <w:t>27</w:t>
        </w:r>
        <w:r w:rsidR="000A021E">
          <w:rPr>
            <w:noProof/>
            <w:webHidden/>
          </w:rPr>
          <w:fldChar w:fldCharType="end"/>
        </w:r>
      </w:hyperlink>
    </w:p>
    <w:p w14:paraId="0C8FB0CB" w14:textId="77777777" w:rsidR="000A021E" w:rsidRPr="002E03E7" w:rsidRDefault="00000000">
      <w:pPr>
        <w:pStyle w:val="TOC3"/>
        <w:tabs>
          <w:tab w:val="right" w:leader="dot" w:pos="9350"/>
        </w:tabs>
        <w:rPr>
          <w:rFonts w:ascii="Calibri" w:hAnsi="Calibri"/>
          <w:noProof/>
          <w:sz w:val="22"/>
          <w:szCs w:val="22"/>
        </w:rPr>
      </w:pPr>
      <w:hyperlink w:anchor="_Toc426543509" w:history="1">
        <w:r w:rsidR="000A021E" w:rsidRPr="00EB50C4">
          <w:rPr>
            <w:rStyle w:val="Hyperlink"/>
            <w:noProof/>
          </w:rPr>
          <w:t>3.3.4 In-line Comments</w:t>
        </w:r>
        <w:r w:rsidR="000A021E">
          <w:rPr>
            <w:noProof/>
            <w:webHidden/>
          </w:rPr>
          <w:tab/>
        </w:r>
        <w:r w:rsidR="000A021E">
          <w:rPr>
            <w:noProof/>
            <w:webHidden/>
          </w:rPr>
          <w:fldChar w:fldCharType="begin"/>
        </w:r>
        <w:r w:rsidR="000A021E">
          <w:rPr>
            <w:noProof/>
            <w:webHidden/>
          </w:rPr>
          <w:instrText xml:space="preserve"> PAGEREF _Toc426543509 \h </w:instrText>
        </w:r>
        <w:r w:rsidR="000A021E">
          <w:rPr>
            <w:noProof/>
            <w:webHidden/>
          </w:rPr>
        </w:r>
        <w:r w:rsidR="000A021E">
          <w:rPr>
            <w:noProof/>
            <w:webHidden/>
          </w:rPr>
          <w:fldChar w:fldCharType="separate"/>
        </w:r>
        <w:r w:rsidR="00DA5DA8">
          <w:rPr>
            <w:noProof/>
            <w:webHidden/>
          </w:rPr>
          <w:t>27</w:t>
        </w:r>
        <w:r w:rsidR="000A021E">
          <w:rPr>
            <w:noProof/>
            <w:webHidden/>
          </w:rPr>
          <w:fldChar w:fldCharType="end"/>
        </w:r>
      </w:hyperlink>
    </w:p>
    <w:p w14:paraId="7F7E1583" w14:textId="77777777" w:rsidR="000A021E" w:rsidRPr="002E03E7" w:rsidRDefault="00000000">
      <w:pPr>
        <w:pStyle w:val="TOC3"/>
        <w:tabs>
          <w:tab w:val="right" w:leader="dot" w:pos="9350"/>
        </w:tabs>
        <w:rPr>
          <w:rFonts w:ascii="Calibri" w:hAnsi="Calibri"/>
          <w:noProof/>
          <w:sz w:val="22"/>
          <w:szCs w:val="22"/>
        </w:rPr>
      </w:pPr>
      <w:hyperlink w:anchor="_Toc426543510" w:history="1">
        <w:r w:rsidR="000A021E" w:rsidRPr="00EB50C4">
          <w:rPr>
            <w:rStyle w:val="Hyperlink"/>
            <w:noProof/>
          </w:rPr>
          <w:t>3.3.5 Documentation</w:t>
        </w:r>
        <w:r w:rsidR="000A021E">
          <w:rPr>
            <w:noProof/>
            <w:webHidden/>
          </w:rPr>
          <w:tab/>
        </w:r>
        <w:r w:rsidR="000A021E">
          <w:rPr>
            <w:noProof/>
            <w:webHidden/>
          </w:rPr>
          <w:fldChar w:fldCharType="begin"/>
        </w:r>
        <w:r w:rsidR="000A021E">
          <w:rPr>
            <w:noProof/>
            <w:webHidden/>
          </w:rPr>
          <w:instrText xml:space="preserve"> PAGEREF _Toc426543510 \h </w:instrText>
        </w:r>
        <w:r w:rsidR="000A021E">
          <w:rPr>
            <w:noProof/>
            <w:webHidden/>
          </w:rPr>
        </w:r>
        <w:r w:rsidR="000A021E">
          <w:rPr>
            <w:noProof/>
            <w:webHidden/>
          </w:rPr>
          <w:fldChar w:fldCharType="separate"/>
        </w:r>
        <w:r w:rsidR="00DA5DA8">
          <w:rPr>
            <w:noProof/>
            <w:webHidden/>
          </w:rPr>
          <w:t>27</w:t>
        </w:r>
        <w:r w:rsidR="000A021E">
          <w:rPr>
            <w:noProof/>
            <w:webHidden/>
          </w:rPr>
          <w:fldChar w:fldCharType="end"/>
        </w:r>
      </w:hyperlink>
    </w:p>
    <w:p w14:paraId="230C4485" w14:textId="77777777" w:rsidR="000A021E" w:rsidRPr="002E03E7" w:rsidRDefault="00000000">
      <w:pPr>
        <w:pStyle w:val="TOC3"/>
        <w:tabs>
          <w:tab w:val="right" w:leader="dot" w:pos="9350"/>
        </w:tabs>
        <w:rPr>
          <w:rFonts w:ascii="Calibri" w:hAnsi="Calibri"/>
          <w:noProof/>
          <w:sz w:val="22"/>
          <w:szCs w:val="22"/>
        </w:rPr>
      </w:pPr>
      <w:hyperlink w:anchor="_Toc426543511" w:history="1">
        <w:r w:rsidR="000A021E" w:rsidRPr="00EB50C4">
          <w:rPr>
            <w:rStyle w:val="Hyperlink"/>
            <w:noProof/>
          </w:rPr>
          <w:t>3.3.6 Units</w:t>
        </w:r>
        <w:r w:rsidR="000A021E">
          <w:rPr>
            <w:noProof/>
            <w:webHidden/>
          </w:rPr>
          <w:tab/>
        </w:r>
        <w:r w:rsidR="000A021E">
          <w:rPr>
            <w:noProof/>
            <w:webHidden/>
          </w:rPr>
          <w:fldChar w:fldCharType="begin"/>
        </w:r>
        <w:r w:rsidR="000A021E">
          <w:rPr>
            <w:noProof/>
            <w:webHidden/>
          </w:rPr>
          <w:instrText xml:space="preserve"> PAGEREF _Toc426543511 \h </w:instrText>
        </w:r>
        <w:r w:rsidR="000A021E">
          <w:rPr>
            <w:noProof/>
            <w:webHidden/>
          </w:rPr>
        </w:r>
        <w:r w:rsidR="000A021E">
          <w:rPr>
            <w:noProof/>
            <w:webHidden/>
          </w:rPr>
          <w:fldChar w:fldCharType="separate"/>
        </w:r>
        <w:r w:rsidR="00DA5DA8">
          <w:rPr>
            <w:noProof/>
            <w:webHidden/>
          </w:rPr>
          <w:t>27</w:t>
        </w:r>
        <w:r w:rsidR="000A021E">
          <w:rPr>
            <w:noProof/>
            <w:webHidden/>
          </w:rPr>
          <w:fldChar w:fldCharType="end"/>
        </w:r>
      </w:hyperlink>
    </w:p>
    <w:p w14:paraId="28AD5498" w14:textId="77777777" w:rsidR="000A021E" w:rsidRPr="002E03E7" w:rsidRDefault="00000000">
      <w:pPr>
        <w:pStyle w:val="TOC2"/>
        <w:tabs>
          <w:tab w:val="right" w:leader="dot" w:pos="9350"/>
        </w:tabs>
        <w:rPr>
          <w:rFonts w:ascii="Calibri" w:hAnsi="Calibri"/>
          <w:noProof/>
          <w:sz w:val="22"/>
          <w:szCs w:val="22"/>
        </w:rPr>
      </w:pPr>
      <w:hyperlink w:anchor="_Toc426543512" w:history="1">
        <w:r w:rsidR="000A021E" w:rsidRPr="00EB50C4">
          <w:rPr>
            <w:rStyle w:val="Hyperlink"/>
            <w:noProof/>
          </w:rPr>
          <w:t>3.4 Simulation Specifications</w:t>
        </w:r>
        <w:r w:rsidR="000A021E">
          <w:rPr>
            <w:noProof/>
            <w:webHidden/>
          </w:rPr>
          <w:tab/>
        </w:r>
        <w:r w:rsidR="000A021E">
          <w:rPr>
            <w:noProof/>
            <w:webHidden/>
          </w:rPr>
          <w:fldChar w:fldCharType="begin"/>
        </w:r>
        <w:r w:rsidR="000A021E">
          <w:rPr>
            <w:noProof/>
            <w:webHidden/>
          </w:rPr>
          <w:instrText xml:space="preserve"> PAGEREF _Toc426543512 \h </w:instrText>
        </w:r>
        <w:r w:rsidR="000A021E">
          <w:rPr>
            <w:noProof/>
            <w:webHidden/>
          </w:rPr>
        </w:r>
        <w:r w:rsidR="000A021E">
          <w:rPr>
            <w:noProof/>
            <w:webHidden/>
          </w:rPr>
          <w:fldChar w:fldCharType="separate"/>
        </w:r>
        <w:r w:rsidR="00DA5DA8">
          <w:rPr>
            <w:noProof/>
            <w:webHidden/>
          </w:rPr>
          <w:t>29</w:t>
        </w:r>
        <w:r w:rsidR="000A021E">
          <w:rPr>
            <w:noProof/>
            <w:webHidden/>
          </w:rPr>
          <w:fldChar w:fldCharType="end"/>
        </w:r>
      </w:hyperlink>
    </w:p>
    <w:p w14:paraId="1C93207D" w14:textId="77777777" w:rsidR="000A021E" w:rsidRPr="002E03E7" w:rsidRDefault="00000000">
      <w:pPr>
        <w:pStyle w:val="TOC3"/>
        <w:tabs>
          <w:tab w:val="right" w:leader="dot" w:pos="9350"/>
        </w:tabs>
        <w:rPr>
          <w:rFonts w:ascii="Calibri" w:hAnsi="Calibri"/>
          <w:noProof/>
          <w:sz w:val="22"/>
          <w:szCs w:val="22"/>
        </w:rPr>
      </w:pPr>
      <w:hyperlink w:anchor="_Toc426543513" w:history="1">
        <w:r w:rsidR="000A021E" w:rsidRPr="00EB50C4">
          <w:rPr>
            <w:rStyle w:val="Hyperlink"/>
            <w:noProof/>
          </w:rPr>
          <w:t>3.4.1 Integration Methods</w:t>
        </w:r>
        <w:r w:rsidR="000A021E">
          <w:rPr>
            <w:noProof/>
            <w:webHidden/>
          </w:rPr>
          <w:tab/>
        </w:r>
        <w:r w:rsidR="000A021E">
          <w:rPr>
            <w:noProof/>
            <w:webHidden/>
          </w:rPr>
          <w:fldChar w:fldCharType="begin"/>
        </w:r>
        <w:r w:rsidR="000A021E">
          <w:rPr>
            <w:noProof/>
            <w:webHidden/>
          </w:rPr>
          <w:instrText xml:space="preserve"> PAGEREF _Toc426543513 \h </w:instrText>
        </w:r>
        <w:r w:rsidR="000A021E">
          <w:rPr>
            <w:noProof/>
            <w:webHidden/>
          </w:rPr>
        </w:r>
        <w:r w:rsidR="000A021E">
          <w:rPr>
            <w:noProof/>
            <w:webHidden/>
          </w:rPr>
          <w:fldChar w:fldCharType="separate"/>
        </w:r>
        <w:r w:rsidR="00DA5DA8">
          <w:rPr>
            <w:noProof/>
            <w:webHidden/>
          </w:rPr>
          <w:t>29</w:t>
        </w:r>
        <w:r w:rsidR="000A021E">
          <w:rPr>
            <w:noProof/>
            <w:webHidden/>
          </w:rPr>
          <w:fldChar w:fldCharType="end"/>
        </w:r>
      </w:hyperlink>
    </w:p>
    <w:p w14:paraId="53522A02" w14:textId="77777777" w:rsidR="000A021E" w:rsidRPr="002E03E7" w:rsidRDefault="00000000">
      <w:pPr>
        <w:pStyle w:val="TOC3"/>
        <w:tabs>
          <w:tab w:val="right" w:leader="dot" w:pos="9350"/>
        </w:tabs>
        <w:rPr>
          <w:rFonts w:ascii="Calibri" w:hAnsi="Calibri"/>
          <w:noProof/>
          <w:sz w:val="22"/>
          <w:szCs w:val="22"/>
        </w:rPr>
      </w:pPr>
      <w:hyperlink w:anchor="_Toc426543514" w:history="1">
        <w:r w:rsidR="000A021E" w:rsidRPr="00EB50C4">
          <w:rPr>
            <w:rStyle w:val="Hyperlink"/>
            <w:noProof/>
          </w:rPr>
          <w:t>3.4.2 Simulation Events</w:t>
        </w:r>
        <w:r w:rsidR="000A021E">
          <w:rPr>
            <w:noProof/>
            <w:webHidden/>
          </w:rPr>
          <w:tab/>
        </w:r>
        <w:r w:rsidR="000A021E">
          <w:rPr>
            <w:noProof/>
            <w:webHidden/>
          </w:rPr>
          <w:fldChar w:fldCharType="begin"/>
        </w:r>
        <w:r w:rsidR="000A021E">
          <w:rPr>
            <w:noProof/>
            <w:webHidden/>
          </w:rPr>
          <w:instrText xml:space="preserve"> PAGEREF _Toc426543514 \h </w:instrText>
        </w:r>
        <w:r w:rsidR="000A021E">
          <w:rPr>
            <w:noProof/>
            <w:webHidden/>
          </w:rPr>
        </w:r>
        <w:r w:rsidR="000A021E">
          <w:rPr>
            <w:noProof/>
            <w:webHidden/>
          </w:rPr>
          <w:fldChar w:fldCharType="separate"/>
        </w:r>
        <w:r w:rsidR="00DA5DA8">
          <w:rPr>
            <w:noProof/>
            <w:webHidden/>
          </w:rPr>
          <w:t>29</w:t>
        </w:r>
        <w:r w:rsidR="000A021E">
          <w:rPr>
            <w:noProof/>
            <w:webHidden/>
          </w:rPr>
          <w:fldChar w:fldCharType="end"/>
        </w:r>
      </w:hyperlink>
    </w:p>
    <w:p w14:paraId="12227D53" w14:textId="77777777" w:rsidR="000A021E" w:rsidRPr="002E03E7" w:rsidRDefault="00000000">
      <w:pPr>
        <w:pStyle w:val="TOC2"/>
        <w:tabs>
          <w:tab w:val="right" w:leader="dot" w:pos="9350"/>
        </w:tabs>
        <w:rPr>
          <w:rFonts w:ascii="Calibri" w:hAnsi="Calibri"/>
          <w:noProof/>
          <w:sz w:val="22"/>
          <w:szCs w:val="22"/>
        </w:rPr>
      </w:pPr>
      <w:hyperlink w:anchor="_Toc426543515" w:history="1">
        <w:r w:rsidR="000A021E" w:rsidRPr="00EB50C4">
          <w:rPr>
            <w:rStyle w:val="Hyperlink"/>
            <w:noProof/>
          </w:rPr>
          <w:t>3.5 Built-in Functions</w:t>
        </w:r>
        <w:r w:rsidR="000A021E">
          <w:rPr>
            <w:noProof/>
            <w:webHidden/>
          </w:rPr>
          <w:tab/>
        </w:r>
        <w:r w:rsidR="000A021E">
          <w:rPr>
            <w:noProof/>
            <w:webHidden/>
          </w:rPr>
          <w:fldChar w:fldCharType="begin"/>
        </w:r>
        <w:r w:rsidR="000A021E">
          <w:rPr>
            <w:noProof/>
            <w:webHidden/>
          </w:rPr>
          <w:instrText xml:space="preserve"> PAGEREF _Toc426543515 \h </w:instrText>
        </w:r>
        <w:r w:rsidR="000A021E">
          <w:rPr>
            <w:noProof/>
            <w:webHidden/>
          </w:rPr>
        </w:r>
        <w:r w:rsidR="000A021E">
          <w:rPr>
            <w:noProof/>
            <w:webHidden/>
          </w:rPr>
          <w:fldChar w:fldCharType="separate"/>
        </w:r>
        <w:r w:rsidR="00DA5DA8">
          <w:rPr>
            <w:noProof/>
            <w:webHidden/>
          </w:rPr>
          <w:t>30</w:t>
        </w:r>
        <w:r w:rsidR="000A021E">
          <w:rPr>
            <w:noProof/>
            <w:webHidden/>
          </w:rPr>
          <w:fldChar w:fldCharType="end"/>
        </w:r>
      </w:hyperlink>
    </w:p>
    <w:p w14:paraId="502E9086" w14:textId="77777777" w:rsidR="000A021E" w:rsidRPr="002E03E7" w:rsidRDefault="00000000">
      <w:pPr>
        <w:pStyle w:val="TOC3"/>
        <w:tabs>
          <w:tab w:val="right" w:leader="dot" w:pos="9350"/>
        </w:tabs>
        <w:rPr>
          <w:rFonts w:ascii="Calibri" w:hAnsi="Calibri"/>
          <w:noProof/>
          <w:sz w:val="22"/>
          <w:szCs w:val="22"/>
        </w:rPr>
      </w:pPr>
      <w:hyperlink w:anchor="_Toc426543516" w:history="1">
        <w:r w:rsidR="000A021E" w:rsidRPr="00EB50C4">
          <w:rPr>
            <w:rStyle w:val="Hyperlink"/>
            <w:noProof/>
          </w:rPr>
          <w:t>3.5.1 Mathematical Functions</w:t>
        </w:r>
        <w:r w:rsidR="000A021E">
          <w:rPr>
            <w:noProof/>
            <w:webHidden/>
          </w:rPr>
          <w:tab/>
        </w:r>
        <w:r w:rsidR="000A021E">
          <w:rPr>
            <w:noProof/>
            <w:webHidden/>
          </w:rPr>
          <w:fldChar w:fldCharType="begin"/>
        </w:r>
        <w:r w:rsidR="000A021E">
          <w:rPr>
            <w:noProof/>
            <w:webHidden/>
          </w:rPr>
          <w:instrText xml:space="preserve"> PAGEREF _Toc426543516 \h </w:instrText>
        </w:r>
        <w:r w:rsidR="000A021E">
          <w:rPr>
            <w:noProof/>
            <w:webHidden/>
          </w:rPr>
        </w:r>
        <w:r w:rsidR="000A021E">
          <w:rPr>
            <w:noProof/>
            <w:webHidden/>
          </w:rPr>
          <w:fldChar w:fldCharType="separate"/>
        </w:r>
        <w:r w:rsidR="00DA5DA8">
          <w:rPr>
            <w:noProof/>
            <w:webHidden/>
          </w:rPr>
          <w:t>30</w:t>
        </w:r>
        <w:r w:rsidR="000A021E">
          <w:rPr>
            <w:noProof/>
            <w:webHidden/>
          </w:rPr>
          <w:fldChar w:fldCharType="end"/>
        </w:r>
      </w:hyperlink>
    </w:p>
    <w:p w14:paraId="256B4770" w14:textId="77777777" w:rsidR="000A021E" w:rsidRPr="002E03E7" w:rsidRDefault="00000000">
      <w:pPr>
        <w:pStyle w:val="TOC3"/>
        <w:tabs>
          <w:tab w:val="right" w:leader="dot" w:pos="9350"/>
        </w:tabs>
        <w:rPr>
          <w:rFonts w:ascii="Calibri" w:hAnsi="Calibri"/>
          <w:noProof/>
          <w:sz w:val="22"/>
          <w:szCs w:val="22"/>
        </w:rPr>
      </w:pPr>
      <w:hyperlink w:anchor="_Toc426543517" w:history="1">
        <w:r w:rsidR="000A021E" w:rsidRPr="00EB50C4">
          <w:rPr>
            <w:rStyle w:val="Hyperlink"/>
            <w:noProof/>
          </w:rPr>
          <w:t>3.5.2 Statistical Functions</w:t>
        </w:r>
        <w:r w:rsidR="000A021E">
          <w:rPr>
            <w:noProof/>
            <w:webHidden/>
          </w:rPr>
          <w:tab/>
        </w:r>
        <w:r w:rsidR="000A021E">
          <w:rPr>
            <w:noProof/>
            <w:webHidden/>
          </w:rPr>
          <w:fldChar w:fldCharType="begin"/>
        </w:r>
        <w:r w:rsidR="000A021E">
          <w:rPr>
            <w:noProof/>
            <w:webHidden/>
          </w:rPr>
          <w:instrText xml:space="preserve"> PAGEREF _Toc426543517 \h </w:instrText>
        </w:r>
        <w:r w:rsidR="000A021E">
          <w:rPr>
            <w:noProof/>
            <w:webHidden/>
          </w:rPr>
        </w:r>
        <w:r w:rsidR="000A021E">
          <w:rPr>
            <w:noProof/>
            <w:webHidden/>
          </w:rPr>
          <w:fldChar w:fldCharType="separate"/>
        </w:r>
        <w:r w:rsidR="00DA5DA8">
          <w:rPr>
            <w:noProof/>
            <w:webHidden/>
          </w:rPr>
          <w:t>31</w:t>
        </w:r>
        <w:r w:rsidR="000A021E">
          <w:rPr>
            <w:noProof/>
            <w:webHidden/>
          </w:rPr>
          <w:fldChar w:fldCharType="end"/>
        </w:r>
      </w:hyperlink>
    </w:p>
    <w:p w14:paraId="1FA0569A" w14:textId="77777777" w:rsidR="000A021E" w:rsidRPr="002E03E7" w:rsidRDefault="00000000">
      <w:pPr>
        <w:pStyle w:val="TOC3"/>
        <w:tabs>
          <w:tab w:val="right" w:leader="dot" w:pos="9350"/>
        </w:tabs>
        <w:rPr>
          <w:rFonts w:ascii="Calibri" w:hAnsi="Calibri"/>
          <w:noProof/>
          <w:sz w:val="22"/>
          <w:szCs w:val="22"/>
        </w:rPr>
      </w:pPr>
      <w:hyperlink w:anchor="_Toc426543518" w:history="1">
        <w:r w:rsidR="000A021E" w:rsidRPr="00EB50C4">
          <w:rPr>
            <w:rStyle w:val="Hyperlink"/>
            <w:noProof/>
          </w:rPr>
          <w:t>3.5.3 Delay Functions</w:t>
        </w:r>
        <w:r w:rsidR="000A021E">
          <w:rPr>
            <w:noProof/>
            <w:webHidden/>
          </w:rPr>
          <w:tab/>
        </w:r>
        <w:r w:rsidR="000A021E">
          <w:rPr>
            <w:noProof/>
            <w:webHidden/>
          </w:rPr>
          <w:fldChar w:fldCharType="begin"/>
        </w:r>
        <w:r w:rsidR="000A021E">
          <w:rPr>
            <w:noProof/>
            <w:webHidden/>
          </w:rPr>
          <w:instrText xml:space="preserve"> PAGEREF _Toc426543518 \h </w:instrText>
        </w:r>
        <w:r w:rsidR="000A021E">
          <w:rPr>
            <w:noProof/>
            <w:webHidden/>
          </w:rPr>
        </w:r>
        <w:r w:rsidR="000A021E">
          <w:rPr>
            <w:noProof/>
            <w:webHidden/>
          </w:rPr>
          <w:fldChar w:fldCharType="separate"/>
        </w:r>
        <w:r w:rsidR="00DA5DA8">
          <w:rPr>
            <w:noProof/>
            <w:webHidden/>
          </w:rPr>
          <w:t>32</w:t>
        </w:r>
        <w:r w:rsidR="000A021E">
          <w:rPr>
            <w:noProof/>
            <w:webHidden/>
          </w:rPr>
          <w:fldChar w:fldCharType="end"/>
        </w:r>
      </w:hyperlink>
    </w:p>
    <w:p w14:paraId="65270D49" w14:textId="77777777" w:rsidR="000A021E" w:rsidRPr="002E03E7" w:rsidRDefault="00000000">
      <w:pPr>
        <w:pStyle w:val="TOC3"/>
        <w:tabs>
          <w:tab w:val="right" w:leader="dot" w:pos="9350"/>
        </w:tabs>
        <w:rPr>
          <w:rFonts w:ascii="Calibri" w:hAnsi="Calibri"/>
          <w:noProof/>
          <w:sz w:val="22"/>
          <w:szCs w:val="22"/>
        </w:rPr>
      </w:pPr>
      <w:hyperlink w:anchor="_Toc426543519" w:history="1">
        <w:r w:rsidR="000A021E" w:rsidRPr="00EB50C4">
          <w:rPr>
            <w:rStyle w:val="Hyperlink"/>
            <w:noProof/>
          </w:rPr>
          <w:t>3.5.4 Test Input Functions</w:t>
        </w:r>
        <w:r w:rsidR="000A021E">
          <w:rPr>
            <w:noProof/>
            <w:webHidden/>
          </w:rPr>
          <w:tab/>
        </w:r>
        <w:r w:rsidR="000A021E">
          <w:rPr>
            <w:noProof/>
            <w:webHidden/>
          </w:rPr>
          <w:fldChar w:fldCharType="begin"/>
        </w:r>
        <w:r w:rsidR="000A021E">
          <w:rPr>
            <w:noProof/>
            <w:webHidden/>
          </w:rPr>
          <w:instrText xml:space="preserve"> PAGEREF _Toc426543519 \h </w:instrText>
        </w:r>
        <w:r w:rsidR="000A021E">
          <w:rPr>
            <w:noProof/>
            <w:webHidden/>
          </w:rPr>
        </w:r>
        <w:r w:rsidR="000A021E">
          <w:rPr>
            <w:noProof/>
            <w:webHidden/>
          </w:rPr>
          <w:fldChar w:fldCharType="separate"/>
        </w:r>
        <w:r w:rsidR="00DA5DA8">
          <w:rPr>
            <w:noProof/>
            <w:webHidden/>
          </w:rPr>
          <w:t>33</w:t>
        </w:r>
        <w:r w:rsidR="000A021E">
          <w:rPr>
            <w:noProof/>
            <w:webHidden/>
          </w:rPr>
          <w:fldChar w:fldCharType="end"/>
        </w:r>
      </w:hyperlink>
    </w:p>
    <w:p w14:paraId="2635A454" w14:textId="77777777" w:rsidR="000A021E" w:rsidRPr="002E03E7" w:rsidRDefault="00000000">
      <w:pPr>
        <w:pStyle w:val="TOC3"/>
        <w:tabs>
          <w:tab w:val="right" w:leader="dot" w:pos="9350"/>
        </w:tabs>
        <w:rPr>
          <w:rFonts w:ascii="Calibri" w:hAnsi="Calibri"/>
          <w:noProof/>
          <w:sz w:val="22"/>
          <w:szCs w:val="22"/>
        </w:rPr>
      </w:pPr>
      <w:hyperlink w:anchor="_Toc426543520" w:history="1">
        <w:r w:rsidR="000A021E" w:rsidRPr="00EB50C4">
          <w:rPr>
            <w:rStyle w:val="Hyperlink"/>
            <w:noProof/>
          </w:rPr>
          <w:t>3.5.5 Time Functions</w:t>
        </w:r>
        <w:r w:rsidR="000A021E">
          <w:rPr>
            <w:noProof/>
            <w:webHidden/>
          </w:rPr>
          <w:tab/>
        </w:r>
        <w:r w:rsidR="000A021E">
          <w:rPr>
            <w:noProof/>
            <w:webHidden/>
          </w:rPr>
          <w:fldChar w:fldCharType="begin"/>
        </w:r>
        <w:r w:rsidR="000A021E">
          <w:rPr>
            <w:noProof/>
            <w:webHidden/>
          </w:rPr>
          <w:instrText xml:space="preserve"> PAGEREF _Toc426543520 \h </w:instrText>
        </w:r>
        <w:r w:rsidR="000A021E">
          <w:rPr>
            <w:noProof/>
            <w:webHidden/>
          </w:rPr>
        </w:r>
        <w:r w:rsidR="000A021E">
          <w:rPr>
            <w:noProof/>
            <w:webHidden/>
          </w:rPr>
          <w:fldChar w:fldCharType="separate"/>
        </w:r>
        <w:r w:rsidR="00DA5DA8">
          <w:rPr>
            <w:noProof/>
            <w:webHidden/>
          </w:rPr>
          <w:t>33</w:t>
        </w:r>
        <w:r w:rsidR="000A021E">
          <w:rPr>
            <w:noProof/>
            <w:webHidden/>
          </w:rPr>
          <w:fldChar w:fldCharType="end"/>
        </w:r>
      </w:hyperlink>
    </w:p>
    <w:p w14:paraId="72EDF930" w14:textId="77777777" w:rsidR="000A021E" w:rsidRPr="002E03E7" w:rsidRDefault="00000000">
      <w:pPr>
        <w:pStyle w:val="TOC3"/>
        <w:tabs>
          <w:tab w:val="right" w:leader="dot" w:pos="9350"/>
        </w:tabs>
        <w:rPr>
          <w:rFonts w:ascii="Calibri" w:hAnsi="Calibri"/>
          <w:noProof/>
          <w:sz w:val="22"/>
          <w:szCs w:val="22"/>
        </w:rPr>
      </w:pPr>
      <w:hyperlink w:anchor="_Toc426543521" w:history="1">
        <w:r w:rsidR="000A021E" w:rsidRPr="00EB50C4">
          <w:rPr>
            <w:rStyle w:val="Hyperlink"/>
            <w:noProof/>
          </w:rPr>
          <w:t>3.5.6 Miscellaneous Functions</w:t>
        </w:r>
        <w:r w:rsidR="000A021E">
          <w:rPr>
            <w:noProof/>
            <w:webHidden/>
          </w:rPr>
          <w:tab/>
        </w:r>
        <w:r w:rsidR="000A021E">
          <w:rPr>
            <w:noProof/>
            <w:webHidden/>
          </w:rPr>
          <w:fldChar w:fldCharType="begin"/>
        </w:r>
        <w:r w:rsidR="000A021E">
          <w:rPr>
            <w:noProof/>
            <w:webHidden/>
          </w:rPr>
          <w:instrText xml:space="preserve"> PAGEREF _Toc426543521 \h </w:instrText>
        </w:r>
        <w:r w:rsidR="000A021E">
          <w:rPr>
            <w:noProof/>
            <w:webHidden/>
          </w:rPr>
        </w:r>
        <w:r w:rsidR="000A021E">
          <w:rPr>
            <w:noProof/>
            <w:webHidden/>
          </w:rPr>
          <w:fldChar w:fldCharType="separate"/>
        </w:r>
        <w:r w:rsidR="00DA5DA8">
          <w:rPr>
            <w:noProof/>
            <w:webHidden/>
          </w:rPr>
          <w:t>33</w:t>
        </w:r>
        <w:r w:rsidR="000A021E">
          <w:rPr>
            <w:noProof/>
            <w:webHidden/>
          </w:rPr>
          <w:fldChar w:fldCharType="end"/>
        </w:r>
      </w:hyperlink>
    </w:p>
    <w:p w14:paraId="2E7D9C00" w14:textId="77777777" w:rsidR="000A021E" w:rsidRPr="002E03E7" w:rsidRDefault="00000000">
      <w:pPr>
        <w:pStyle w:val="TOC2"/>
        <w:tabs>
          <w:tab w:val="right" w:leader="dot" w:pos="9350"/>
        </w:tabs>
        <w:rPr>
          <w:rFonts w:ascii="Calibri" w:hAnsi="Calibri"/>
          <w:noProof/>
          <w:sz w:val="22"/>
          <w:szCs w:val="22"/>
        </w:rPr>
      </w:pPr>
      <w:hyperlink w:anchor="_Toc426543522" w:history="1">
        <w:r w:rsidR="000A021E" w:rsidRPr="00EB50C4">
          <w:rPr>
            <w:rStyle w:val="Hyperlink"/>
            <w:noProof/>
          </w:rPr>
          <w:t>3.6 Extending the Standard Language</w:t>
        </w:r>
        <w:r w:rsidR="000A021E">
          <w:rPr>
            <w:noProof/>
            <w:webHidden/>
          </w:rPr>
          <w:tab/>
        </w:r>
        <w:r w:rsidR="000A021E">
          <w:rPr>
            <w:noProof/>
            <w:webHidden/>
          </w:rPr>
          <w:fldChar w:fldCharType="begin"/>
        </w:r>
        <w:r w:rsidR="000A021E">
          <w:rPr>
            <w:noProof/>
            <w:webHidden/>
          </w:rPr>
          <w:instrText xml:space="preserve"> PAGEREF _Toc426543522 \h </w:instrText>
        </w:r>
        <w:r w:rsidR="000A021E">
          <w:rPr>
            <w:noProof/>
            <w:webHidden/>
          </w:rPr>
        </w:r>
        <w:r w:rsidR="000A021E">
          <w:rPr>
            <w:noProof/>
            <w:webHidden/>
          </w:rPr>
          <w:fldChar w:fldCharType="separate"/>
        </w:r>
        <w:r w:rsidR="00DA5DA8">
          <w:rPr>
            <w:noProof/>
            <w:webHidden/>
          </w:rPr>
          <w:t>33</w:t>
        </w:r>
        <w:r w:rsidR="000A021E">
          <w:rPr>
            <w:noProof/>
            <w:webHidden/>
          </w:rPr>
          <w:fldChar w:fldCharType="end"/>
        </w:r>
      </w:hyperlink>
    </w:p>
    <w:p w14:paraId="23D685B1" w14:textId="77777777" w:rsidR="000A021E" w:rsidRPr="002E03E7" w:rsidRDefault="00000000">
      <w:pPr>
        <w:pStyle w:val="TOC3"/>
        <w:tabs>
          <w:tab w:val="right" w:leader="dot" w:pos="9350"/>
        </w:tabs>
        <w:rPr>
          <w:rFonts w:ascii="Calibri" w:hAnsi="Calibri"/>
          <w:noProof/>
          <w:sz w:val="22"/>
          <w:szCs w:val="22"/>
        </w:rPr>
      </w:pPr>
      <w:hyperlink w:anchor="_Toc426543523" w:history="1">
        <w:r w:rsidR="000A021E" w:rsidRPr="00EB50C4">
          <w:rPr>
            <w:rStyle w:val="Hyperlink"/>
            <w:noProof/>
          </w:rPr>
          <w:t>3.6.1 Macros Implementing Functions</w:t>
        </w:r>
        <w:r w:rsidR="000A021E">
          <w:rPr>
            <w:noProof/>
            <w:webHidden/>
          </w:rPr>
          <w:tab/>
        </w:r>
        <w:r w:rsidR="000A021E">
          <w:rPr>
            <w:noProof/>
            <w:webHidden/>
          </w:rPr>
          <w:fldChar w:fldCharType="begin"/>
        </w:r>
        <w:r w:rsidR="000A021E">
          <w:rPr>
            <w:noProof/>
            <w:webHidden/>
          </w:rPr>
          <w:instrText xml:space="preserve"> PAGEREF _Toc426543523 \h </w:instrText>
        </w:r>
        <w:r w:rsidR="000A021E">
          <w:rPr>
            <w:noProof/>
            <w:webHidden/>
          </w:rPr>
        </w:r>
        <w:r w:rsidR="000A021E">
          <w:rPr>
            <w:noProof/>
            <w:webHidden/>
          </w:rPr>
          <w:fldChar w:fldCharType="separate"/>
        </w:r>
        <w:r w:rsidR="00DA5DA8">
          <w:rPr>
            <w:noProof/>
            <w:webHidden/>
          </w:rPr>
          <w:t>34</w:t>
        </w:r>
        <w:r w:rsidR="000A021E">
          <w:rPr>
            <w:noProof/>
            <w:webHidden/>
          </w:rPr>
          <w:fldChar w:fldCharType="end"/>
        </w:r>
      </w:hyperlink>
    </w:p>
    <w:p w14:paraId="77D39B08" w14:textId="77777777" w:rsidR="000A021E" w:rsidRPr="002E03E7" w:rsidRDefault="00000000">
      <w:pPr>
        <w:pStyle w:val="TOC3"/>
        <w:tabs>
          <w:tab w:val="right" w:leader="dot" w:pos="9350"/>
        </w:tabs>
        <w:rPr>
          <w:rFonts w:ascii="Calibri" w:hAnsi="Calibri"/>
          <w:noProof/>
          <w:sz w:val="22"/>
          <w:szCs w:val="22"/>
        </w:rPr>
      </w:pPr>
      <w:hyperlink w:anchor="_Toc426543524" w:history="1">
        <w:r w:rsidR="000A021E" w:rsidRPr="00EB50C4">
          <w:rPr>
            <w:rStyle w:val="Hyperlink"/>
            <w:noProof/>
          </w:rPr>
          <w:t>3.6.2 Macros Extending Building Block Behavior</w:t>
        </w:r>
        <w:r w:rsidR="000A021E">
          <w:rPr>
            <w:noProof/>
            <w:webHidden/>
          </w:rPr>
          <w:tab/>
        </w:r>
        <w:r w:rsidR="000A021E">
          <w:rPr>
            <w:noProof/>
            <w:webHidden/>
          </w:rPr>
          <w:fldChar w:fldCharType="begin"/>
        </w:r>
        <w:r w:rsidR="000A021E">
          <w:rPr>
            <w:noProof/>
            <w:webHidden/>
          </w:rPr>
          <w:instrText xml:space="preserve"> PAGEREF _Toc426543524 \h </w:instrText>
        </w:r>
        <w:r w:rsidR="000A021E">
          <w:rPr>
            <w:noProof/>
            <w:webHidden/>
          </w:rPr>
        </w:r>
        <w:r w:rsidR="000A021E">
          <w:rPr>
            <w:noProof/>
            <w:webHidden/>
          </w:rPr>
          <w:fldChar w:fldCharType="separate"/>
        </w:r>
        <w:r w:rsidR="00DA5DA8">
          <w:rPr>
            <w:noProof/>
            <w:webHidden/>
          </w:rPr>
          <w:t>35</w:t>
        </w:r>
        <w:r w:rsidR="000A021E">
          <w:rPr>
            <w:noProof/>
            <w:webHidden/>
          </w:rPr>
          <w:fldChar w:fldCharType="end"/>
        </w:r>
      </w:hyperlink>
    </w:p>
    <w:p w14:paraId="0BEF89E8" w14:textId="77777777" w:rsidR="000A021E" w:rsidRPr="002E03E7" w:rsidRDefault="00000000">
      <w:pPr>
        <w:pStyle w:val="TOC2"/>
        <w:tabs>
          <w:tab w:val="right" w:leader="dot" w:pos="9350"/>
        </w:tabs>
        <w:rPr>
          <w:rFonts w:ascii="Calibri" w:hAnsi="Calibri"/>
          <w:noProof/>
          <w:sz w:val="22"/>
          <w:szCs w:val="22"/>
        </w:rPr>
      </w:pPr>
      <w:hyperlink w:anchor="_Toc426543525" w:history="1">
        <w:r w:rsidR="000A021E" w:rsidRPr="00EB50C4">
          <w:rPr>
            <w:rStyle w:val="Hyperlink"/>
            <w:noProof/>
          </w:rPr>
          <w:t>3.7 Optional Language Extensions</w:t>
        </w:r>
        <w:r w:rsidR="000A021E">
          <w:rPr>
            <w:noProof/>
            <w:webHidden/>
          </w:rPr>
          <w:tab/>
        </w:r>
        <w:r w:rsidR="000A021E">
          <w:rPr>
            <w:noProof/>
            <w:webHidden/>
          </w:rPr>
          <w:fldChar w:fldCharType="begin"/>
        </w:r>
        <w:r w:rsidR="000A021E">
          <w:rPr>
            <w:noProof/>
            <w:webHidden/>
          </w:rPr>
          <w:instrText xml:space="preserve"> PAGEREF _Toc426543525 \h </w:instrText>
        </w:r>
        <w:r w:rsidR="000A021E">
          <w:rPr>
            <w:noProof/>
            <w:webHidden/>
          </w:rPr>
        </w:r>
        <w:r w:rsidR="000A021E">
          <w:rPr>
            <w:noProof/>
            <w:webHidden/>
          </w:rPr>
          <w:fldChar w:fldCharType="separate"/>
        </w:r>
        <w:r w:rsidR="00DA5DA8">
          <w:rPr>
            <w:noProof/>
            <w:webHidden/>
          </w:rPr>
          <w:t>35</w:t>
        </w:r>
        <w:r w:rsidR="000A021E">
          <w:rPr>
            <w:noProof/>
            <w:webHidden/>
          </w:rPr>
          <w:fldChar w:fldCharType="end"/>
        </w:r>
      </w:hyperlink>
    </w:p>
    <w:p w14:paraId="7F8A3077" w14:textId="77777777" w:rsidR="000A021E" w:rsidRPr="002E03E7" w:rsidRDefault="00000000">
      <w:pPr>
        <w:pStyle w:val="TOC3"/>
        <w:tabs>
          <w:tab w:val="right" w:leader="dot" w:pos="9350"/>
        </w:tabs>
        <w:rPr>
          <w:rFonts w:ascii="Calibri" w:hAnsi="Calibri"/>
          <w:noProof/>
          <w:sz w:val="22"/>
          <w:szCs w:val="22"/>
        </w:rPr>
      </w:pPr>
      <w:hyperlink w:anchor="_Toc426543526" w:history="1">
        <w:r w:rsidR="000A021E" w:rsidRPr="00EB50C4">
          <w:rPr>
            <w:rStyle w:val="Hyperlink"/>
            <w:noProof/>
          </w:rPr>
          <w:t>3.7.1 Arrays</w:t>
        </w:r>
        <w:r w:rsidR="000A021E">
          <w:rPr>
            <w:noProof/>
            <w:webHidden/>
          </w:rPr>
          <w:tab/>
        </w:r>
        <w:r w:rsidR="000A021E">
          <w:rPr>
            <w:noProof/>
            <w:webHidden/>
          </w:rPr>
          <w:fldChar w:fldCharType="begin"/>
        </w:r>
        <w:r w:rsidR="000A021E">
          <w:rPr>
            <w:noProof/>
            <w:webHidden/>
          </w:rPr>
          <w:instrText xml:space="preserve"> PAGEREF _Toc426543526 \h </w:instrText>
        </w:r>
        <w:r w:rsidR="000A021E">
          <w:rPr>
            <w:noProof/>
            <w:webHidden/>
          </w:rPr>
        </w:r>
        <w:r w:rsidR="000A021E">
          <w:rPr>
            <w:noProof/>
            <w:webHidden/>
          </w:rPr>
          <w:fldChar w:fldCharType="separate"/>
        </w:r>
        <w:r w:rsidR="00DA5DA8">
          <w:rPr>
            <w:noProof/>
            <w:webHidden/>
          </w:rPr>
          <w:t>36</w:t>
        </w:r>
        <w:r w:rsidR="000A021E">
          <w:rPr>
            <w:noProof/>
            <w:webHidden/>
          </w:rPr>
          <w:fldChar w:fldCharType="end"/>
        </w:r>
      </w:hyperlink>
    </w:p>
    <w:p w14:paraId="7372455B" w14:textId="77777777" w:rsidR="000A021E" w:rsidRPr="002E03E7" w:rsidRDefault="00000000">
      <w:pPr>
        <w:pStyle w:val="TOC3"/>
        <w:tabs>
          <w:tab w:val="right" w:leader="dot" w:pos="9350"/>
        </w:tabs>
        <w:rPr>
          <w:rFonts w:ascii="Calibri" w:hAnsi="Calibri"/>
          <w:noProof/>
          <w:sz w:val="22"/>
          <w:szCs w:val="22"/>
        </w:rPr>
      </w:pPr>
      <w:hyperlink w:anchor="_Toc426543527" w:history="1">
        <w:r w:rsidR="000A021E" w:rsidRPr="00EB50C4">
          <w:rPr>
            <w:rStyle w:val="Hyperlink"/>
            <w:noProof/>
          </w:rPr>
          <w:t>3.7.2 Conveyors</w:t>
        </w:r>
        <w:r w:rsidR="000A021E">
          <w:rPr>
            <w:noProof/>
            <w:webHidden/>
          </w:rPr>
          <w:tab/>
        </w:r>
        <w:r w:rsidR="000A021E">
          <w:rPr>
            <w:noProof/>
            <w:webHidden/>
          </w:rPr>
          <w:fldChar w:fldCharType="begin"/>
        </w:r>
        <w:r w:rsidR="000A021E">
          <w:rPr>
            <w:noProof/>
            <w:webHidden/>
          </w:rPr>
          <w:instrText xml:space="preserve"> PAGEREF _Toc426543527 \h </w:instrText>
        </w:r>
        <w:r w:rsidR="000A021E">
          <w:rPr>
            <w:noProof/>
            <w:webHidden/>
          </w:rPr>
        </w:r>
        <w:r w:rsidR="000A021E">
          <w:rPr>
            <w:noProof/>
            <w:webHidden/>
          </w:rPr>
          <w:fldChar w:fldCharType="separate"/>
        </w:r>
        <w:r w:rsidR="00DA5DA8">
          <w:rPr>
            <w:noProof/>
            <w:webHidden/>
          </w:rPr>
          <w:t>39</w:t>
        </w:r>
        <w:r w:rsidR="000A021E">
          <w:rPr>
            <w:noProof/>
            <w:webHidden/>
          </w:rPr>
          <w:fldChar w:fldCharType="end"/>
        </w:r>
      </w:hyperlink>
    </w:p>
    <w:p w14:paraId="01DBA548" w14:textId="77777777" w:rsidR="000A021E" w:rsidRPr="002E03E7" w:rsidRDefault="00000000">
      <w:pPr>
        <w:pStyle w:val="TOC3"/>
        <w:tabs>
          <w:tab w:val="right" w:leader="dot" w:pos="9350"/>
        </w:tabs>
        <w:rPr>
          <w:rFonts w:ascii="Calibri" w:hAnsi="Calibri"/>
          <w:noProof/>
          <w:sz w:val="22"/>
          <w:szCs w:val="22"/>
        </w:rPr>
      </w:pPr>
      <w:hyperlink w:anchor="_Toc426543528" w:history="1">
        <w:r w:rsidR="000A021E" w:rsidRPr="00EB50C4">
          <w:rPr>
            <w:rStyle w:val="Hyperlink"/>
            <w:noProof/>
          </w:rPr>
          <w:t>3.7.3 Queues</w:t>
        </w:r>
        <w:r w:rsidR="000A021E">
          <w:rPr>
            <w:noProof/>
            <w:webHidden/>
          </w:rPr>
          <w:tab/>
        </w:r>
        <w:r w:rsidR="000A021E">
          <w:rPr>
            <w:noProof/>
            <w:webHidden/>
          </w:rPr>
          <w:fldChar w:fldCharType="begin"/>
        </w:r>
        <w:r w:rsidR="000A021E">
          <w:rPr>
            <w:noProof/>
            <w:webHidden/>
          </w:rPr>
          <w:instrText xml:space="preserve"> PAGEREF _Toc426543528 \h </w:instrText>
        </w:r>
        <w:r w:rsidR="000A021E">
          <w:rPr>
            <w:noProof/>
            <w:webHidden/>
          </w:rPr>
        </w:r>
        <w:r w:rsidR="000A021E">
          <w:rPr>
            <w:noProof/>
            <w:webHidden/>
          </w:rPr>
          <w:fldChar w:fldCharType="separate"/>
        </w:r>
        <w:r w:rsidR="00DA5DA8">
          <w:rPr>
            <w:noProof/>
            <w:webHidden/>
          </w:rPr>
          <w:t>39</w:t>
        </w:r>
        <w:r w:rsidR="000A021E">
          <w:rPr>
            <w:noProof/>
            <w:webHidden/>
          </w:rPr>
          <w:fldChar w:fldCharType="end"/>
        </w:r>
      </w:hyperlink>
    </w:p>
    <w:p w14:paraId="626059F3" w14:textId="77777777" w:rsidR="000A021E" w:rsidRPr="002E03E7" w:rsidRDefault="00000000">
      <w:pPr>
        <w:pStyle w:val="TOC3"/>
        <w:tabs>
          <w:tab w:val="right" w:leader="dot" w:pos="9350"/>
        </w:tabs>
        <w:rPr>
          <w:rFonts w:ascii="Calibri" w:hAnsi="Calibri"/>
          <w:noProof/>
          <w:sz w:val="22"/>
          <w:szCs w:val="22"/>
        </w:rPr>
      </w:pPr>
      <w:hyperlink w:anchor="_Toc426543529" w:history="1">
        <w:r w:rsidR="000A021E" w:rsidRPr="00EB50C4">
          <w:rPr>
            <w:rStyle w:val="Hyperlink"/>
            <w:noProof/>
          </w:rPr>
          <w:t>3.7.4 Submodels</w:t>
        </w:r>
        <w:r w:rsidR="000A021E">
          <w:rPr>
            <w:noProof/>
            <w:webHidden/>
          </w:rPr>
          <w:tab/>
        </w:r>
        <w:r w:rsidR="000A021E">
          <w:rPr>
            <w:noProof/>
            <w:webHidden/>
          </w:rPr>
          <w:fldChar w:fldCharType="begin"/>
        </w:r>
        <w:r w:rsidR="000A021E">
          <w:rPr>
            <w:noProof/>
            <w:webHidden/>
          </w:rPr>
          <w:instrText xml:space="preserve"> PAGEREF _Toc426543529 \h </w:instrText>
        </w:r>
        <w:r w:rsidR="000A021E">
          <w:rPr>
            <w:noProof/>
            <w:webHidden/>
          </w:rPr>
        </w:r>
        <w:r w:rsidR="000A021E">
          <w:rPr>
            <w:noProof/>
            <w:webHidden/>
          </w:rPr>
          <w:fldChar w:fldCharType="separate"/>
        </w:r>
        <w:r w:rsidR="00DA5DA8">
          <w:rPr>
            <w:noProof/>
            <w:webHidden/>
          </w:rPr>
          <w:t>40</w:t>
        </w:r>
        <w:r w:rsidR="000A021E">
          <w:rPr>
            <w:noProof/>
            <w:webHidden/>
          </w:rPr>
          <w:fldChar w:fldCharType="end"/>
        </w:r>
      </w:hyperlink>
    </w:p>
    <w:p w14:paraId="2567B239" w14:textId="77777777" w:rsidR="000A021E" w:rsidRPr="002E03E7" w:rsidRDefault="00000000">
      <w:pPr>
        <w:pStyle w:val="TOC1"/>
        <w:tabs>
          <w:tab w:val="left" w:pos="480"/>
          <w:tab w:val="right" w:leader="dot" w:pos="9350"/>
        </w:tabs>
        <w:rPr>
          <w:rFonts w:ascii="Calibri" w:hAnsi="Calibri"/>
          <w:noProof/>
          <w:sz w:val="22"/>
          <w:szCs w:val="22"/>
        </w:rPr>
      </w:pPr>
      <w:hyperlink w:anchor="_Toc426543530" w:history="1">
        <w:r w:rsidR="000A021E" w:rsidRPr="00EB50C4">
          <w:rPr>
            <w:rStyle w:val="Hyperlink"/>
            <w:noProof/>
          </w:rPr>
          <w:t>4</w:t>
        </w:r>
        <w:r w:rsidR="000A021E" w:rsidRPr="002E03E7">
          <w:rPr>
            <w:rFonts w:ascii="Calibri" w:hAnsi="Calibri"/>
            <w:noProof/>
            <w:sz w:val="22"/>
            <w:szCs w:val="22"/>
          </w:rPr>
          <w:tab/>
        </w:r>
        <w:r w:rsidR="000A021E" w:rsidRPr="00EB50C4">
          <w:rPr>
            <w:rStyle w:val="Hyperlink"/>
            <w:noProof/>
          </w:rPr>
          <w:t>Model Equation XML Encoding</w:t>
        </w:r>
        <w:r w:rsidR="000A021E">
          <w:rPr>
            <w:noProof/>
            <w:webHidden/>
          </w:rPr>
          <w:tab/>
        </w:r>
        <w:r w:rsidR="000A021E">
          <w:rPr>
            <w:noProof/>
            <w:webHidden/>
          </w:rPr>
          <w:fldChar w:fldCharType="begin"/>
        </w:r>
        <w:r w:rsidR="000A021E">
          <w:rPr>
            <w:noProof/>
            <w:webHidden/>
          </w:rPr>
          <w:instrText xml:space="preserve"> PAGEREF _Toc426543530 \h </w:instrText>
        </w:r>
        <w:r w:rsidR="000A021E">
          <w:rPr>
            <w:noProof/>
            <w:webHidden/>
          </w:rPr>
        </w:r>
        <w:r w:rsidR="000A021E">
          <w:rPr>
            <w:noProof/>
            <w:webHidden/>
          </w:rPr>
          <w:fldChar w:fldCharType="separate"/>
        </w:r>
        <w:r w:rsidR="00DA5DA8">
          <w:rPr>
            <w:noProof/>
            <w:webHidden/>
          </w:rPr>
          <w:t>42</w:t>
        </w:r>
        <w:r w:rsidR="000A021E">
          <w:rPr>
            <w:noProof/>
            <w:webHidden/>
          </w:rPr>
          <w:fldChar w:fldCharType="end"/>
        </w:r>
      </w:hyperlink>
    </w:p>
    <w:p w14:paraId="162CF141" w14:textId="77777777" w:rsidR="000A021E" w:rsidRPr="002E03E7" w:rsidRDefault="00000000">
      <w:pPr>
        <w:pStyle w:val="TOC2"/>
        <w:tabs>
          <w:tab w:val="right" w:leader="dot" w:pos="9350"/>
        </w:tabs>
        <w:rPr>
          <w:rFonts w:ascii="Calibri" w:hAnsi="Calibri"/>
          <w:noProof/>
          <w:sz w:val="22"/>
          <w:szCs w:val="22"/>
        </w:rPr>
      </w:pPr>
      <w:hyperlink w:anchor="_Toc426543531" w:history="1">
        <w:r w:rsidR="000A021E" w:rsidRPr="00EB50C4">
          <w:rPr>
            <w:rStyle w:val="Hyperlink"/>
            <w:noProof/>
          </w:rPr>
          <w:t>4.1 Common Variable Properties</w:t>
        </w:r>
        <w:r w:rsidR="000A021E">
          <w:rPr>
            <w:noProof/>
            <w:webHidden/>
          </w:rPr>
          <w:tab/>
        </w:r>
        <w:r w:rsidR="000A021E">
          <w:rPr>
            <w:noProof/>
            <w:webHidden/>
          </w:rPr>
          <w:fldChar w:fldCharType="begin"/>
        </w:r>
        <w:r w:rsidR="000A021E">
          <w:rPr>
            <w:noProof/>
            <w:webHidden/>
          </w:rPr>
          <w:instrText xml:space="preserve"> PAGEREF _Toc426543531 \h </w:instrText>
        </w:r>
        <w:r w:rsidR="000A021E">
          <w:rPr>
            <w:noProof/>
            <w:webHidden/>
          </w:rPr>
        </w:r>
        <w:r w:rsidR="000A021E">
          <w:rPr>
            <w:noProof/>
            <w:webHidden/>
          </w:rPr>
          <w:fldChar w:fldCharType="separate"/>
        </w:r>
        <w:r w:rsidR="00DA5DA8">
          <w:rPr>
            <w:noProof/>
            <w:webHidden/>
          </w:rPr>
          <w:t>43</w:t>
        </w:r>
        <w:r w:rsidR="000A021E">
          <w:rPr>
            <w:noProof/>
            <w:webHidden/>
          </w:rPr>
          <w:fldChar w:fldCharType="end"/>
        </w:r>
      </w:hyperlink>
    </w:p>
    <w:p w14:paraId="552FF519" w14:textId="77777777" w:rsidR="000A021E" w:rsidRPr="002E03E7" w:rsidRDefault="00000000">
      <w:pPr>
        <w:pStyle w:val="TOC3"/>
        <w:tabs>
          <w:tab w:val="right" w:leader="dot" w:pos="9350"/>
        </w:tabs>
        <w:rPr>
          <w:rFonts w:ascii="Calibri" w:hAnsi="Calibri"/>
          <w:noProof/>
          <w:sz w:val="22"/>
          <w:szCs w:val="22"/>
        </w:rPr>
      </w:pPr>
      <w:hyperlink w:anchor="_Toc426543532" w:history="1">
        <w:r w:rsidR="000A021E" w:rsidRPr="00EB50C4">
          <w:rPr>
            <w:rStyle w:val="Hyperlink"/>
            <w:noProof/>
          </w:rPr>
          <w:t>4.1.1 Ranges, Scales, Number Formats</w:t>
        </w:r>
        <w:r w:rsidR="000A021E">
          <w:rPr>
            <w:noProof/>
            <w:webHidden/>
          </w:rPr>
          <w:tab/>
        </w:r>
        <w:r w:rsidR="000A021E">
          <w:rPr>
            <w:noProof/>
            <w:webHidden/>
          </w:rPr>
          <w:fldChar w:fldCharType="begin"/>
        </w:r>
        <w:r w:rsidR="000A021E">
          <w:rPr>
            <w:noProof/>
            <w:webHidden/>
          </w:rPr>
          <w:instrText xml:space="preserve"> PAGEREF _Toc426543532 \h </w:instrText>
        </w:r>
        <w:r w:rsidR="000A021E">
          <w:rPr>
            <w:noProof/>
            <w:webHidden/>
          </w:rPr>
        </w:r>
        <w:r w:rsidR="000A021E">
          <w:rPr>
            <w:noProof/>
            <w:webHidden/>
          </w:rPr>
          <w:fldChar w:fldCharType="separate"/>
        </w:r>
        <w:r w:rsidR="00DA5DA8">
          <w:rPr>
            <w:noProof/>
            <w:webHidden/>
          </w:rPr>
          <w:t>44</w:t>
        </w:r>
        <w:r w:rsidR="000A021E">
          <w:rPr>
            <w:noProof/>
            <w:webHidden/>
          </w:rPr>
          <w:fldChar w:fldCharType="end"/>
        </w:r>
      </w:hyperlink>
    </w:p>
    <w:p w14:paraId="2BDA998C" w14:textId="77777777" w:rsidR="000A021E" w:rsidRPr="002E03E7" w:rsidRDefault="00000000">
      <w:pPr>
        <w:pStyle w:val="TOC3"/>
        <w:tabs>
          <w:tab w:val="right" w:leader="dot" w:pos="9350"/>
        </w:tabs>
        <w:rPr>
          <w:rFonts w:ascii="Calibri" w:hAnsi="Calibri"/>
          <w:noProof/>
          <w:sz w:val="22"/>
          <w:szCs w:val="22"/>
        </w:rPr>
      </w:pPr>
      <w:hyperlink w:anchor="_Toc426543533" w:history="1">
        <w:r w:rsidR="000A021E" w:rsidRPr="00EB50C4">
          <w:rPr>
            <w:rStyle w:val="Hyperlink"/>
            <w:noProof/>
          </w:rPr>
          <w:t>4.1.2 Event Posters</w:t>
        </w:r>
        <w:r w:rsidR="000A021E">
          <w:rPr>
            <w:noProof/>
            <w:webHidden/>
          </w:rPr>
          <w:tab/>
        </w:r>
        <w:r w:rsidR="000A021E">
          <w:rPr>
            <w:noProof/>
            <w:webHidden/>
          </w:rPr>
          <w:fldChar w:fldCharType="begin"/>
        </w:r>
        <w:r w:rsidR="000A021E">
          <w:rPr>
            <w:noProof/>
            <w:webHidden/>
          </w:rPr>
          <w:instrText xml:space="preserve"> PAGEREF _Toc426543533 \h </w:instrText>
        </w:r>
        <w:r w:rsidR="000A021E">
          <w:rPr>
            <w:noProof/>
            <w:webHidden/>
          </w:rPr>
        </w:r>
        <w:r w:rsidR="000A021E">
          <w:rPr>
            <w:noProof/>
            <w:webHidden/>
          </w:rPr>
          <w:fldChar w:fldCharType="separate"/>
        </w:r>
        <w:r w:rsidR="00DA5DA8">
          <w:rPr>
            <w:noProof/>
            <w:webHidden/>
          </w:rPr>
          <w:t>45</w:t>
        </w:r>
        <w:r w:rsidR="000A021E">
          <w:rPr>
            <w:noProof/>
            <w:webHidden/>
          </w:rPr>
          <w:fldChar w:fldCharType="end"/>
        </w:r>
      </w:hyperlink>
    </w:p>
    <w:p w14:paraId="7C41650D" w14:textId="77777777" w:rsidR="000A021E" w:rsidRPr="002E03E7" w:rsidRDefault="00000000">
      <w:pPr>
        <w:pStyle w:val="TOC3"/>
        <w:tabs>
          <w:tab w:val="right" w:leader="dot" w:pos="9350"/>
        </w:tabs>
        <w:rPr>
          <w:rFonts w:ascii="Calibri" w:hAnsi="Calibri"/>
          <w:noProof/>
          <w:sz w:val="22"/>
          <w:szCs w:val="22"/>
        </w:rPr>
      </w:pPr>
      <w:hyperlink w:anchor="_Toc426543534" w:history="1">
        <w:r w:rsidR="000A021E" w:rsidRPr="00EB50C4">
          <w:rPr>
            <w:rStyle w:val="Hyperlink"/>
            <w:noProof/>
          </w:rPr>
          <w:t>4.1.3 Graphical Functions</w:t>
        </w:r>
        <w:r w:rsidR="000A021E">
          <w:rPr>
            <w:noProof/>
            <w:webHidden/>
          </w:rPr>
          <w:tab/>
        </w:r>
        <w:r w:rsidR="000A021E">
          <w:rPr>
            <w:noProof/>
            <w:webHidden/>
          </w:rPr>
          <w:fldChar w:fldCharType="begin"/>
        </w:r>
        <w:r w:rsidR="000A021E">
          <w:rPr>
            <w:noProof/>
            <w:webHidden/>
          </w:rPr>
          <w:instrText xml:space="preserve"> PAGEREF _Toc426543534 \h </w:instrText>
        </w:r>
        <w:r w:rsidR="000A021E">
          <w:rPr>
            <w:noProof/>
            <w:webHidden/>
          </w:rPr>
        </w:r>
        <w:r w:rsidR="000A021E">
          <w:rPr>
            <w:noProof/>
            <w:webHidden/>
          </w:rPr>
          <w:fldChar w:fldCharType="separate"/>
        </w:r>
        <w:r w:rsidR="00DA5DA8">
          <w:rPr>
            <w:noProof/>
            <w:webHidden/>
          </w:rPr>
          <w:t>46</w:t>
        </w:r>
        <w:r w:rsidR="000A021E">
          <w:rPr>
            <w:noProof/>
            <w:webHidden/>
          </w:rPr>
          <w:fldChar w:fldCharType="end"/>
        </w:r>
      </w:hyperlink>
    </w:p>
    <w:p w14:paraId="73CE91B7" w14:textId="77777777" w:rsidR="000A021E" w:rsidRPr="002E03E7" w:rsidRDefault="00000000">
      <w:pPr>
        <w:pStyle w:val="TOC3"/>
        <w:tabs>
          <w:tab w:val="right" w:leader="dot" w:pos="9350"/>
        </w:tabs>
        <w:rPr>
          <w:rFonts w:ascii="Calibri" w:hAnsi="Calibri"/>
          <w:noProof/>
          <w:sz w:val="22"/>
          <w:szCs w:val="22"/>
        </w:rPr>
      </w:pPr>
      <w:hyperlink w:anchor="_Toc426543535" w:history="1">
        <w:r w:rsidR="000A021E" w:rsidRPr="00EB50C4">
          <w:rPr>
            <w:rStyle w:val="Hyperlink"/>
            <w:noProof/>
          </w:rPr>
          <w:t>4.1.4 Arrays</w:t>
        </w:r>
        <w:r w:rsidR="000A021E">
          <w:rPr>
            <w:noProof/>
            <w:webHidden/>
          </w:rPr>
          <w:tab/>
        </w:r>
        <w:r w:rsidR="000A021E">
          <w:rPr>
            <w:noProof/>
            <w:webHidden/>
          </w:rPr>
          <w:fldChar w:fldCharType="begin"/>
        </w:r>
        <w:r w:rsidR="000A021E">
          <w:rPr>
            <w:noProof/>
            <w:webHidden/>
          </w:rPr>
          <w:instrText xml:space="preserve"> PAGEREF _Toc426543535 \h </w:instrText>
        </w:r>
        <w:r w:rsidR="000A021E">
          <w:rPr>
            <w:noProof/>
            <w:webHidden/>
          </w:rPr>
        </w:r>
        <w:r w:rsidR="000A021E">
          <w:rPr>
            <w:noProof/>
            <w:webHidden/>
          </w:rPr>
          <w:fldChar w:fldCharType="separate"/>
        </w:r>
        <w:r w:rsidR="00DA5DA8">
          <w:rPr>
            <w:noProof/>
            <w:webHidden/>
          </w:rPr>
          <w:t>48</w:t>
        </w:r>
        <w:r w:rsidR="000A021E">
          <w:rPr>
            <w:noProof/>
            <w:webHidden/>
          </w:rPr>
          <w:fldChar w:fldCharType="end"/>
        </w:r>
      </w:hyperlink>
    </w:p>
    <w:p w14:paraId="56B90C32" w14:textId="77777777" w:rsidR="000A021E" w:rsidRPr="002E03E7" w:rsidRDefault="00000000">
      <w:pPr>
        <w:pStyle w:val="TOC2"/>
        <w:tabs>
          <w:tab w:val="right" w:leader="dot" w:pos="9350"/>
        </w:tabs>
        <w:rPr>
          <w:rFonts w:ascii="Calibri" w:hAnsi="Calibri"/>
          <w:noProof/>
          <w:sz w:val="22"/>
          <w:szCs w:val="22"/>
        </w:rPr>
      </w:pPr>
      <w:hyperlink w:anchor="_Toc426543536" w:history="1">
        <w:r w:rsidR="000A021E" w:rsidRPr="00EB50C4">
          <w:rPr>
            <w:rStyle w:val="Hyperlink"/>
            <w:noProof/>
          </w:rPr>
          <w:t>4.2 Stocks</w:t>
        </w:r>
        <w:r w:rsidR="000A021E">
          <w:rPr>
            <w:noProof/>
            <w:webHidden/>
          </w:rPr>
          <w:tab/>
        </w:r>
        <w:r w:rsidR="000A021E">
          <w:rPr>
            <w:noProof/>
            <w:webHidden/>
          </w:rPr>
          <w:fldChar w:fldCharType="begin"/>
        </w:r>
        <w:r w:rsidR="000A021E">
          <w:rPr>
            <w:noProof/>
            <w:webHidden/>
          </w:rPr>
          <w:instrText xml:space="preserve"> PAGEREF _Toc426543536 \h </w:instrText>
        </w:r>
        <w:r w:rsidR="000A021E">
          <w:rPr>
            <w:noProof/>
            <w:webHidden/>
          </w:rPr>
        </w:r>
        <w:r w:rsidR="000A021E">
          <w:rPr>
            <w:noProof/>
            <w:webHidden/>
          </w:rPr>
          <w:fldChar w:fldCharType="separate"/>
        </w:r>
        <w:r w:rsidR="00DA5DA8">
          <w:rPr>
            <w:noProof/>
            <w:webHidden/>
          </w:rPr>
          <w:t>49</w:t>
        </w:r>
        <w:r w:rsidR="000A021E">
          <w:rPr>
            <w:noProof/>
            <w:webHidden/>
          </w:rPr>
          <w:fldChar w:fldCharType="end"/>
        </w:r>
      </w:hyperlink>
    </w:p>
    <w:p w14:paraId="1415B79A" w14:textId="77777777" w:rsidR="000A021E" w:rsidRPr="002E03E7" w:rsidRDefault="00000000">
      <w:pPr>
        <w:pStyle w:val="TOC3"/>
        <w:tabs>
          <w:tab w:val="right" w:leader="dot" w:pos="9350"/>
        </w:tabs>
        <w:rPr>
          <w:rFonts w:ascii="Calibri" w:hAnsi="Calibri"/>
          <w:noProof/>
          <w:sz w:val="22"/>
          <w:szCs w:val="22"/>
        </w:rPr>
      </w:pPr>
      <w:hyperlink w:anchor="_Toc426543537" w:history="1">
        <w:r w:rsidR="000A021E" w:rsidRPr="00EB50C4">
          <w:rPr>
            <w:rStyle w:val="Hyperlink"/>
            <w:noProof/>
          </w:rPr>
          <w:t>4.2.1 Conveyor Options</w:t>
        </w:r>
        <w:r w:rsidR="000A021E">
          <w:rPr>
            <w:noProof/>
            <w:webHidden/>
          </w:rPr>
          <w:tab/>
        </w:r>
        <w:r w:rsidR="000A021E">
          <w:rPr>
            <w:noProof/>
            <w:webHidden/>
          </w:rPr>
          <w:fldChar w:fldCharType="begin"/>
        </w:r>
        <w:r w:rsidR="000A021E">
          <w:rPr>
            <w:noProof/>
            <w:webHidden/>
          </w:rPr>
          <w:instrText xml:space="preserve"> PAGEREF _Toc426543537 \h </w:instrText>
        </w:r>
        <w:r w:rsidR="000A021E">
          <w:rPr>
            <w:noProof/>
            <w:webHidden/>
          </w:rPr>
        </w:r>
        <w:r w:rsidR="000A021E">
          <w:rPr>
            <w:noProof/>
            <w:webHidden/>
          </w:rPr>
          <w:fldChar w:fldCharType="separate"/>
        </w:r>
        <w:r w:rsidR="00DA5DA8">
          <w:rPr>
            <w:noProof/>
            <w:webHidden/>
          </w:rPr>
          <w:t>50</w:t>
        </w:r>
        <w:r w:rsidR="000A021E">
          <w:rPr>
            <w:noProof/>
            <w:webHidden/>
          </w:rPr>
          <w:fldChar w:fldCharType="end"/>
        </w:r>
      </w:hyperlink>
    </w:p>
    <w:p w14:paraId="203155D4" w14:textId="77777777" w:rsidR="000A021E" w:rsidRPr="002E03E7" w:rsidRDefault="00000000">
      <w:pPr>
        <w:pStyle w:val="TOC2"/>
        <w:tabs>
          <w:tab w:val="right" w:leader="dot" w:pos="9350"/>
        </w:tabs>
        <w:rPr>
          <w:rFonts w:ascii="Calibri" w:hAnsi="Calibri"/>
          <w:noProof/>
          <w:sz w:val="22"/>
          <w:szCs w:val="22"/>
        </w:rPr>
      </w:pPr>
      <w:hyperlink w:anchor="_Toc426543538" w:history="1">
        <w:r w:rsidR="000A021E" w:rsidRPr="00EB50C4">
          <w:rPr>
            <w:rStyle w:val="Hyperlink"/>
            <w:noProof/>
          </w:rPr>
          <w:t>4.3 Flows</w:t>
        </w:r>
        <w:r w:rsidR="000A021E">
          <w:rPr>
            <w:noProof/>
            <w:webHidden/>
          </w:rPr>
          <w:tab/>
        </w:r>
        <w:r w:rsidR="000A021E">
          <w:rPr>
            <w:noProof/>
            <w:webHidden/>
          </w:rPr>
          <w:fldChar w:fldCharType="begin"/>
        </w:r>
        <w:r w:rsidR="000A021E">
          <w:rPr>
            <w:noProof/>
            <w:webHidden/>
          </w:rPr>
          <w:instrText xml:space="preserve"> PAGEREF _Toc426543538 \h </w:instrText>
        </w:r>
        <w:r w:rsidR="000A021E">
          <w:rPr>
            <w:noProof/>
            <w:webHidden/>
          </w:rPr>
        </w:r>
        <w:r w:rsidR="000A021E">
          <w:rPr>
            <w:noProof/>
            <w:webHidden/>
          </w:rPr>
          <w:fldChar w:fldCharType="separate"/>
        </w:r>
        <w:r w:rsidR="00DA5DA8">
          <w:rPr>
            <w:noProof/>
            <w:webHidden/>
          </w:rPr>
          <w:t>51</w:t>
        </w:r>
        <w:r w:rsidR="000A021E">
          <w:rPr>
            <w:noProof/>
            <w:webHidden/>
          </w:rPr>
          <w:fldChar w:fldCharType="end"/>
        </w:r>
      </w:hyperlink>
    </w:p>
    <w:p w14:paraId="1FB6796A" w14:textId="77777777" w:rsidR="000A021E" w:rsidRPr="002E03E7" w:rsidRDefault="00000000">
      <w:pPr>
        <w:pStyle w:val="TOC2"/>
        <w:tabs>
          <w:tab w:val="right" w:leader="dot" w:pos="9350"/>
        </w:tabs>
        <w:rPr>
          <w:rFonts w:ascii="Calibri" w:hAnsi="Calibri"/>
          <w:noProof/>
          <w:sz w:val="22"/>
          <w:szCs w:val="22"/>
        </w:rPr>
      </w:pPr>
      <w:hyperlink w:anchor="_Toc426543539" w:history="1">
        <w:r w:rsidR="000A021E" w:rsidRPr="00EB50C4">
          <w:rPr>
            <w:rStyle w:val="Hyperlink"/>
            <w:noProof/>
          </w:rPr>
          <w:t>4.4 Auxiliaries</w:t>
        </w:r>
        <w:r w:rsidR="000A021E">
          <w:rPr>
            <w:noProof/>
            <w:webHidden/>
          </w:rPr>
          <w:tab/>
        </w:r>
        <w:r w:rsidR="000A021E">
          <w:rPr>
            <w:noProof/>
            <w:webHidden/>
          </w:rPr>
          <w:fldChar w:fldCharType="begin"/>
        </w:r>
        <w:r w:rsidR="000A021E">
          <w:rPr>
            <w:noProof/>
            <w:webHidden/>
          </w:rPr>
          <w:instrText xml:space="preserve"> PAGEREF _Toc426543539 \h </w:instrText>
        </w:r>
        <w:r w:rsidR="000A021E">
          <w:rPr>
            <w:noProof/>
            <w:webHidden/>
          </w:rPr>
        </w:r>
        <w:r w:rsidR="000A021E">
          <w:rPr>
            <w:noProof/>
            <w:webHidden/>
          </w:rPr>
          <w:fldChar w:fldCharType="separate"/>
        </w:r>
        <w:r w:rsidR="00DA5DA8">
          <w:rPr>
            <w:noProof/>
            <w:webHidden/>
          </w:rPr>
          <w:t>52</w:t>
        </w:r>
        <w:r w:rsidR="000A021E">
          <w:rPr>
            <w:noProof/>
            <w:webHidden/>
          </w:rPr>
          <w:fldChar w:fldCharType="end"/>
        </w:r>
      </w:hyperlink>
    </w:p>
    <w:p w14:paraId="365C915A" w14:textId="77777777" w:rsidR="000A021E" w:rsidRPr="002E03E7" w:rsidRDefault="00000000">
      <w:pPr>
        <w:pStyle w:val="TOC2"/>
        <w:tabs>
          <w:tab w:val="right" w:leader="dot" w:pos="9350"/>
        </w:tabs>
        <w:rPr>
          <w:rFonts w:ascii="Calibri" w:hAnsi="Calibri"/>
          <w:noProof/>
          <w:sz w:val="22"/>
          <w:szCs w:val="22"/>
        </w:rPr>
      </w:pPr>
      <w:hyperlink w:anchor="_Toc426543540" w:history="1">
        <w:r w:rsidR="000A021E" w:rsidRPr="00EB50C4">
          <w:rPr>
            <w:rStyle w:val="Hyperlink"/>
            <w:noProof/>
          </w:rPr>
          <w:t>4.5 Arrays</w:t>
        </w:r>
        <w:r w:rsidR="000A021E">
          <w:rPr>
            <w:noProof/>
            <w:webHidden/>
          </w:rPr>
          <w:tab/>
        </w:r>
        <w:r w:rsidR="000A021E">
          <w:rPr>
            <w:noProof/>
            <w:webHidden/>
          </w:rPr>
          <w:fldChar w:fldCharType="begin"/>
        </w:r>
        <w:r w:rsidR="000A021E">
          <w:rPr>
            <w:noProof/>
            <w:webHidden/>
          </w:rPr>
          <w:instrText xml:space="preserve"> PAGEREF _Toc426543540 \h </w:instrText>
        </w:r>
        <w:r w:rsidR="000A021E">
          <w:rPr>
            <w:noProof/>
            <w:webHidden/>
          </w:rPr>
        </w:r>
        <w:r w:rsidR="000A021E">
          <w:rPr>
            <w:noProof/>
            <w:webHidden/>
          </w:rPr>
          <w:fldChar w:fldCharType="separate"/>
        </w:r>
        <w:r w:rsidR="00DA5DA8">
          <w:rPr>
            <w:noProof/>
            <w:webHidden/>
          </w:rPr>
          <w:t>52</w:t>
        </w:r>
        <w:r w:rsidR="000A021E">
          <w:rPr>
            <w:noProof/>
            <w:webHidden/>
          </w:rPr>
          <w:fldChar w:fldCharType="end"/>
        </w:r>
      </w:hyperlink>
    </w:p>
    <w:p w14:paraId="18410C3B" w14:textId="77777777" w:rsidR="000A021E" w:rsidRPr="002E03E7" w:rsidRDefault="00000000">
      <w:pPr>
        <w:pStyle w:val="TOC3"/>
        <w:tabs>
          <w:tab w:val="right" w:leader="dot" w:pos="9350"/>
        </w:tabs>
        <w:rPr>
          <w:rFonts w:ascii="Calibri" w:hAnsi="Calibri"/>
          <w:noProof/>
          <w:sz w:val="22"/>
          <w:szCs w:val="22"/>
        </w:rPr>
      </w:pPr>
      <w:hyperlink w:anchor="_Toc426543541" w:history="1">
        <w:r w:rsidR="000A021E" w:rsidRPr="00EB50C4">
          <w:rPr>
            <w:rStyle w:val="Hyperlink"/>
            <w:noProof/>
          </w:rPr>
          <w:t>4.5.1 Apply-to-All Array</w:t>
        </w:r>
        <w:r w:rsidR="000A021E">
          <w:rPr>
            <w:noProof/>
            <w:webHidden/>
          </w:rPr>
          <w:tab/>
        </w:r>
        <w:r w:rsidR="000A021E">
          <w:rPr>
            <w:noProof/>
            <w:webHidden/>
          </w:rPr>
          <w:fldChar w:fldCharType="begin"/>
        </w:r>
        <w:r w:rsidR="000A021E">
          <w:rPr>
            <w:noProof/>
            <w:webHidden/>
          </w:rPr>
          <w:instrText xml:space="preserve"> PAGEREF _Toc426543541 \h </w:instrText>
        </w:r>
        <w:r w:rsidR="000A021E">
          <w:rPr>
            <w:noProof/>
            <w:webHidden/>
          </w:rPr>
        </w:r>
        <w:r w:rsidR="000A021E">
          <w:rPr>
            <w:noProof/>
            <w:webHidden/>
          </w:rPr>
          <w:fldChar w:fldCharType="separate"/>
        </w:r>
        <w:r w:rsidR="00DA5DA8">
          <w:rPr>
            <w:noProof/>
            <w:webHidden/>
          </w:rPr>
          <w:t>52</w:t>
        </w:r>
        <w:r w:rsidR="000A021E">
          <w:rPr>
            <w:noProof/>
            <w:webHidden/>
          </w:rPr>
          <w:fldChar w:fldCharType="end"/>
        </w:r>
      </w:hyperlink>
    </w:p>
    <w:p w14:paraId="127EE171" w14:textId="77777777" w:rsidR="000A021E" w:rsidRPr="002E03E7" w:rsidRDefault="00000000">
      <w:pPr>
        <w:pStyle w:val="TOC3"/>
        <w:tabs>
          <w:tab w:val="right" w:leader="dot" w:pos="9350"/>
        </w:tabs>
        <w:rPr>
          <w:rFonts w:ascii="Calibri" w:hAnsi="Calibri"/>
          <w:noProof/>
          <w:sz w:val="22"/>
          <w:szCs w:val="22"/>
        </w:rPr>
      </w:pPr>
      <w:hyperlink w:anchor="_Toc426543542" w:history="1">
        <w:r w:rsidR="000A021E" w:rsidRPr="00EB50C4">
          <w:rPr>
            <w:rStyle w:val="Hyperlink"/>
            <w:noProof/>
          </w:rPr>
          <w:t>4.5.2 Non-Apply-to-All Array</w:t>
        </w:r>
        <w:r w:rsidR="000A021E">
          <w:rPr>
            <w:noProof/>
            <w:webHidden/>
          </w:rPr>
          <w:tab/>
        </w:r>
        <w:r w:rsidR="000A021E">
          <w:rPr>
            <w:noProof/>
            <w:webHidden/>
          </w:rPr>
          <w:fldChar w:fldCharType="begin"/>
        </w:r>
        <w:r w:rsidR="000A021E">
          <w:rPr>
            <w:noProof/>
            <w:webHidden/>
          </w:rPr>
          <w:instrText xml:space="preserve"> PAGEREF _Toc426543542 \h </w:instrText>
        </w:r>
        <w:r w:rsidR="000A021E">
          <w:rPr>
            <w:noProof/>
            <w:webHidden/>
          </w:rPr>
        </w:r>
        <w:r w:rsidR="000A021E">
          <w:rPr>
            <w:noProof/>
            <w:webHidden/>
          </w:rPr>
          <w:fldChar w:fldCharType="separate"/>
        </w:r>
        <w:r w:rsidR="00DA5DA8">
          <w:rPr>
            <w:noProof/>
            <w:webHidden/>
          </w:rPr>
          <w:t>53</w:t>
        </w:r>
        <w:r w:rsidR="000A021E">
          <w:rPr>
            <w:noProof/>
            <w:webHidden/>
          </w:rPr>
          <w:fldChar w:fldCharType="end"/>
        </w:r>
      </w:hyperlink>
    </w:p>
    <w:p w14:paraId="289B73C2" w14:textId="77777777" w:rsidR="000A021E" w:rsidRPr="002E03E7" w:rsidRDefault="00000000">
      <w:pPr>
        <w:pStyle w:val="TOC3"/>
        <w:tabs>
          <w:tab w:val="right" w:leader="dot" w:pos="9350"/>
        </w:tabs>
        <w:rPr>
          <w:rFonts w:ascii="Calibri" w:hAnsi="Calibri"/>
          <w:noProof/>
          <w:sz w:val="22"/>
          <w:szCs w:val="22"/>
        </w:rPr>
      </w:pPr>
      <w:hyperlink w:anchor="_Toc426543543" w:history="1">
        <w:r w:rsidR="000A021E" w:rsidRPr="00EB50C4">
          <w:rPr>
            <w:rStyle w:val="Hyperlink"/>
            <w:noProof/>
          </w:rPr>
          <w:t>4.5.3 Apply-to-All Arrays with Non-Apply-to-All Graphical Functions</w:t>
        </w:r>
        <w:r w:rsidR="000A021E">
          <w:rPr>
            <w:noProof/>
            <w:webHidden/>
          </w:rPr>
          <w:tab/>
        </w:r>
        <w:r w:rsidR="000A021E">
          <w:rPr>
            <w:noProof/>
            <w:webHidden/>
          </w:rPr>
          <w:fldChar w:fldCharType="begin"/>
        </w:r>
        <w:r w:rsidR="000A021E">
          <w:rPr>
            <w:noProof/>
            <w:webHidden/>
          </w:rPr>
          <w:instrText xml:space="preserve"> PAGEREF _Toc426543543 \h </w:instrText>
        </w:r>
        <w:r w:rsidR="000A021E">
          <w:rPr>
            <w:noProof/>
            <w:webHidden/>
          </w:rPr>
        </w:r>
        <w:r w:rsidR="000A021E">
          <w:rPr>
            <w:noProof/>
            <w:webHidden/>
          </w:rPr>
          <w:fldChar w:fldCharType="separate"/>
        </w:r>
        <w:r w:rsidR="00DA5DA8">
          <w:rPr>
            <w:noProof/>
            <w:webHidden/>
          </w:rPr>
          <w:t>53</w:t>
        </w:r>
        <w:r w:rsidR="000A021E">
          <w:rPr>
            <w:noProof/>
            <w:webHidden/>
          </w:rPr>
          <w:fldChar w:fldCharType="end"/>
        </w:r>
      </w:hyperlink>
    </w:p>
    <w:p w14:paraId="6EB4ACCB" w14:textId="77777777" w:rsidR="000A021E" w:rsidRPr="002E03E7" w:rsidRDefault="00000000">
      <w:pPr>
        <w:pStyle w:val="TOC2"/>
        <w:tabs>
          <w:tab w:val="right" w:leader="dot" w:pos="9350"/>
        </w:tabs>
        <w:rPr>
          <w:rFonts w:ascii="Calibri" w:hAnsi="Calibri"/>
          <w:noProof/>
          <w:sz w:val="22"/>
          <w:szCs w:val="22"/>
        </w:rPr>
      </w:pPr>
      <w:hyperlink w:anchor="_Toc426543544" w:history="1">
        <w:r w:rsidR="000A021E" w:rsidRPr="00EB50C4">
          <w:rPr>
            <w:rStyle w:val="Hyperlink"/>
            <w:noProof/>
          </w:rPr>
          <w:t>4.6 Groups</w:t>
        </w:r>
        <w:r w:rsidR="000A021E">
          <w:rPr>
            <w:noProof/>
            <w:webHidden/>
          </w:rPr>
          <w:tab/>
        </w:r>
        <w:r w:rsidR="000A021E">
          <w:rPr>
            <w:noProof/>
            <w:webHidden/>
          </w:rPr>
          <w:fldChar w:fldCharType="begin"/>
        </w:r>
        <w:r w:rsidR="000A021E">
          <w:rPr>
            <w:noProof/>
            <w:webHidden/>
          </w:rPr>
          <w:instrText xml:space="preserve"> PAGEREF _Toc426543544 \h </w:instrText>
        </w:r>
        <w:r w:rsidR="000A021E">
          <w:rPr>
            <w:noProof/>
            <w:webHidden/>
          </w:rPr>
        </w:r>
        <w:r w:rsidR="000A021E">
          <w:rPr>
            <w:noProof/>
            <w:webHidden/>
          </w:rPr>
          <w:fldChar w:fldCharType="separate"/>
        </w:r>
        <w:r w:rsidR="00DA5DA8">
          <w:rPr>
            <w:noProof/>
            <w:webHidden/>
          </w:rPr>
          <w:t>54</w:t>
        </w:r>
        <w:r w:rsidR="000A021E">
          <w:rPr>
            <w:noProof/>
            <w:webHidden/>
          </w:rPr>
          <w:fldChar w:fldCharType="end"/>
        </w:r>
      </w:hyperlink>
    </w:p>
    <w:p w14:paraId="2455E75A" w14:textId="77777777" w:rsidR="000A021E" w:rsidRPr="002E03E7" w:rsidRDefault="00000000">
      <w:pPr>
        <w:pStyle w:val="TOC2"/>
        <w:tabs>
          <w:tab w:val="right" w:leader="dot" w:pos="9350"/>
        </w:tabs>
        <w:rPr>
          <w:rFonts w:ascii="Calibri" w:hAnsi="Calibri"/>
          <w:noProof/>
          <w:sz w:val="22"/>
          <w:szCs w:val="22"/>
        </w:rPr>
      </w:pPr>
      <w:hyperlink w:anchor="_Toc426543545" w:history="1">
        <w:r w:rsidR="000A021E" w:rsidRPr="00EB50C4">
          <w:rPr>
            <w:rStyle w:val="Hyperlink"/>
            <w:noProof/>
          </w:rPr>
          <w:t>4.7 Submodels</w:t>
        </w:r>
        <w:r w:rsidR="000A021E">
          <w:rPr>
            <w:noProof/>
            <w:webHidden/>
          </w:rPr>
          <w:tab/>
        </w:r>
        <w:r w:rsidR="000A021E">
          <w:rPr>
            <w:noProof/>
            <w:webHidden/>
          </w:rPr>
          <w:fldChar w:fldCharType="begin"/>
        </w:r>
        <w:r w:rsidR="000A021E">
          <w:rPr>
            <w:noProof/>
            <w:webHidden/>
          </w:rPr>
          <w:instrText xml:space="preserve"> PAGEREF _Toc426543545 \h </w:instrText>
        </w:r>
        <w:r w:rsidR="000A021E">
          <w:rPr>
            <w:noProof/>
            <w:webHidden/>
          </w:rPr>
        </w:r>
        <w:r w:rsidR="000A021E">
          <w:rPr>
            <w:noProof/>
            <w:webHidden/>
          </w:rPr>
          <w:fldChar w:fldCharType="separate"/>
        </w:r>
        <w:r w:rsidR="00DA5DA8">
          <w:rPr>
            <w:noProof/>
            <w:webHidden/>
          </w:rPr>
          <w:t>54</w:t>
        </w:r>
        <w:r w:rsidR="000A021E">
          <w:rPr>
            <w:noProof/>
            <w:webHidden/>
          </w:rPr>
          <w:fldChar w:fldCharType="end"/>
        </w:r>
      </w:hyperlink>
    </w:p>
    <w:p w14:paraId="0E992810" w14:textId="77777777" w:rsidR="000A021E" w:rsidRPr="002E03E7" w:rsidRDefault="00000000">
      <w:pPr>
        <w:pStyle w:val="TOC3"/>
        <w:tabs>
          <w:tab w:val="right" w:leader="dot" w:pos="9350"/>
        </w:tabs>
        <w:rPr>
          <w:rFonts w:ascii="Calibri" w:hAnsi="Calibri"/>
          <w:noProof/>
          <w:sz w:val="22"/>
          <w:szCs w:val="22"/>
        </w:rPr>
      </w:pPr>
      <w:hyperlink w:anchor="_Toc426543546" w:history="1">
        <w:r w:rsidR="000A021E" w:rsidRPr="00EB50C4">
          <w:rPr>
            <w:rStyle w:val="Hyperlink"/>
            <w:noProof/>
          </w:rPr>
          <w:t>4.7.1 Modules</w:t>
        </w:r>
        <w:r w:rsidR="000A021E">
          <w:rPr>
            <w:noProof/>
            <w:webHidden/>
          </w:rPr>
          <w:tab/>
        </w:r>
        <w:r w:rsidR="000A021E">
          <w:rPr>
            <w:noProof/>
            <w:webHidden/>
          </w:rPr>
          <w:fldChar w:fldCharType="begin"/>
        </w:r>
        <w:r w:rsidR="000A021E">
          <w:rPr>
            <w:noProof/>
            <w:webHidden/>
          </w:rPr>
          <w:instrText xml:space="preserve"> PAGEREF _Toc426543546 \h </w:instrText>
        </w:r>
        <w:r w:rsidR="000A021E">
          <w:rPr>
            <w:noProof/>
            <w:webHidden/>
          </w:rPr>
        </w:r>
        <w:r w:rsidR="000A021E">
          <w:rPr>
            <w:noProof/>
            <w:webHidden/>
          </w:rPr>
          <w:fldChar w:fldCharType="separate"/>
        </w:r>
        <w:r w:rsidR="00DA5DA8">
          <w:rPr>
            <w:noProof/>
            <w:webHidden/>
          </w:rPr>
          <w:t>55</w:t>
        </w:r>
        <w:r w:rsidR="000A021E">
          <w:rPr>
            <w:noProof/>
            <w:webHidden/>
          </w:rPr>
          <w:fldChar w:fldCharType="end"/>
        </w:r>
      </w:hyperlink>
    </w:p>
    <w:p w14:paraId="24A2A26A" w14:textId="77777777" w:rsidR="000A021E" w:rsidRPr="002E03E7" w:rsidRDefault="00000000">
      <w:pPr>
        <w:pStyle w:val="TOC3"/>
        <w:tabs>
          <w:tab w:val="right" w:leader="dot" w:pos="9350"/>
        </w:tabs>
        <w:rPr>
          <w:rFonts w:ascii="Calibri" w:hAnsi="Calibri"/>
          <w:noProof/>
          <w:sz w:val="22"/>
          <w:szCs w:val="22"/>
        </w:rPr>
      </w:pPr>
      <w:hyperlink w:anchor="_Toc426543547" w:history="1">
        <w:r w:rsidR="000A021E" w:rsidRPr="00EB50C4">
          <w:rPr>
            <w:rStyle w:val="Hyperlink"/>
            <w:noProof/>
          </w:rPr>
          <w:t>4.7.2 Submodel Inputs</w:t>
        </w:r>
        <w:r w:rsidR="000A021E">
          <w:rPr>
            <w:noProof/>
            <w:webHidden/>
          </w:rPr>
          <w:tab/>
        </w:r>
        <w:r w:rsidR="000A021E">
          <w:rPr>
            <w:noProof/>
            <w:webHidden/>
          </w:rPr>
          <w:fldChar w:fldCharType="begin"/>
        </w:r>
        <w:r w:rsidR="000A021E">
          <w:rPr>
            <w:noProof/>
            <w:webHidden/>
          </w:rPr>
          <w:instrText xml:space="preserve"> PAGEREF _Toc426543547 \h </w:instrText>
        </w:r>
        <w:r w:rsidR="000A021E">
          <w:rPr>
            <w:noProof/>
            <w:webHidden/>
          </w:rPr>
        </w:r>
        <w:r w:rsidR="000A021E">
          <w:rPr>
            <w:noProof/>
            <w:webHidden/>
          </w:rPr>
          <w:fldChar w:fldCharType="separate"/>
        </w:r>
        <w:r w:rsidR="00DA5DA8">
          <w:rPr>
            <w:noProof/>
            <w:webHidden/>
          </w:rPr>
          <w:t>57</w:t>
        </w:r>
        <w:r w:rsidR="000A021E">
          <w:rPr>
            <w:noProof/>
            <w:webHidden/>
          </w:rPr>
          <w:fldChar w:fldCharType="end"/>
        </w:r>
      </w:hyperlink>
    </w:p>
    <w:p w14:paraId="0E3D839E" w14:textId="77777777" w:rsidR="000A021E" w:rsidRPr="002E03E7" w:rsidRDefault="00000000">
      <w:pPr>
        <w:pStyle w:val="TOC3"/>
        <w:tabs>
          <w:tab w:val="right" w:leader="dot" w:pos="9350"/>
        </w:tabs>
        <w:rPr>
          <w:rFonts w:ascii="Calibri" w:hAnsi="Calibri"/>
          <w:noProof/>
          <w:sz w:val="22"/>
          <w:szCs w:val="22"/>
        </w:rPr>
      </w:pPr>
      <w:hyperlink w:anchor="_Toc426543548" w:history="1">
        <w:r w:rsidR="000A021E" w:rsidRPr="00EB50C4">
          <w:rPr>
            <w:rStyle w:val="Hyperlink"/>
            <w:noProof/>
          </w:rPr>
          <w:t>4.7.3 Submodel Outputs</w:t>
        </w:r>
        <w:r w:rsidR="000A021E">
          <w:rPr>
            <w:noProof/>
            <w:webHidden/>
          </w:rPr>
          <w:tab/>
        </w:r>
        <w:r w:rsidR="000A021E">
          <w:rPr>
            <w:noProof/>
            <w:webHidden/>
          </w:rPr>
          <w:fldChar w:fldCharType="begin"/>
        </w:r>
        <w:r w:rsidR="000A021E">
          <w:rPr>
            <w:noProof/>
            <w:webHidden/>
          </w:rPr>
          <w:instrText xml:space="preserve"> PAGEREF _Toc426543548 \h </w:instrText>
        </w:r>
        <w:r w:rsidR="000A021E">
          <w:rPr>
            <w:noProof/>
            <w:webHidden/>
          </w:rPr>
        </w:r>
        <w:r w:rsidR="000A021E">
          <w:rPr>
            <w:noProof/>
            <w:webHidden/>
          </w:rPr>
          <w:fldChar w:fldCharType="separate"/>
        </w:r>
        <w:r w:rsidR="00DA5DA8">
          <w:rPr>
            <w:noProof/>
            <w:webHidden/>
          </w:rPr>
          <w:t>57</w:t>
        </w:r>
        <w:r w:rsidR="000A021E">
          <w:rPr>
            <w:noProof/>
            <w:webHidden/>
          </w:rPr>
          <w:fldChar w:fldCharType="end"/>
        </w:r>
      </w:hyperlink>
    </w:p>
    <w:p w14:paraId="68EF0655" w14:textId="77777777" w:rsidR="000A021E" w:rsidRPr="002E03E7" w:rsidRDefault="00000000">
      <w:pPr>
        <w:pStyle w:val="TOC2"/>
        <w:tabs>
          <w:tab w:val="right" w:leader="dot" w:pos="9350"/>
        </w:tabs>
        <w:rPr>
          <w:rFonts w:ascii="Calibri" w:hAnsi="Calibri"/>
          <w:noProof/>
          <w:sz w:val="22"/>
          <w:szCs w:val="22"/>
        </w:rPr>
      </w:pPr>
      <w:hyperlink w:anchor="_Toc426543549" w:history="1">
        <w:r w:rsidR="000A021E" w:rsidRPr="00EB50C4">
          <w:rPr>
            <w:rStyle w:val="Hyperlink"/>
            <w:noProof/>
          </w:rPr>
          <w:t>4.8 Macros</w:t>
        </w:r>
        <w:r w:rsidR="000A021E">
          <w:rPr>
            <w:noProof/>
            <w:webHidden/>
          </w:rPr>
          <w:tab/>
        </w:r>
        <w:r w:rsidR="000A021E">
          <w:rPr>
            <w:noProof/>
            <w:webHidden/>
          </w:rPr>
          <w:fldChar w:fldCharType="begin"/>
        </w:r>
        <w:r w:rsidR="000A021E">
          <w:rPr>
            <w:noProof/>
            <w:webHidden/>
          </w:rPr>
          <w:instrText xml:space="preserve"> PAGEREF _Toc426543549 \h </w:instrText>
        </w:r>
        <w:r w:rsidR="000A021E">
          <w:rPr>
            <w:noProof/>
            <w:webHidden/>
          </w:rPr>
        </w:r>
        <w:r w:rsidR="000A021E">
          <w:rPr>
            <w:noProof/>
            <w:webHidden/>
          </w:rPr>
          <w:fldChar w:fldCharType="separate"/>
        </w:r>
        <w:r w:rsidR="00DA5DA8">
          <w:rPr>
            <w:noProof/>
            <w:webHidden/>
          </w:rPr>
          <w:t>58</w:t>
        </w:r>
        <w:r w:rsidR="000A021E">
          <w:rPr>
            <w:noProof/>
            <w:webHidden/>
          </w:rPr>
          <w:fldChar w:fldCharType="end"/>
        </w:r>
      </w:hyperlink>
    </w:p>
    <w:p w14:paraId="34D2E517" w14:textId="77777777" w:rsidR="000A021E" w:rsidRPr="002E03E7" w:rsidRDefault="00000000">
      <w:pPr>
        <w:pStyle w:val="TOC3"/>
        <w:tabs>
          <w:tab w:val="right" w:leader="dot" w:pos="9350"/>
        </w:tabs>
        <w:rPr>
          <w:rFonts w:ascii="Calibri" w:hAnsi="Calibri"/>
          <w:noProof/>
          <w:sz w:val="22"/>
          <w:szCs w:val="22"/>
        </w:rPr>
      </w:pPr>
      <w:hyperlink w:anchor="_Toc426543550" w:history="1">
        <w:r w:rsidR="000A021E" w:rsidRPr="00EB50C4">
          <w:rPr>
            <w:rStyle w:val="Hyperlink"/>
            <w:noProof/>
          </w:rPr>
          <w:t>4.8.1 Macros without Variables</w:t>
        </w:r>
        <w:r w:rsidR="000A021E">
          <w:rPr>
            <w:noProof/>
            <w:webHidden/>
          </w:rPr>
          <w:tab/>
        </w:r>
        <w:r w:rsidR="000A021E">
          <w:rPr>
            <w:noProof/>
            <w:webHidden/>
          </w:rPr>
          <w:fldChar w:fldCharType="begin"/>
        </w:r>
        <w:r w:rsidR="000A021E">
          <w:rPr>
            <w:noProof/>
            <w:webHidden/>
          </w:rPr>
          <w:instrText xml:space="preserve"> PAGEREF _Toc426543550 \h </w:instrText>
        </w:r>
        <w:r w:rsidR="000A021E">
          <w:rPr>
            <w:noProof/>
            <w:webHidden/>
          </w:rPr>
        </w:r>
        <w:r w:rsidR="000A021E">
          <w:rPr>
            <w:noProof/>
            <w:webHidden/>
          </w:rPr>
          <w:fldChar w:fldCharType="separate"/>
        </w:r>
        <w:r w:rsidR="00DA5DA8">
          <w:rPr>
            <w:noProof/>
            <w:webHidden/>
          </w:rPr>
          <w:t>59</w:t>
        </w:r>
        <w:r w:rsidR="000A021E">
          <w:rPr>
            <w:noProof/>
            <w:webHidden/>
          </w:rPr>
          <w:fldChar w:fldCharType="end"/>
        </w:r>
      </w:hyperlink>
    </w:p>
    <w:p w14:paraId="19AB60A6" w14:textId="77777777" w:rsidR="000A021E" w:rsidRPr="002E03E7" w:rsidRDefault="00000000">
      <w:pPr>
        <w:pStyle w:val="TOC3"/>
        <w:tabs>
          <w:tab w:val="right" w:leader="dot" w:pos="9350"/>
        </w:tabs>
        <w:rPr>
          <w:rFonts w:ascii="Calibri" w:hAnsi="Calibri"/>
          <w:noProof/>
          <w:sz w:val="22"/>
          <w:szCs w:val="22"/>
        </w:rPr>
      </w:pPr>
      <w:hyperlink w:anchor="_Toc426543551" w:history="1">
        <w:r w:rsidR="000A021E" w:rsidRPr="00EB50C4">
          <w:rPr>
            <w:rStyle w:val="Hyperlink"/>
            <w:noProof/>
          </w:rPr>
          <w:t>4.8.2 Macros with Variables</w:t>
        </w:r>
        <w:r w:rsidR="000A021E">
          <w:rPr>
            <w:noProof/>
            <w:webHidden/>
          </w:rPr>
          <w:tab/>
        </w:r>
        <w:r w:rsidR="000A021E">
          <w:rPr>
            <w:noProof/>
            <w:webHidden/>
          </w:rPr>
          <w:fldChar w:fldCharType="begin"/>
        </w:r>
        <w:r w:rsidR="000A021E">
          <w:rPr>
            <w:noProof/>
            <w:webHidden/>
          </w:rPr>
          <w:instrText xml:space="preserve"> PAGEREF _Toc426543551 \h </w:instrText>
        </w:r>
        <w:r w:rsidR="000A021E">
          <w:rPr>
            <w:noProof/>
            <w:webHidden/>
          </w:rPr>
        </w:r>
        <w:r w:rsidR="000A021E">
          <w:rPr>
            <w:noProof/>
            <w:webHidden/>
          </w:rPr>
          <w:fldChar w:fldCharType="separate"/>
        </w:r>
        <w:r w:rsidR="00DA5DA8">
          <w:rPr>
            <w:noProof/>
            <w:webHidden/>
          </w:rPr>
          <w:t>60</w:t>
        </w:r>
        <w:r w:rsidR="000A021E">
          <w:rPr>
            <w:noProof/>
            <w:webHidden/>
          </w:rPr>
          <w:fldChar w:fldCharType="end"/>
        </w:r>
      </w:hyperlink>
    </w:p>
    <w:p w14:paraId="5EA78A1C" w14:textId="77777777" w:rsidR="000A021E" w:rsidRPr="002E03E7" w:rsidRDefault="00000000">
      <w:pPr>
        <w:pStyle w:val="TOC3"/>
        <w:tabs>
          <w:tab w:val="right" w:leader="dot" w:pos="9350"/>
        </w:tabs>
        <w:rPr>
          <w:rFonts w:ascii="Calibri" w:hAnsi="Calibri"/>
          <w:noProof/>
          <w:sz w:val="22"/>
          <w:szCs w:val="22"/>
        </w:rPr>
      </w:pPr>
      <w:hyperlink w:anchor="_Toc426543552" w:history="1">
        <w:r w:rsidR="000A021E" w:rsidRPr="00EB50C4">
          <w:rPr>
            <w:rStyle w:val="Hyperlink"/>
            <w:noProof/>
          </w:rPr>
          <w:t>4.8.3 Macros with Variables and Simulation Specs</w:t>
        </w:r>
        <w:r w:rsidR="000A021E">
          <w:rPr>
            <w:noProof/>
            <w:webHidden/>
          </w:rPr>
          <w:tab/>
        </w:r>
        <w:r w:rsidR="000A021E">
          <w:rPr>
            <w:noProof/>
            <w:webHidden/>
          </w:rPr>
          <w:fldChar w:fldCharType="begin"/>
        </w:r>
        <w:r w:rsidR="000A021E">
          <w:rPr>
            <w:noProof/>
            <w:webHidden/>
          </w:rPr>
          <w:instrText xml:space="preserve"> PAGEREF _Toc426543552 \h </w:instrText>
        </w:r>
        <w:r w:rsidR="000A021E">
          <w:rPr>
            <w:noProof/>
            <w:webHidden/>
          </w:rPr>
        </w:r>
        <w:r w:rsidR="000A021E">
          <w:rPr>
            <w:noProof/>
            <w:webHidden/>
          </w:rPr>
          <w:fldChar w:fldCharType="separate"/>
        </w:r>
        <w:r w:rsidR="00DA5DA8">
          <w:rPr>
            <w:noProof/>
            <w:webHidden/>
          </w:rPr>
          <w:t>61</w:t>
        </w:r>
        <w:r w:rsidR="000A021E">
          <w:rPr>
            <w:noProof/>
            <w:webHidden/>
          </w:rPr>
          <w:fldChar w:fldCharType="end"/>
        </w:r>
      </w:hyperlink>
    </w:p>
    <w:p w14:paraId="5C6A2ACA" w14:textId="77777777" w:rsidR="000A021E" w:rsidRPr="002E03E7" w:rsidRDefault="00000000">
      <w:pPr>
        <w:pStyle w:val="TOC3"/>
        <w:tabs>
          <w:tab w:val="right" w:leader="dot" w:pos="9350"/>
        </w:tabs>
        <w:rPr>
          <w:rFonts w:ascii="Calibri" w:hAnsi="Calibri"/>
          <w:noProof/>
          <w:sz w:val="22"/>
          <w:szCs w:val="22"/>
        </w:rPr>
      </w:pPr>
      <w:hyperlink w:anchor="_Toc426543553" w:history="1">
        <w:r w:rsidR="000A021E" w:rsidRPr="00EB50C4">
          <w:rPr>
            <w:rStyle w:val="Hyperlink"/>
            <w:noProof/>
          </w:rPr>
          <w:t>4.8.4 Modifying Stock and Flow Behavior</w:t>
        </w:r>
        <w:r w:rsidR="000A021E">
          <w:rPr>
            <w:noProof/>
            <w:webHidden/>
          </w:rPr>
          <w:tab/>
        </w:r>
        <w:r w:rsidR="000A021E">
          <w:rPr>
            <w:noProof/>
            <w:webHidden/>
          </w:rPr>
          <w:fldChar w:fldCharType="begin"/>
        </w:r>
        <w:r w:rsidR="000A021E">
          <w:rPr>
            <w:noProof/>
            <w:webHidden/>
          </w:rPr>
          <w:instrText xml:space="preserve"> PAGEREF _Toc426543553 \h </w:instrText>
        </w:r>
        <w:r w:rsidR="000A021E">
          <w:rPr>
            <w:noProof/>
            <w:webHidden/>
          </w:rPr>
        </w:r>
        <w:r w:rsidR="000A021E">
          <w:rPr>
            <w:noProof/>
            <w:webHidden/>
          </w:rPr>
          <w:fldChar w:fldCharType="separate"/>
        </w:r>
        <w:r w:rsidR="00DA5DA8">
          <w:rPr>
            <w:noProof/>
            <w:webHidden/>
          </w:rPr>
          <w:t>63</w:t>
        </w:r>
        <w:r w:rsidR="000A021E">
          <w:rPr>
            <w:noProof/>
            <w:webHidden/>
          </w:rPr>
          <w:fldChar w:fldCharType="end"/>
        </w:r>
      </w:hyperlink>
    </w:p>
    <w:p w14:paraId="6FF86052" w14:textId="77777777" w:rsidR="000A021E" w:rsidRPr="002E03E7" w:rsidRDefault="00000000">
      <w:pPr>
        <w:pStyle w:val="TOC1"/>
        <w:tabs>
          <w:tab w:val="left" w:pos="480"/>
          <w:tab w:val="right" w:leader="dot" w:pos="9350"/>
        </w:tabs>
        <w:rPr>
          <w:rFonts w:ascii="Calibri" w:hAnsi="Calibri"/>
          <w:noProof/>
          <w:sz w:val="22"/>
          <w:szCs w:val="22"/>
        </w:rPr>
      </w:pPr>
      <w:hyperlink w:anchor="_Toc426543554" w:history="1">
        <w:r w:rsidR="000A021E" w:rsidRPr="00EB50C4">
          <w:rPr>
            <w:rStyle w:val="Hyperlink"/>
            <w:noProof/>
          </w:rPr>
          <w:t>5</w:t>
        </w:r>
        <w:r w:rsidR="000A021E" w:rsidRPr="002E03E7">
          <w:rPr>
            <w:rFonts w:ascii="Calibri" w:hAnsi="Calibri"/>
            <w:noProof/>
            <w:sz w:val="22"/>
            <w:szCs w:val="22"/>
          </w:rPr>
          <w:tab/>
        </w:r>
        <w:r w:rsidR="000A021E" w:rsidRPr="00EB50C4">
          <w:rPr>
            <w:rStyle w:val="Hyperlink"/>
            <w:noProof/>
          </w:rPr>
          <w:t>Diagram and visual components structure</w:t>
        </w:r>
        <w:r w:rsidR="000A021E">
          <w:rPr>
            <w:noProof/>
            <w:webHidden/>
          </w:rPr>
          <w:tab/>
        </w:r>
        <w:r w:rsidR="000A021E">
          <w:rPr>
            <w:noProof/>
            <w:webHidden/>
          </w:rPr>
          <w:fldChar w:fldCharType="begin"/>
        </w:r>
        <w:r w:rsidR="000A021E">
          <w:rPr>
            <w:noProof/>
            <w:webHidden/>
          </w:rPr>
          <w:instrText xml:space="preserve"> PAGEREF _Toc426543554 \h </w:instrText>
        </w:r>
        <w:r w:rsidR="000A021E">
          <w:rPr>
            <w:noProof/>
            <w:webHidden/>
          </w:rPr>
        </w:r>
        <w:r w:rsidR="000A021E">
          <w:rPr>
            <w:noProof/>
            <w:webHidden/>
          </w:rPr>
          <w:fldChar w:fldCharType="separate"/>
        </w:r>
        <w:r w:rsidR="00DA5DA8">
          <w:rPr>
            <w:noProof/>
            <w:webHidden/>
          </w:rPr>
          <w:t>66</w:t>
        </w:r>
        <w:r w:rsidR="000A021E">
          <w:rPr>
            <w:noProof/>
            <w:webHidden/>
          </w:rPr>
          <w:fldChar w:fldCharType="end"/>
        </w:r>
      </w:hyperlink>
    </w:p>
    <w:p w14:paraId="26941AEF" w14:textId="77777777" w:rsidR="000A021E" w:rsidRPr="002E03E7" w:rsidRDefault="00000000">
      <w:pPr>
        <w:pStyle w:val="TOC2"/>
        <w:tabs>
          <w:tab w:val="right" w:leader="dot" w:pos="9350"/>
        </w:tabs>
        <w:rPr>
          <w:rFonts w:ascii="Calibri" w:hAnsi="Calibri"/>
          <w:noProof/>
          <w:sz w:val="22"/>
          <w:szCs w:val="22"/>
        </w:rPr>
      </w:pPr>
      <w:hyperlink w:anchor="_Toc426543555" w:history="1">
        <w:r w:rsidR="000A021E" w:rsidRPr="00EB50C4">
          <w:rPr>
            <w:rStyle w:val="Hyperlink"/>
            <w:noProof/>
          </w:rPr>
          <w:t>5.1 Introduction to the XMILE view</w:t>
        </w:r>
        <w:r w:rsidR="000A021E">
          <w:rPr>
            <w:noProof/>
            <w:webHidden/>
          </w:rPr>
          <w:tab/>
        </w:r>
        <w:r w:rsidR="000A021E">
          <w:rPr>
            <w:noProof/>
            <w:webHidden/>
          </w:rPr>
          <w:fldChar w:fldCharType="begin"/>
        </w:r>
        <w:r w:rsidR="000A021E">
          <w:rPr>
            <w:noProof/>
            <w:webHidden/>
          </w:rPr>
          <w:instrText xml:space="preserve"> PAGEREF _Toc426543555 \h </w:instrText>
        </w:r>
        <w:r w:rsidR="000A021E">
          <w:rPr>
            <w:noProof/>
            <w:webHidden/>
          </w:rPr>
        </w:r>
        <w:r w:rsidR="000A021E">
          <w:rPr>
            <w:noProof/>
            <w:webHidden/>
          </w:rPr>
          <w:fldChar w:fldCharType="separate"/>
        </w:r>
        <w:r w:rsidR="00DA5DA8">
          <w:rPr>
            <w:noProof/>
            <w:webHidden/>
          </w:rPr>
          <w:t>66</w:t>
        </w:r>
        <w:r w:rsidR="000A021E">
          <w:rPr>
            <w:noProof/>
            <w:webHidden/>
          </w:rPr>
          <w:fldChar w:fldCharType="end"/>
        </w:r>
      </w:hyperlink>
    </w:p>
    <w:p w14:paraId="1ADA0118" w14:textId="77777777" w:rsidR="000A021E" w:rsidRPr="002E03E7" w:rsidRDefault="00000000">
      <w:pPr>
        <w:pStyle w:val="TOC3"/>
        <w:tabs>
          <w:tab w:val="right" w:leader="dot" w:pos="9350"/>
        </w:tabs>
        <w:rPr>
          <w:rFonts w:ascii="Calibri" w:hAnsi="Calibri"/>
          <w:noProof/>
          <w:sz w:val="22"/>
          <w:szCs w:val="22"/>
        </w:rPr>
      </w:pPr>
      <w:hyperlink w:anchor="_Toc426543556" w:history="1">
        <w:r w:rsidR="000A021E" w:rsidRPr="00EB50C4">
          <w:rPr>
            <w:rStyle w:val="Hyperlink"/>
            <w:noProof/>
          </w:rPr>
          <w:t>5.1.1 Referencing variable objects in an XMILE view</w:t>
        </w:r>
        <w:r w:rsidR="000A021E">
          <w:rPr>
            <w:noProof/>
            <w:webHidden/>
          </w:rPr>
          <w:tab/>
        </w:r>
        <w:r w:rsidR="000A021E">
          <w:rPr>
            <w:noProof/>
            <w:webHidden/>
          </w:rPr>
          <w:fldChar w:fldCharType="begin"/>
        </w:r>
        <w:r w:rsidR="000A021E">
          <w:rPr>
            <w:noProof/>
            <w:webHidden/>
          </w:rPr>
          <w:instrText xml:space="preserve"> PAGEREF _Toc426543556 \h </w:instrText>
        </w:r>
        <w:r w:rsidR="000A021E">
          <w:rPr>
            <w:noProof/>
            <w:webHidden/>
          </w:rPr>
        </w:r>
        <w:r w:rsidR="000A021E">
          <w:rPr>
            <w:noProof/>
            <w:webHidden/>
          </w:rPr>
          <w:fldChar w:fldCharType="separate"/>
        </w:r>
        <w:r w:rsidR="00DA5DA8">
          <w:rPr>
            <w:noProof/>
            <w:webHidden/>
          </w:rPr>
          <w:t>67</w:t>
        </w:r>
        <w:r w:rsidR="000A021E">
          <w:rPr>
            <w:noProof/>
            <w:webHidden/>
          </w:rPr>
          <w:fldChar w:fldCharType="end"/>
        </w:r>
      </w:hyperlink>
    </w:p>
    <w:p w14:paraId="3868A706" w14:textId="77777777" w:rsidR="000A021E" w:rsidRPr="002E03E7" w:rsidRDefault="00000000">
      <w:pPr>
        <w:pStyle w:val="TOC3"/>
        <w:tabs>
          <w:tab w:val="right" w:leader="dot" w:pos="9350"/>
        </w:tabs>
        <w:rPr>
          <w:rFonts w:ascii="Calibri" w:hAnsi="Calibri"/>
          <w:noProof/>
          <w:sz w:val="22"/>
          <w:szCs w:val="22"/>
        </w:rPr>
      </w:pPr>
      <w:hyperlink w:anchor="_Toc426543557" w:history="1">
        <w:r w:rsidR="000A021E" w:rsidRPr="00EB50C4">
          <w:rPr>
            <w:rStyle w:val="Hyperlink"/>
            <w:noProof/>
          </w:rPr>
          <w:t>5.1.2 XMILE view assumptions and attributes</w:t>
        </w:r>
        <w:r w:rsidR="000A021E">
          <w:rPr>
            <w:noProof/>
            <w:webHidden/>
          </w:rPr>
          <w:tab/>
        </w:r>
        <w:r w:rsidR="000A021E">
          <w:rPr>
            <w:noProof/>
            <w:webHidden/>
          </w:rPr>
          <w:fldChar w:fldCharType="begin"/>
        </w:r>
        <w:r w:rsidR="000A021E">
          <w:rPr>
            <w:noProof/>
            <w:webHidden/>
          </w:rPr>
          <w:instrText xml:space="preserve"> PAGEREF _Toc426543557 \h </w:instrText>
        </w:r>
        <w:r w:rsidR="000A021E">
          <w:rPr>
            <w:noProof/>
            <w:webHidden/>
          </w:rPr>
        </w:r>
        <w:r w:rsidR="000A021E">
          <w:rPr>
            <w:noProof/>
            <w:webHidden/>
          </w:rPr>
          <w:fldChar w:fldCharType="separate"/>
        </w:r>
        <w:r w:rsidR="00DA5DA8">
          <w:rPr>
            <w:noProof/>
            <w:webHidden/>
          </w:rPr>
          <w:t>68</w:t>
        </w:r>
        <w:r w:rsidR="000A021E">
          <w:rPr>
            <w:noProof/>
            <w:webHidden/>
          </w:rPr>
          <w:fldChar w:fldCharType="end"/>
        </w:r>
      </w:hyperlink>
    </w:p>
    <w:p w14:paraId="21DC5897" w14:textId="77777777" w:rsidR="000A021E" w:rsidRPr="002E03E7" w:rsidRDefault="00000000">
      <w:pPr>
        <w:pStyle w:val="TOC3"/>
        <w:tabs>
          <w:tab w:val="right" w:leader="dot" w:pos="9350"/>
        </w:tabs>
        <w:rPr>
          <w:rFonts w:ascii="Calibri" w:hAnsi="Calibri"/>
          <w:noProof/>
          <w:sz w:val="22"/>
          <w:szCs w:val="22"/>
        </w:rPr>
      </w:pPr>
      <w:hyperlink w:anchor="_Toc426543558" w:history="1">
        <w:r w:rsidR="000A021E" w:rsidRPr="00EB50C4">
          <w:rPr>
            <w:rStyle w:val="Hyperlink"/>
            <w:noProof/>
          </w:rPr>
          <w:t>5.1.3 Referring to specific XMILE display objects</w:t>
        </w:r>
        <w:r w:rsidR="000A021E">
          <w:rPr>
            <w:noProof/>
            <w:webHidden/>
          </w:rPr>
          <w:tab/>
        </w:r>
        <w:r w:rsidR="000A021E">
          <w:rPr>
            <w:noProof/>
            <w:webHidden/>
          </w:rPr>
          <w:fldChar w:fldCharType="begin"/>
        </w:r>
        <w:r w:rsidR="000A021E">
          <w:rPr>
            <w:noProof/>
            <w:webHidden/>
          </w:rPr>
          <w:instrText xml:space="preserve"> PAGEREF _Toc426543558 \h </w:instrText>
        </w:r>
        <w:r w:rsidR="000A021E">
          <w:rPr>
            <w:noProof/>
            <w:webHidden/>
          </w:rPr>
        </w:r>
        <w:r w:rsidR="000A021E">
          <w:rPr>
            <w:noProof/>
            <w:webHidden/>
          </w:rPr>
          <w:fldChar w:fldCharType="separate"/>
        </w:r>
        <w:r w:rsidR="00DA5DA8">
          <w:rPr>
            <w:noProof/>
            <w:webHidden/>
          </w:rPr>
          <w:t>69</w:t>
        </w:r>
        <w:r w:rsidR="000A021E">
          <w:rPr>
            <w:noProof/>
            <w:webHidden/>
          </w:rPr>
          <w:fldChar w:fldCharType="end"/>
        </w:r>
      </w:hyperlink>
    </w:p>
    <w:p w14:paraId="1D3F504E" w14:textId="77777777" w:rsidR="000A021E" w:rsidRPr="002E03E7" w:rsidRDefault="00000000">
      <w:pPr>
        <w:pStyle w:val="TOC2"/>
        <w:tabs>
          <w:tab w:val="right" w:leader="dot" w:pos="9350"/>
        </w:tabs>
        <w:rPr>
          <w:rFonts w:ascii="Calibri" w:hAnsi="Calibri"/>
          <w:noProof/>
          <w:sz w:val="22"/>
          <w:szCs w:val="22"/>
        </w:rPr>
      </w:pPr>
      <w:hyperlink w:anchor="_Toc426543559" w:history="1">
        <w:r w:rsidR="000A021E" w:rsidRPr="00EB50C4">
          <w:rPr>
            <w:rStyle w:val="Hyperlink"/>
            <w:noProof/>
          </w:rPr>
          <w:t>5.2 Common styles associated with all XMILE display objects</w:t>
        </w:r>
        <w:r w:rsidR="000A021E">
          <w:rPr>
            <w:noProof/>
            <w:webHidden/>
          </w:rPr>
          <w:tab/>
        </w:r>
        <w:r w:rsidR="000A021E">
          <w:rPr>
            <w:noProof/>
            <w:webHidden/>
          </w:rPr>
          <w:fldChar w:fldCharType="begin"/>
        </w:r>
        <w:r w:rsidR="000A021E">
          <w:rPr>
            <w:noProof/>
            <w:webHidden/>
          </w:rPr>
          <w:instrText xml:space="preserve"> PAGEREF _Toc426543559 \h </w:instrText>
        </w:r>
        <w:r w:rsidR="000A021E">
          <w:rPr>
            <w:noProof/>
            <w:webHidden/>
          </w:rPr>
        </w:r>
        <w:r w:rsidR="000A021E">
          <w:rPr>
            <w:noProof/>
            <w:webHidden/>
          </w:rPr>
          <w:fldChar w:fldCharType="separate"/>
        </w:r>
        <w:r w:rsidR="00DA5DA8">
          <w:rPr>
            <w:noProof/>
            <w:webHidden/>
          </w:rPr>
          <w:t>69</w:t>
        </w:r>
        <w:r w:rsidR="000A021E">
          <w:rPr>
            <w:noProof/>
            <w:webHidden/>
          </w:rPr>
          <w:fldChar w:fldCharType="end"/>
        </w:r>
      </w:hyperlink>
    </w:p>
    <w:p w14:paraId="20F883B3" w14:textId="77777777" w:rsidR="000A021E" w:rsidRPr="002E03E7" w:rsidRDefault="00000000">
      <w:pPr>
        <w:pStyle w:val="TOC3"/>
        <w:tabs>
          <w:tab w:val="right" w:leader="dot" w:pos="9350"/>
        </w:tabs>
        <w:rPr>
          <w:rFonts w:ascii="Calibri" w:hAnsi="Calibri"/>
          <w:noProof/>
          <w:sz w:val="22"/>
          <w:szCs w:val="22"/>
        </w:rPr>
      </w:pPr>
      <w:hyperlink w:anchor="_Toc426543560" w:history="1">
        <w:r w:rsidR="000A021E" w:rsidRPr="00EB50C4">
          <w:rPr>
            <w:rStyle w:val="Hyperlink"/>
            <w:noProof/>
          </w:rPr>
          <w:t>5.2.1 Specifications of padding</w:t>
        </w:r>
        <w:r w:rsidR="000A021E">
          <w:rPr>
            <w:noProof/>
            <w:webHidden/>
          </w:rPr>
          <w:tab/>
        </w:r>
        <w:r w:rsidR="000A021E">
          <w:rPr>
            <w:noProof/>
            <w:webHidden/>
          </w:rPr>
          <w:fldChar w:fldCharType="begin"/>
        </w:r>
        <w:r w:rsidR="000A021E">
          <w:rPr>
            <w:noProof/>
            <w:webHidden/>
          </w:rPr>
          <w:instrText xml:space="preserve"> PAGEREF _Toc426543560 \h </w:instrText>
        </w:r>
        <w:r w:rsidR="000A021E">
          <w:rPr>
            <w:noProof/>
            <w:webHidden/>
          </w:rPr>
        </w:r>
        <w:r w:rsidR="000A021E">
          <w:rPr>
            <w:noProof/>
            <w:webHidden/>
          </w:rPr>
          <w:fldChar w:fldCharType="separate"/>
        </w:r>
        <w:r w:rsidR="00DA5DA8">
          <w:rPr>
            <w:noProof/>
            <w:webHidden/>
          </w:rPr>
          <w:t>69</w:t>
        </w:r>
        <w:r w:rsidR="000A021E">
          <w:rPr>
            <w:noProof/>
            <w:webHidden/>
          </w:rPr>
          <w:fldChar w:fldCharType="end"/>
        </w:r>
      </w:hyperlink>
    </w:p>
    <w:p w14:paraId="78E128D0" w14:textId="77777777" w:rsidR="000A021E" w:rsidRPr="002E03E7" w:rsidRDefault="00000000">
      <w:pPr>
        <w:pStyle w:val="TOC3"/>
        <w:tabs>
          <w:tab w:val="right" w:leader="dot" w:pos="9350"/>
        </w:tabs>
        <w:rPr>
          <w:rFonts w:ascii="Calibri" w:hAnsi="Calibri"/>
          <w:noProof/>
          <w:sz w:val="22"/>
          <w:szCs w:val="22"/>
        </w:rPr>
      </w:pPr>
      <w:hyperlink w:anchor="_Toc426543561" w:history="1">
        <w:r w:rsidR="000A021E" w:rsidRPr="00EB50C4">
          <w:rPr>
            <w:rStyle w:val="Hyperlink"/>
            <w:noProof/>
          </w:rPr>
          <w:t>5.2.2 Specification of color</w:t>
        </w:r>
        <w:r w:rsidR="000A021E">
          <w:rPr>
            <w:noProof/>
            <w:webHidden/>
          </w:rPr>
          <w:tab/>
        </w:r>
        <w:r w:rsidR="000A021E">
          <w:rPr>
            <w:noProof/>
            <w:webHidden/>
          </w:rPr>
          <w:fldChar w:fldCharType="begin"/>
        </w:r>
        <w:r w:rsidR="000A021E">
          <w:rPr>
            <w:noProof/>
            <w:webHidden/>
          </w:rPr>
          <w:instrText xml:space="preserve"> PAGEREF _Toc426543561 \h </w:instrText>
        </w:r>
        <w:r w:rsidR="000A021E">
          <w:rPr>
            <w:noProof/>
            <w:webHidden/>
          </w:rPr>
        </w:r>
        <w:r w:rsidR="000A021E">
          <w:rPr>
            <w:noProof/>
            <w:webHidden/>
          </w:rPr>
          <w:fldChar w:fldCharType="separate"/>
        </w:r>
        <w:r w:rsidR="00DA5DA8">
          <w:rPr>
            <w:noProof/>
            <w:webHidden/>
          </w:rPr>
          <w:t>70</w:t>
        </w:r>
        <w:r w:rsidR="000A021E">
          <w:rPr>
            <w:noProof/>
            <w:webHidden/>
          </w:rPr>
          <w:fldChar w:fldCharType="end"/>
        </w:r>
      </w:hyperlink>
    </w:p>
    <w:p w14:paraId="70E7BC01" w14:textId="77777777" w:rsidR="000A021E" w:rsidRPr="002E03E7" w:rsidRDefault="00000000">
      <w:pPr>
        <w:pStyle w:val="TOC2"/>
        <w:tabs>
          <w:tab w:val="right" w:leader="dot" w:pos="9350"/>
        </w:tabs>
        <w:rPr>
          <w:rFonts w:ascii="Calibri" w:hAnsi="Calibri"/>
          <w:noProof/>
          <w:sz w:val="22"/>
          <w:szCs w:val="22"/>
        </w:rPr>
      </w:pPr>
      <w:hyperlink w:anchor="_Toc426543562" w:history="1">
        <w:r w:rsidR="000A021E" w:rsidRPr="00EB50C4">
          <w:rPr>
            <w:rStyle w:val="Hyperlink"/>
            <w:noProof/>
          </w:rPr>
          <w:t>5.3 The cascading style system</w:t>
        </w:r>
        <w:r w:rsidR="000A021E">
          <w:rPr>
            <w:noProof/>
            <w:webHidden/>
          </w:rPr>
          <w:tab/>
        </w:r>
        <w:r w:rsidR="000A021E">
          <w:rPr>
            <w:noProof/>
            <w:webHidden/>
          </w:rPr>
          <w:fldChar w:fldCharType="begin"/>
        </w:r>
        <w:r w:rsidR="000A021E">
          <w:rPr>
            <w:noProof/>
            <w:webHidden/>
          </w:rPr>
          <w:instrText xml:space="preserve"> PAGEREF _Toc426543562 \h </w:instrText>
        </w:r>
        <w:r w:rsidR="000A021E">
          <w:rPr>
            <w:noProof/>
            <w:webHidden/>
          </w:rPr>
        </w:r>
        <w:r w:rsidR="000A021E">
          <w:rPr>
            <w:noProof/>
            <w:webHidden/>
          </w:rPr>
          <w:fldChar w:fldCharType="separate"/>
        </w:r>
        <w:r w:rsidR="00DA5DA8">
          <w:rPr>
            <w:noProof/>
            <w:webHidden/>
          </w:rPr>
          <w:t>70</w:t>
        </w:r>
        <w:r w:rsidR="000A021E">
          <w:rPr>
            <w:noProof/>
            <w:webHidden/>
          </w:rPr>
          <w:fldChar w:fldCharType="end"/>
        </w:r>
      </w:hyperlink>
    </w:p>
    <w:p w14:paraId="052469BA" w14:textId="77777777" w:rsidR="000A021E" w:rsidRPr="002E03E7" w:rsidRDefault="00000000">
      <w:pPr>
        <w:pStyle w:val="TOC1"/>
        <w:tabs>
          <w:tab w:val="left" w:pos="480"/>
          <w:tab w:val="right" w:leader="dot" w:pos="9350"/>
        </w:tabs>
        <w:rPr>
          <w:rFonts w:ascii="Calibri" w:hAnsi="Calibri"/>
          <w:noProof/>
          <w:sz w:val="22"/>
          <w:szCs w:val="22"/>
        </w:rPr>
      </w:pPr>
      <w:hyperlink w:anchor="_Toc426543563" w:history="1">
        <w:r w:rsidR="000A021E" w:rsidRPr="00EB50C4">
          <w:rPr>
            <w:rStyle w:val="Hyperlink"/>
            <w:noProof/>
          </w:rPr>
          <w:t>6</w:t>
        </w:r>
        <w:r w:rsidR="000A021E" w:rsidRPr="002E03E7">
          <w:rPr>
            <w:rFonts w:ascii="Calibri" w:hAnsi="Calibri"/>
            <w:noProof/>
            <w:sz w:val="22"/>
            <w:szCs w:val="22"/>
          </w:rPr>
          <w:tab/>
        </w:r>
        <w:r w:rsidR="000A021E" w:rsidRPr="00EB50C4">
          <w:rPr>
            <w:rStyle w:val="Hyperlink"/>
            <w:noProof/>
          </w:rPr>
          <w:t>Display and Interface XML Encoding</w:t>
        </w:r>
        <w:r w:rsidR="000A021E">
          <w:rPr>
            <w:noProof/>
            <w:webHidden/>
          </w:rPr>
          <w:tab/>
        </w:r>
        <w:r w:rsidR="000A021E">
          <w:rPr>
            <w:noProof/>
            <w:webHidden/>
          </w:rPr>
          <w:fldChar w:fldCharType="begin"/>
        </w:r>
        <w:r w:rsidR="000A021E">
          <w:rPr>
            <w:noProof/>
            <w:webHidden/>
          </w:rPr>
          <w:instrText xml:space="preserve"> PAGEREF _Toc426543563 \h </w:instrText>
        </w:r>
        <w:r w:rsidR="000A021E">
          <w:rPr>
            <w:noProof/>
            <w:webHidden/>
          </w:rPr>
        </w:r>
        <w:r w:rsidR="000A021E">
          <w:rPr>
            <w:noProof/>
            <w:webHidden/>
          </w:rPr>
          <w:fldChar w:fldCharType="separate"/>
        </w:r>
        <w:r w:rsidR="00DA5DA8">
          <w:rPr>
            <w:noProof/>
            <w:webHidden/>
          </w:rPr>
          <w:t>72</w:t>
        </w:r>
        <w:r w:rsidR="000A021E">
          <w:rPr>
            <w:noProof/>
            <w:webHidden/>
          </w:rPr>
          <w:fldChar w:fldCharType="end"/>
        </w:r>
      </w:hyperlink>
    </w:p>
    <w:p w14:paraId="60F8C5AE" w14:textId="77777777" w:rsidR="000A021E" w:rsidRPr="002E03E7" w:rsidRDefault="00000000">
      <w:pPr>
        <w:pStyle w:val="TOC2"/>
        <w:tabs>
          <w:tab w:val="right" w:leader="dot" w:pos="9350"/>
        </w:tabs>
        <w:rPr>
          <w:rFonts w:ascii="Calibri" w:hAnsi="Calibri"/>
          <w:noProof/>
          <w:sz w:val="22"/>
          <w:szCs w:val="22"/>
        </w:rPr>
      </w:pPr>
      <w:hyperlink w:anchor="_Toc426543564" w:history="1">
        <w:r w:rsidR="000A021E" w:rsidRPr="00EB50C4">
          <w:rPr>
            <w:rStyle w:val="Hyperlink"/>
            <w:noProof/>
          </w:rPr>
          <w:t>6.1 Stock and flow diagram objects</w:t>
        </w:r>
        <w:r w:rsidR="000A021E">
          <w:rPr>
            <w:noProof/>
            <w:webHidden/>
          </w:rPr>
          <w:tab/>
        </w:r>
        <w:r w:rsidR="000A021E">
          <w:rPr>
            <w:noProof/>
            <w:webHidden/>
          </w:rPr>
          <w:fldChar w:fldCharType="begin"/>
        </w:r>
        <w:r w:rsidR="000A021E">
          <w:rPr>
            <w:noProof/>
            <w:webHidden/>
          </w:rPr>
          <w:instrText xml:space="preserve"> PAGEREF _Toc426543564 \h </w:instrText>
        </w:r>
        <w:r w:rsidR="000A021E">
          <w:rPr>
            <w:noProof/>
            <w:webHidden/>
          </w:rPr>
        </w:r>
        <w:r w:rsidR="000A021E">
          <w:rPr>
            <w:noProof/>
            <w:webHidden/>
          </w:rPr>
          <w:fldChar w:fldCharType="separate"/>
        </w:r>
        <w:r w:rsidR="00DA5DA8">
          <w:rPr>
            <w:noProof/>
            <w:webHidden/>
          </w:rPr>
          <w:t>72</w:t>
        </w:r>
        <w:r w:rsidR="000A021E">
          <w:rPr>
            <w:noProof/>
            <w:webHidden/>
          </w:rPr>
          <w:fldChar w:fldCharType="end"/>
        </w:r>
      </w:hyperlink>
    </w:p>
    <w:p w14:paraId="42C49E7E" w14:textId="77777777" w:rsidR="000A021E" w:rsidRPr="002E03E7" w:rsidRDefault="00000000">
      <w:pPr>
        <w:pStyle w:val="TOC3"/>
        <w:tabs>
          <w:tab w:val="right" w:leader="dot" w:pos="9350"/>
        </w:tabs>
        <w:rPr>
          <w:rFonts w:ascii="Calibri" w:hAnsi="Calibri"/>
          <w:noProof/>
          <w:sz w:val="22"/>
          <w:szCs w:val="22"/>
        </w:rPr>
      </w:pPr>
      <w:hyperlink w:anchor="_Toc426543565" w:history="1">
        <w:r w:rsidR="000A021E" w:rsidRPr="00EB50C4">
          <w:rPr>
            <w:rStyle w:val="Hyperlink"/>
            <w:noProof/>
          </w:rPr>
          <w:t>6.1.1 Stock</w:t>
        </w:r>
        <w:r w:rsidR="000A021E">
          <w:rPr>
            <w:noProof/>
            <w:webHidden/>
          </w:rPr>
          <w:tab/>
        </w:r>
        <w:r w:rsidR="000A021E">
          <w:rPr>
            <w:noProof/>
            <w:webHidden/>
          </w:rPr>
          <w:fldChar w:fldCharType="begin"/>
        </w:r>
        <w:r w:rsidR="000A021E">
          <w:rPr>
            <w:noProof/>
            <w:webHidden/>
          </w:rPr>
          <w:instrText xml:space="preserve"> PAGEREF _Toc426543565 \h </w:instrText>
        </w:r>
        <w:r w:rsidR="000A021E">
          <w:rPr>
            <w:noProof/>
            <w:webHidden/>
          </w:rPr>
        </w:r>
        <w:r w:rsidR="000A021E">
          <w:rPr>
            <w:noProof/>
            <w:webHidden/>
          </w:rPr>
          <w:fldChar w:fldCharType="separate"/>
        </w:r>
        <w:r w:rsidR="00DA5DA8">
          <w:rPr>
            <w:noProof/>
            <w:webHidden/>
          </w:rPr>
          <w:t>73</w:t>
        </w:r>
        <w:r w:rsidR="000A021E">
          <w:rPr>
            <w:noProof/>
            <w:webHidden/>
          </w:rPr>
          <w:fldChar w:fldCharType="end"/>
        </w:r>
      </w:hyperlink>
    </w:p>
    <w:p w14:paraId="0C013266" w14:textId="77777777" w:rsidR="000A021E" w:rsidRPr="002E03E7" w:rsidRDefault="00000000">
      <w:pPr>
        <w:pStyle w:val="TOC3"/>
        <w:tabs>
          <w:tab w:val="right" w:leader="dot" w:pos="9350"/>
        </w:tabs>
        <w:rPr>
          <w:rFonts w:ascii="Calibri" w:hAnsi="Calibri"/>
          <w:noProof/>
          <w:sz w:val="22"/>
          <w:szCs w:val="22"/>
        </w:rPr>
      </w:pPr>
      <w:hyperlink w:anchor="_Toc426543566" w:history="1">
        <w:r w:rsidR="000A021E" w:rsidRPr="00EB50C4">
          <w:rPr>
            <w:rStyle w:val="Hyperlink"/>
            <w:noProof/>
          </w:rPr>
          <w:t>6.1.2 Flow</w:t>
        </w:r>
        <w:r w:rsidR="000A021E">
          <w:rPr>
            <w:noProof/>
            <w:webHidden/>
          </w:rPr>
          <w:tab/>
        </w:r>
        <w:r w:rsidR="000A021E">
          <w:rPr>
            <w:noProof/>
            <w:webHidden/>
          </w:rPr>
          <w:fldChar w:fldCharType="begin"/>
        </w:r>
        <w:r w:rsidR="000A021E">
          <w:rPr>
            <w:noProof/>
            <w:webHidden/>
          </w:rPr>
          <w:instrText xml:space="preserve"> PAGEREF _Toc426543566 \h </w:instrText>
        </w:r>
        <w:r w:rsidR="000A021E">
          <w:rPr>
            <w:noProof/>
            <w:webHidden/>
          </w:rPr>
        </w:r>
        <w:r w:rsidR="000A021E">
          <w:rPr>
            <w:noProof/>
            <w:webHidden/>
          </w:rPr>
          <w:fldChar w:fldCharType="separate"/>
        </w:r>
        <w:r w:rsidR="00DA5DA8">
          <w:rPr>
            <w:noProof/>
            <w:webHidden/>
          </w:rPr>
          <w:t>73</w:t>
        </w:r>
        <w:r w:rsidR="000A021E">
          <w:rPr>
            <w:noProof/>
            <w:webHidden/>
          </w:rPr>
          <w:fldChar w:fldCharType="end"/>
        </w:r>
      </w:hyperlink>
    </w:p>
    <w:p w14:paraId="24F738BD" w14:textId="77777777" w:rsidR="000A021E" w:rsidRPr="002E03E7" w:rsidRDefault="00000000">
      <w:pPr>
        <w:pStyle w:val="TOC3"/>
        <w:tabs>
          <w:tab w:val="right" w:leader="dot" w:pos="9350"/>
        </w:tabs>
        <w:rPr>
          <w:rFonts w:ascii="Calibri" w:hAnsi="Calibri"/>
          <w:noProof/>
          <w:sz w:val="22"/>
          <w:szCs w:val="22"/>
        </w:rPr>
      </w:pPr>
      <w:hyperlink w:anchor="_Toc426543567" w:history="1">
        <w:r w:rsidR="000A021E" w:rsidRPr="00EB50C4">
          <w:rPr>
            <w:rStyle w:val="Hyperlink"/>
            <w:noProof/>
          </w:rPr>
          <w:t>6.1.3 Aux</w:t>
        </w:r>
        <w:r w:rsidR="000A021E">
          <w:rPr>
            <w:noProof/>
            <w:webHidden/>
          </w:rPr>
          <w:tab/>
        </w:r>
        <w:r w:rsidR="000A021E">
          <w:rPr>
            <w:noProof/>
            <w:webHidden/>
          </w:rPr>
          <w:fldChar w:fldCharType="begin"/>
        </w:r>
        <w:r w:rsidR="000A021E">
          <w:rPr>
            <w:noProof/>
            <w:webHidden/>
          </w:rPr>
          <w:instrText xml:space="preserve"> PAGEREF _Toc426543567 \h </w:instrText>
        </w:r>
        <w:r w:rsidR="000A021E">
          <w:rPr>
            <w:noProof/>
            <w:webHidden/>
          </w:rPr>
        </w:r>
        <w:r w:rsidR="000A021E">
          <w:rPr>
            <w:noProof/>
            <w:webHidden/>
          </w:rPr>
          <w:fldChar w:fldCharType="separate"/>
        </w:r>
        <w:r w:rsidR="00DA5DA8">
          <w:rPr>
            <w:noProof/>
            <w:webHidden/>
          </w:rPr>
          <w:t>73</w:t>
        </w:r>
        <w:r w:rsidR="000A021E">
          <w:rPr>
            <w:noProof/>
            <w:webHidden/>
          </w:rPr>
          <w:fldChar w:fldCharType="end"/>
        </w:r>
      </w:hyperlink>
    </w:p>
    <w:p w14:paraId="3B4881A7" w14:textId="77777777" w:rsidR="000A021E" w:rsidRPr="002E03E7" w:rsidRDefault="00000000">
      <w:pPr>
        <w:pStyle w:val="TOC3"/>
        <w:tabs>
          <w:tab w:val="right" w:leader="dot" w:pos="9350"/>
        </w:tabs>
        <w:rPr>
          <w:rFonts w:ascii="Calibri" w:hAnsi="Calibri"/>
          <w:noProof/>
          <w:sz w:val="22"/>
          <w:szCs w:val="22"/>
        </w:rPr>
      </w:pPr>
      <w:hyperlink w:anchor="_Toc426543568" w:history="1">
        <w:r w:rsidR="000A021E" w:rsidRPr="00EB50C4">
          <w:rPr>
            <w:rStyle w:val="Hyperlink"/>
            <w:noProof/>
          </w:rPr>
          <w:t>6.1.4 Module</w:t>
        </w:r>
        <w:r w:rsidR="000A021E">
          <w:rPr>
            <w:noProof/>
            <w:webHidden/>
          </w:rPr>
          <w:tab/>
        </w:r>
        <w:r w:rsidR="000A021E">
          <w:rPr>
            <w:noProof/>
            <w:webHidden/>
          </w:rPr>
          <w:fldChar w:fldCharType="begin"/>
        </w:r>
        <w:r w:rsidR="000A021E">
          <w:rPr>
            <w:noProof/>
            <w:webHidden/>
          </w:rPr>
          <w:instrText xml:space="preserve"> PAGEREF _Toc426543568 \h </w:instrText>
        </w:r>
        <w:r w:rsidR="000A021E">
          <w:rPr>
            <w:noProof/>
            <w:webHidden/>
          </w:rPr>
        </w:r>
        <w:r w:rsidR="000A021E">
          <w:rPr>
            <w:noProof/>
            <w:webHidden/>
          </w:rPr>
          <w:fldChar w:fldCharType="separate"/>
        </w:r>
        <w:r w:rsidR="00DA5DA8">
          <w:rPr>
            <w:noProof/>
            <w:webHidden/>
          </w:rPr>
          <w:t>74</w:t>
        </w:r>
        <w:r w:rsidR="000A021E">
          <w:rPr>
            <w:noProof/>
            <w:webHidden/>
          </w:rPr>
          <w:fldChar w:fldCharType="end"/>
        </w:r>
      </w:hyperlink>
    </w:p>
    <w:p w14:paraId="67A2B916" w14:textId="77777777" w:rsidR="000A021E" w:rsidRPr="002E03E7" w:rsidRDefault="00000000">
      <w:pPr>
        <w:pStyle w:val="TOC3"/>
        <w:tabs>
          <w:tab w:val="right" w:leader="dot" w:pos="9350"/>
        </w:tabs>
        <w:rPr>
          <w:rFonts w:ascii="Calibri" w:hAnsi="Calibri"/>
          <w:noProof/>
          <w:sz w:val="22"/>
          <w:szCs w:val="22"/>
        </w:rPr>
      </w:pPr>
      <w:hyperlink w:anchor="_Toc426543569" w:history="1">
        <w:r w:rsidR="000A021E" w:rsidRPr="00EB50C4">
          <w:rPr>
            <w:rStyle w:val="Hyperlink"/>
            <w:noProof/>
          </w:rPr>
          <w:t>6.1.5 Group</w:t>
        </w:r>
        <w:r w:rsidR="000A021E">
          <w:rPr>
            <w:noProof/>
            <w:webHidden/>
          </w:rPr>
          <w:tab/>
        </w:r>
        <w:r w:rsidR="000A021E">
          <w:rPr>
            <w:noProof/>
            <w:webHidden/>
          </w:rPr>
          <w:fldChar w:fldCharType="begin"/>
        </w:r>
        <w:r w:rsidR="000A021E">
          <w:rPr>
            <w:noProof/>
            <w:webHidden/>
          </w:rPr>
          <w:instrText xml:space="preserve"> PAGEREF _Toc426543569 \h </w:instrText>
        </w:r>
        <w:r w:rsidR="000A021E">
          <w:rPr>
            <w:noProof/>
            <w:webHidden/>
          </w:rPr>
        </w:r>
        <w:r w:rsidR="000A021E">
          <w:rPr>
            <w:noProof/>
            <w:webHidden/>
          </w:rPr>
          <w:fldChar w:fldCharType="separate"/>
        </w:r>
        <w:r w:rsidR="00DA5DA8">
          <w:rPr>
            <w:noProof/>
            <w:webHidden/>
          </w:rPr>
          <w:t>74</w:t>
        </w:r>
        <w:r w:rsidR="000A021E">
          <w:rPr>
            <w:noProof/>
            <w:webHidden/>
          </w:rPr>
          <w:fldChar w:fldCharType="end"/>
        </w:r>
      </w:hyperlink>
    </w:p>
    <w:p w14:paraId="68A35D87" w14:textId="77777777" w:rsidR="000A021E" w:rsidRPr="002E03E7" w:rsidRDefault="00000000">
      <w:pPr>
        <w:pStyle w:val="TOC3"/>
        <w:tabs>
          <w:tab w:val="right" w:leader="dot" w:pos="9350"/>
        </w:tabs>
        <w:rPr>
          <w:rFonts w:ascii="Calibri" w:hAnsi="Calibri"/>
          <w:noProof/>
          <w:sz w:val="22"/>
          <w:szCs w:val="22"/>
        </w:rPr>
      </w:pPr>
      <w:hyperlink w:anchor="_Toc426543570" w:history="1">
        <w:r w:rsidR="000A021E" w:rsidRPr="00EB50C4">
          <w:rPr>
            <w:rStyle w:val="Hyperlink"/>
            <w:noProof/>
          </w:rPr>
          <w:t>6.1.6 Connector</w:t>
        </w:r>
        <w:r w:rsidR="000A021E">
          <w:rPr>
            <w:noProof/>
            <w:webHidden/>
          </w:rPr>
          <w:tab/>
        </w:r>
        <w:r w:rsidR="000A021E">
          <w:rPr>
            <w:noProof/>
            <w:webHidden/>
          </w:rPr>
          <w:fldChar w:fldCharType="begin"/>
        </w:r>
        <w:r w:rsidR="000A021E">
          <w:rPr>
            <w:noProof/>
            <w:webHidden/>
          </w:rPr>
          <w:instrText xml:space="preserve"> PAGEREF _Toc426543570 \h </w:instrText>
        </w:r>
        <w:r w:rsidR="000A021E">
          <w:rPr>
            <w:noProof/>
            <w:webHidden/>
          </w:rPr>
        </w:r>
        <w:r w:rsidR="000A021E">
          <w:rPr>
            <w:noProof/>
            <w:webHidden/>
          </w:rPr>
          <w:fldChar w:fldCharType="separate"/>
        </w:r>
        <w:r w:rsidR="00DA5DA8">
          <w:rPr>
            <w:noProof/>
            <w:webHidden/>
          </w:rPr>
          <w:t>74</w:t>
        </w:r>
        <w:r w:rsidR="000A021E">
          <w:rPr>
            <w:noProof/>
            <w:webHidden/>
          </w:rPr>
          <w:fldChar w:fldCharType="end"/>
        </w:r>
      </w:hyperlink>
    </w:p>
    <w:p w14:paraId="5E47EA65" w14:textId="77777777" w:rsidR="000A021E" w:rsidRPr="002E03E7" w:rsidRDefault="00000000">
      <w:pPr>
        <w:pStyle w:val="TOC3"/>
        <w:tabs>
          <w:tab w:val="right" w:leader="dot" w:pos="9350"/>
        </w:tabs>
        <w:rPr>
          <w:rFonts w:ascii="Calibri" w:hAnsi="Calibri"/>
          <w:noProof/>
          <w:sz w:val="22"/>
          <w:szCs w:val="22"/>
        </w:rPr>
      </w:pPr>
      <w:hyperlink w:anchor="_Toc426543571" w:history="1">
        <w:r w:rsidR="000A021E" w:rsidRPr="00EB50C4">
          <w:rPr>
            <w:rStyle w:val="Hyperlink"/>
            <w:noProof/>
          </w:rPr>
          <w:t>6.1.7 Alias</w:t>
        </w:r>
        <w:r w:rsidR="000A021E">
          <w:rPr>
            <w:noProof/>
            <w:webHidden/>
          </w:rPr>
          <w:tab/>
        </w:r>
        <w:r w:rsidR="000A021E">
          <w:rPr>
            <w:noProof/>
            <w:webHidden/>
          </w:rPr>
          <w:fldChar w:fldCharType="begin"/>
        </w:r>
        <w:r w:rsidR="000A021E">
          <w:rPr>
            <w:noProof/>
            <w:webHidden/>
          </w:rPr>
          <w:instrText xml:space="preserve"> PAGEREF _Toc426543571 \h </w:instrText>
        </w:r>
        <w:r w:rsidR="000A021E">
          <w:rPr>
            <w:noProof/>
            <w:webHidden/>
          </w:rPr>
        </w:r>
        <w:r w:rsidR="000A021E">
          <w:rPr>
            <w:noProof/>
            <w:webHidden/>
          </w:rPr>
          <w:fldChar w:fldCharType="separate"/>
        </w:r>
        <w:r w:rsidR="00DA5DA8">
          <w:rPr>
            <w:noProof/>
            <w:webHidden/>
          </w:rPr>
          <w:t>75</w:t>
        </w:r>
        <w:r w:rsidR="000A021E">
          <w:rPr>
            <w:noProof/>
            <w:webHidden/>
          </w:rPr>
          <w:fldChar w:fldCharType="end"/>
        </w:r>
      </w:hyperlink>
    </w:p>
    <w:p w14:paraId="07F8032E" w14:textId="77777777" w:rsidR="000A021E" w:rsidRPr="002E03E7" w:rsidRDefault="00000000">
      <w:pPr>
        <w:pStyle w:val="TOC2"/>
        <w:tabs>
          <w:tab w:val="right" w:leader="dot" w:pos="9350"/>
        </w:tabs>
        <w:rPr>
          <w:rFonts w:ascii="Calibri" w:hAnsi="Calibri"/>
          <w:noProof/>
          <w:sz w:val="22"/>
          <w:szCs w:val="22"/>
        </w:rPr>
      </w:pPr>
      <w:hyperlink w:anchor="_Toc426543572" w:history="1">
        <w:r w:rsidR="000A021E" w:rsidRPr="00EB50C4">
          <w:rPr>
            <w:rStyle w:val="Hyperlink"/>
            <w:noProof/>
          </w:rPr>
          <w:t>6.2 Containers</w:t>
        </w:r>
        <w:r w:rsidR="000A021E">
          <w:rPr>
            <w:noProof/>
            <w:webHidden/>
          </w:rPr>
          <w:tab/>
        </w:r>
        <w:r w:rsidR="000A021E">
          <w:rPr>
            <w:noProof/>
            <w:webHidden/>
          </w:rPr>
          <w:fldChar w:fldCharType="begin"/>
        </w:r>
        <w:r w:rsidR="000A021E">
          <w:rPr>
            <w:noProof/>
            <w:webHidden/>
          </w:rPr>
          <w:instrText xml:space="preserve"> PAGEREF _Toc426543572 \h </w:instrText>
        </w:r>
        <w:r w:rsidR="000A021E">
          <w:rPr>
            <w:noProof/>
            <w:webHidden/>
          </w:rPr>
        </w:r>
        <w:r w:rsidR="000A021E">
          <w:rPr>
            <w:noProof/>
            <w:webHidden/>
          </w:rPr>
          <w:fldChar w:fldCharType="separate"/>
        </w:r>
        <w:r w:rsidR="00DA5DA8">
          <w:rPr>
            <w:noProof/>
            <w:webHidden/>
          </w:rPr>
          <w:t>76</w:t>
        </w:r>
        <w:r w:rsidR="000A021E">
          <w:rPr>
            <w:noProof/>
            <w:webHidden/>
          </w:rPr>
          <w:fldChar w:fldCharType="end"/>
        </w:r>
      </w:hyperlink>
    </w:p>
    <w:p w14:paraId="509EB10F" w14:textId="77777777" w:rsidR="000A021E" w:rsidRPr="002E03E7" w:rsidRDefault="00000000">
      <w:pPr>
        <w:pStyle w:val="TOC3"/>
        <w:tabs>
          <w:tab w:val="right" w:leader="dot" w:pos="9350"/>
        </w:tabs>
        <w:rPr>
          <w:rFonts w:ascii="Calibri" w:hAnsi="Calibri"/>
          <w:noProof/>
          <w:sz w:val="22"/>
          <w:szCs w:val="22"/>
        </w:rPr>
      </w:pPr>
      <w:hyperlink w:anchor="_Toc426543573" w:history="1">
        <w:r w:rsidR="000A021E" w:rsidRPr="00EB50C4">
          <w:rPr>
            <w:rStyle w:val="Hyperlink"/>
            <w:noProof/>
          </w:rPr>
          <w:t>6.2.1 Stacked Containers</w:t>
        </w:r>
        <w:r w:rsidR="000A021E">
          <w:rPr>
            <w:noProof/>
            <w:webHidden/>
          </w:rPr>
          <w:tab/>
        </w:r>
        <w:r w:rsidR="000A021E">
          <w:rPr>
            <w:noProof/>
            <w:webHidden/>
          </w:rPr>
          <w:fldChar w:fldCharType="begin"/>
        </w:r>
        <w:r w:rsidR="000A021E">
          <w:rPr>
            <w:noProof/>
            <w:webHidden/>
          </w:rPr>
          <w:instrText xml:space="preserve"> PAGEREF _Toc426543573 \h </w:instrText>
        </w:r>
        <w:r w:rsidR="000A021E">
          <w:rPr>
            <w:noProof/>
            <w:webHidden/>
          </w:rPr>
        </w:r>
        <w:r w:rsidR="000A021E">
          <w:rPr>
            <w:noProof/>
            <w:webHidden/>
          </w:rPr>
          <w:fldChar w:fldCharType="separate"/>
        </w:r>
        <w:r w:rsidR="00DA5DA8">
          <w:rPr>
            <w:noProof/>
            <w:webHidden/>
          </w:rPr>
          <w:t>76</w:t>
        </w:r>
        <w:r w:rsidR="000A021E">
          <w:rPr>
            <w:noProof/>
            <w:webHidden/>
          </w:rPr>
          <w:fldChar w:fldCharType="end"/>
        </w:r>
      </w:hyperlink>
    </w:p>
    <w:p w14:paraId="72FB72E0" w14:textId="77777777" w:rsidR="000A021E" w:rsidRPr="002E03E7" w:rsidRDefault="00000000">
      <w:pPr>
        <w:pStyle w:val="TOC2"/>
        <w:tabs>
          <w:tab w:val="right" w:leader="dot" w:pos="9350"/>
        </w:tabs>
        <w:rPr>
          <w:rFonts w:ascii="Calibri" w:hAnsi="Calibri"/>
          <w:noProof/>
          <w:sz w:val="22"/>
          <w:szCs w:val="22"/>
        </w:rPr>
      </w:pPr>
      <w:hyperlink w:anchor="_Toc426543574" w:history="1">
        <w:r w:rsidR="000A021E" w:rsidRPr="00EB50C4">
          <w:rPr>
            <w:rStyle w:val="Hyperlink"/>
            <w:noProof/>
          </w:rPr>
          <w:t>6.3 Input Objects</w:t>
        </w:r>
        <w:r w:rsidR="000A021E">
          <w:rPr>
            <w:noProof/>
            <w:webHidden/>
          </w:rPr>
          <w:tab/>
        </w:r>
        <w:r w:rsidR="000A021E">
          <w:rPr>
            <w:noProof/>
            <w:webHidden/>
          </w:rPr>
          <w:fldChar w:fldCharType="begin"/>
        </w:r>
        <w:r w:rsidR="000A021E">
          <w:rPr>
            <w:noProof/>
            <w:webHidden/>
          </w:rPr>
          <w:instrText xml:space="preserve"> PAGEREF _Toc426543574 \h </w:instrText>
        </w:r>
        <w:r w:rsidR="000A021E">
          <w:rPr>
            <w:noProof/>
            <w:webHidden/>
          </w:rPr>
        </w:r>
        <w:r w:rsidR="000A021E">
          <w:rPr>
            <w:noProof/>
            <w:webHidden/>
          </w:rPr>
          <w:fldChar w:fldCharType="separate"/>
        </w:r>
        <w:r w:rsidR="00DA5DA8">
          <w:rPr>
            <w:noProof/>
            <w:webHidden/>
          </w:rPr>
          <w:t>76</w:t>
        </w:r>
        <w:r w:rsidR="000A021E">
          <w:rPr>
            <w:noProof/>
            <w:webHidden/>
          </w:rPr>
          <w:fldChar w:fldCharType="end"/>
        </w:r>
      </w:hyperlink>
    </w:p>
    <w:p w14:paraId="3372E0D4" w14:textId="77777777" w:rsidR="000A021E" w:rsidRPr="002E03E7" w:rsidRDefault="00000000">
      <w:pPr>
        <w:pStyle w:val="TOC3"/>
        <w:tabs>
          <w:tab w:val="right" w:leader="dot" w:pos="9350"/>
        </w:tabs>
        <w:rPr>
          <w:rFonts w:ascii="Calibri" w:hAnsi="Calibri"/>
          <w:noProof/>
          <w:sz w:val="22"/>
          <w:szCs w:val="22"/>
        </w:rPr>
      </w:pPr>
      <w:hyperlink w:anchor="_Toc426543575" w:history="1">
        <w:r w:rsidR="000A021E" w:rsidRPr="00EB50C4">
          <w:rPr>
            <w:rStyle w:val="Hyperlink"/>
            <w:noProof/>
          </w:rPr>
          <w:t>6.3.1 Sliders and Knobs</w:t>
        </w:r>
        <w:r w:rsidR="000A021E">
          <w:rPr>
            <w:noProof/>
            <w:webHidden/>
          </w:rPr>
          <w:tab/>
        </w:r>
        <w:r w:rsidR="000A021E">
          <w:rPr>
            <w:noProof/>
            <w:webHidden/>
          </w:rPr>
          <w:fldChar w:fldCharType="begin"/>
        </w:r>
        <w:r w:rsidR="000A021E">
          <w:rPr>
            <w:noProof/>
            <w:webHidden/>
          </w:rPr>
          <w:instrText xml:space="preserve"> PAGEREF _Toc426543575 \h </w:instrText>
        </w:r>
        <w:r w:rsidR="000A021E">
          <w:rPr>
            <w:noProof/>
            <w:webHidden/>
          </w:rPr>
        </w:r>
        <w:r w:rsidR="000A021E">
          <w:rPr>
            <w:noProof/>
            <w:webHidden/>
          </w:rPr>
          <w:fldChar w:fldCharType="separate"/>
        </w:r>
        <w:r w:rsidR="00DA5DA8">
          <w:rPr>
            <w:noProof/>
            <w:webHidden/>
          </w:rPr>
          <w:t>76</w:t>
        </w:r>
        <w:r w:rsidR="000A021E">
          <w:rPr>
            <w:noProof/>
            <w:webHidden/>
          </w:rPr>
          <w:fldChar w:fldCharType="end"/>
        </w:r>
      </w:hyperlink>
    </w:p>
    <w:p w14:paraId="5927FCC1" w14:textId="77777777" w:rsidR="000A021E" w:rsidRPr="002E03E7" w:rsidRDefault="00000000">
      <w:pPr>
        <w:pStyle w:val="TOC3"/>
        <w:tabs>
          <w:tab w:val="right" w:leader="dot" w:pos="9350"/>
        </w:tabs>
        <w:rPr>
          <w:rFonts w:ascii="Calibri" w:hAnsi="Calibri"/>
          <w:noProof/>
          <w:sz w:val="22"/>
          <w:szCs w:val="22"/>
        </w:rPr>
      </w:pPr>
      <w:hyperlink w:anchor="_Toc426543576" w:history="1">
        <w:r w:rsidR="000A021E" w:rsidRPr="00EB50C4">
          <w:rPr>
            <w:rStyle w:val="Hyperlink"/>
            <w:noProof/>
          </w:rPr>
          <w:t>6.3.2 Switches and Radio Buttons (Option Groups)</w:t>
        </w:r>
        <w:r w:rsidR="000A021E">
          <w:rPr>
            <w:noProof/>
            <w:webHidden/>
          </w:rPr>
          <w:tab/>
        </w:r>
        <w:r w:rsidR="000A021E">
          <w:rPr>
            <w:noProof/>
            <w:webHidden/>
          </w:rPr>
          <w:fldChar w:fldCharType="begin"/>
        </w:r>
        <w:r w:rsidR="000A021E">
          <w:rPr>
            <w:noProof/>
            <w:webHidden/>
          </w:rPr>
          <w:instrText xml:space="preserve"> PAGEREF _Toc426543576 \h </w:instrText>
        </w:r>
        <w:r w:rsidR="000A021E">
          <w:rPr>
            <w:noProof/>
            <w:webHidden/>
          </w:rPr>
        </w:r>
        <w:r w:rsidR="000A021E">
          <w:rPr>
            <w:noProof/>
            <w:webHidden/>
          </w:rPr>
          <w:fldChar w:fldCharType="separate"/>
        </w:r>
        <w:r w:rsidR="00DA5DA8">
          <w:rPr>
            <w:noProof/>
            <w:webHidden/>
          </w:rPr>
          <w:t>77</w:t>
        </w:r>
        <w:r w:rsidR="000A021E">
          <w:rPr>
            <w:noProof/>
            <w:webHidden/>
          </w:rPr>
          <w:fldChar w:fldCharType="end"/>
        </w:r>
      </w:hyperlink>
    </w:p>
    <w:p w14:paraId="6E186CD9" w14:textId="77777777" w:rsidR="000A021E" w:rsidRPr="002E03E7" w:rsidRDefault="00000000">
      <w:pPr>
        <w:pStyle w:val="TOC3"/>
        <w:tabs>
          <w:tab w:val="right" w:leader="dot" w:pos="9350"/>
        </w:tabs>
        <w:rPr>
          <w:rFonts w:ascii="Calibri" w:hAnsi="Calibri"/>
          <w:noProof/>
          <w:sz w:val="22"/>
          <w:szCs w:val="22"/>
        </w:rPr>
      </w:pPr>
      <w:hyperlink w:anchor="_Toc426543577" w:history="1">
        <w:r w:rsidR="000A021E" w:rsidRPr="00EB50C4">
          <w:rPr>
            <w:rStyle w:val="Hyperlink"/>
            <w:noProof/>
          </w:rPr>
          <w:t>6.3.3 Numeric Inputs and List Input Devices</w:t>
        </w:r>
        <w:r w:rsidR="000A021E">
          <w:rPr>
            <w:noProof/>
            <w:webHidden/>
          </w:rPr>
          <w:tab/>
        </w:r>
        <w:r w:rsidR="000A021E">
          <w:rPr>
            <w:noProof/>
            <w:webHidden/>
          </w:rPr>
          <w:fldChar w:fldCharType="begin"/>
        </w:r>
        <w:r w:rsidR="000A021E">
          <w:rPr>
            <w:noProof/>
            <w:webHidden/>
          </w:rPr>
          <w:instrText xml:space="preserve"> PAGEREF _Toc426543577 \h </w:instrText>
        </w:r>
        <w:r w:rsidR="000A021E">
          <w:rPr>
            <w:noProof/>
            <w:webHidden/>
          </w:rPr>
        </w:r>
        <w:r w:rsidR="000A021E">
          <w:rPr>
            <w:noProof/>
            <w:webHidden/>
          </w:rPr>
          <w:fldChar w:fldCharType="separate"/>
        </w:r>
        <w:r w:rsidR="00DA5DA8">
          <w:rPr>
            <w:noProof/>
            <w:webHidden/>
          </w:rPr>
          <w:t>78</w:t>
        </w:r>
        <w:r w:rsidR="000A021E">
          <w:rPr>
            <w:noProof/>
            <w:webHidden/>
          </w:rPr>
          <w:fldChar w:fldCharType="end"/>
        </w:r>
      </w:hyperlink>
    </w:p>
    <w:p w14:paraId="3A14C0E3" w14:textId="77777777" w:rsidR="000A021E" w:rsidRPr="002E03E7" w:rsidRDefault="00000000">
      <w:pPr>
        <w:pStyle w:val="TOC3"/>
        <w:tabs>
          <w:tab w:val="right" w:leader="dot" w:pos="9350"/>
        </w:tabs>
        <w:rPr>
          <w:rFonts w:ascii="Calibri" w:hAnsi="Calibri"/>
          <w:noProof/>
          <w:sz w:val="22"/>
          <w:szCs w:val="22"/>
        </w:rPr>
      </w:pPr>
      <w:hyperlink w:anchor="_Toc426543578" w:history="1">
        <w:r w:rsidR="000A021E" w:rsidRPr="00EB50C4">
          <w:rPr>
            <w:rStyle w:val="Hyperlink"/>
            <w:noProof/>
          </w:rPr>
          <w:t>6.3.4 Graphical Inputs</w:t>
        </w:r>
        <w:r w:rsidR="000A021E">
          <w:rPr>
            <w:noProof/>
            <w:webHidden/>
          </w:rPr>
          <w:tab/>
        </w:r>
        <w:r w:rsidR="000A021E">
          <w:rPr>
            <w:noProof/>
            <w:webHidden/>
          </w:rPr>
          <w:fldChar w:fldCharType="begin"/>
        </w:r>
        <w:r w:rsidR="000A021E">
          <w:rPr>
            <w:noProof/>
            <w:webHidden/>
          </w:rPr>
          <w:instrText xml:space="preserve"> PAGEREF _Toc426543578 \h </w:instrText>
        </w:r>
        <w:r w:rsidR="000A021E">
          <w:rPr>
            <w:noProof/>
            <w:webHidden/>
          </w:rPr>
        </w:r>
        <w:r w:rsidR="000A021E">
          <w:rPr>
            <w:noProof/>
            <w:webHidden/>
          </w:rPr>
          <w:fldChar w:fldCharType="separate"/>
        </w:r>
        <w:r w:rsidR="00DA5DA8">
          <w:rPr>
            <w:noProof/>
            <w:webHidden/>
          </w:rPr>
          <w:t>79</w:t>
        </w:r>
        <w:r w:rsidR="000A021E">
          <w:rPr>
            <w:noProof/>
            <w:webHidden/>
          </w:rPr>
          <w:fldChar w:fldCharType="end"/>
        </w:r>
      </w:hyperlink>
    </w:p>
    <w:p w14:paraId="49388846" w14:textId="77777777" w:rsidR="000A021E" w:rsidRPr="002E03E7" w:rsidRDefault="00000000">
      <w:pPr>
        <w:pStyle w:val="TOC2"/>
        <w:tabs>
          <w:tab w:val="right" w:leader="dot" w:pos="9350"/>
        </w:tabs>
        <w:rPr>
          <w:rFonts w:ascii="Calibri" w:hAnsi="Calibri"/>
          <w:noProof/>
          <w:sz w:val="22"/>
          <w:szCs w:val="22"/>
        </w:rPr>
      </w:pPr>
      <w:hyperlink w:anchor="_Toc426543579" w:history="1">
        <w:r w:rsidR="000A021E" w:rsidRPr="00EB50C4">
          <w:rPr>
            <w:rStyle w:val="Hyperlink"/>
            <w:noProof/>
          </w:rPr>
          <w:t>6.4 Output Objects</w:t>
        </w:r>
        <w:r w:rsidR="000A021E">
          <w:rPr>
            <w:noProof/>
            <w:webHidden/>
          </w:rPr>
          <w:tab/>
        </w:r>
        <w:r w:rsidR="000A021E">
          <w:rPr>
            <w:noProof/>
            <w:webHidden/>
          </w:rPr>
          <w:fldChar w:fldCharType="begin"/>
        </w:r>
        <w:r w:rsidR="000A021E">
          <w:rPr>
            <w:noProof/>
            <w:webHidden/>
          </w:rPr>
          <w:instrText xml:space="preserve"> PAGEREF _Toc426543579 \h </w:instrText>
        </w:r>
        <w:r w:rsidR="000A021E">
          <w:rPr>
            <w:noProof/>
            <w:webHidden/>
          </w:rPr>
        </w:r>
        <w:r w:rsidR="000A021E">
          <w:rPr>
            <w:noProof/>
            <w:webHidden/>
          </w:rPr>
          <w:fldChar w:fldCharType="separate"/>
        </w:r>
        <w:r w:rsidR="00DA5DA8">
          <w:rPr>
            <w:noProof/>
            <w:webHidden/>
          </w:rPr>
          <w:t>79</w:t>
        </w:r>
        <w:r w:rsidR="000A021E">
          <w:rPr>
            <w:noProof/>
            <w:webHidden/>
          </w:rPr>
          <w:fldChar w:fldCharType="end"/>
        </w:r>
      </w:hyperlink>
    </w:p>
    <w:p w14:paraId="18D0CE08" w14:textId="77777777" w:rsidR="000A021E" w:rsidRPr="002E03E7" w:rsidRDefault="00000000">
      <w:pPr>
        <w:pStyle w:val="TOC3"/>
        <w:tabs>
          <w:tab w:val="right" w:leader="dot" w:pos="9350"/>
        </w:tabs>
        <w:rPr>
          <w:rFonts w:ascii="Calibri" w:hAnsi="Calibri"/>
          <w:noProof/>
          <w:sz w:val="22"/>
          <w:szCs w:val="22"/>
        </w:rPr>
      </w:pPr>
      <w:hyperlink w:anchor="_Toc426543580" w:history="1">
        <w:r w:rsidR="000A021E" w:rsidRPr="00EB50C4">
          <w:rPr>
            <w:rStyle w:val="Hyperlink"/>
            <w:noProof/>
          </w:rPr>
          <w:t>6.4.1 Numeric Displays</w:t>
        </w:r>
        <w:r w:rsidR="000A021E">
          <w:rPr>
            <w:noProof/>
            <w:webHidden/>
          </w:rPr>
          <w:tab/>
        </w:r>
        <w:r w:rsidR="000A021E">
          <w:rPr>
            <w:noProof/>
            <w:webHidden/>
          </w:rPr>
          <w:fldChar w:fldCharType="begin"/>
        </w:r>
        <w:r w:rsidR="000A021E">
          <w:rPr>
            <w:noProof/>
            <w:webHidden/>
          </w:rPr>
          <w:instrText xml:space="preserve"> PAGEREF _Toc426543580 \h </w:instrText>
        </w:r>
        <w:r w:rsidR="000A021E">
          <w:rPr>
            <w:noProof/>
            <w:webHidden/>
          </w:rPr>
        </w:r>
        <w:r w:rsidR="000A021E">
          <w:rPr>
            <w:noProof/>
            <w:webHidden/>
          </w:rPr>
          <w:fldChar w:fldCharType="separate"/>
        </w:r>
        <w:r w:rsidR="00DA5DA8">
          <w:rPr>
            <w:noProof/>
            <w:webHidden/>
          </w:rPr>
          <w:t>79</w:t>
        </w:r>
        <w:r w:rsidR="000A021E">
          <w:rPr>
            <w:noProof/>
            <w:webHidden/>
          </w:rPr>
          <w:fldChar w:fldCharType="end"/>
        </w:r>
      </w:hyperlink>
    </w:p>
    <w:p w14:paraId="1D7CD243" w14:textId="77777777" w:rsidR="000A021E" w:rsidRPr="002E03E7" w:rsidRDefault="00000000">
      <w:pPr>
        <w:pStyle w:val="TOC3"/>
        <w:tabs>
          <w:tab w:val="right" w:leader="dot" w:pos="9350"/>
        </w:tabs>
        <w:rPr>
          <w:rFonts w:ascii="Calibri" w:hAnsi="Calibri"/>
          <w:noProof/>
          <w:sz w:val="22"/>
          <w:szCs w:val="22"/>
        </w:rPr>
      </w:pPr>
      <w:hyperlink w:anchor="_Toc426543581" w:history="1">
        <w:r w:rsidR="000A021E" w:rsidRPr="00EB50C4">
          <w:rPr>
            <w:rStyle w:val="Hyperlink"/>
            <w:noProof/>
          </w:rPr>
          <w:t>6.4.2 Lamps and Gauges</w:t>
        </w:r>
        <w:r w:rsidR="000A021E">
          <w:rPr>
            <w:noProof/>
            <w:webHidden/>
          </w:rPr>
          <w:tab/>
        </w:r>
        <w:r w:rsidR="000A021E">
          <w:rPr>
            <w:noProof/>
            <w:webHidden/>
          </w:rPr>
          <w:fldChar w:fldCharType="begin"/>
        </w:r>
        <w:r w:rsidR="000A021E">
          <w:rPr>
            <w:noProof/>
            <w:webHidden/>
          </w:rPr>
          <w:instrText xml:space="preserve"> PAGEREF _Toc426543581 \h </w:instrText>
        </w:r>
        <w:r w:rsidR="000A021E">
          <w:rPr>
            <w:noProof/>
            <w:webHidden/>
          </w:rPr>
        </w:r>
        <w:r w:rsidR="000A021E">
          <w:rPr>
            <w:noProof/>
            <w:webHidden/>
          </w:rPr>
          <w:fldChar w:fldCharType="separate"/>
        </w:r>
        <w:r w:rsidR="00DA5DA8">
          <w:rPr>
            <w:noProof/>
            <w:webHidden/>
          </w:rPr>
          <w:t>80</w:t>
        </w:r>
        <w:r w:rsidR="000A021E">
          <w:rPr>
            <w:noProof/>
            <w:webHidden/>
          </w:rPr>
          <w:fldChar w:fldCharType="end"/>
        </w:r>
      </w:hyperlink>
    </w:p>
    <w:p w14:paraId="589B2782" w14:textId="77777777" w:rsidR="000A021E" w:rsidRPr="002E03E7" w:rsidRDefault="00000000">
      <w:pPr>
        <w:pStyle w:val="TOC3"/>
        <w:tabs>
          <w:tab w:val="right" w:leader="dot" w:pos="9350"/>
        </w:tabs>
        <w:rPr>
          <w:rFonts w:ascii="Calibri" w:hAnsi="Calibri"/>
          <w:noProof/>
          <w:sz w:val="22"/>
          <w:szCs w:val="22"/>
        </w:rPr>
      </w:pPr>
      <w:hyperlink w:anchor="_Toc426543582" w:history="1">
        <w:r w:rsidR="000A021E" w:rsidRPr="00EB50C4">
          <w:rPr>
            <w:rStyle w:val="Hyperlink"/>
            <w:noProof/>
          </w:rPr>
          <w:t>6.4.3 Graphs</w:t>
        </w:r>
        <w:r w:rsidR="000A021E">
          <w:rPr>
            <w:noProof/>
            <w:webHidden/>
          </w:rPr>
          <w:tab/>
        </w:r>
        <w:r w:rsidR="000A021E">
          <w:rPr>
            <w:noProof/>
            <w:webHidden/>
          </w:rPr>
          <w:fldChar w:fldCharType="begin"/>
        </w:r>
        <w:r w:rsidR="000A021E">
          <w:rPr>
            <w:noProof/>
            <w:webHidden/>
          </w:rPr>
          <w:instrText xml:space="preserve"> PAGEREF _Toc426543582 \h </w:instrText>
        </w:r>
        <w:r w:rsidR="000A021E">
          <w:rPr>
            <w:noProof/>
            <w:webHidden/>
          </w:rPr>
        </w:r>
        <w:r w:rsidR="000A021E">
          <w:rPr>
            <w:noProof/>
            <w:webHidden/>
          </w:rPr>
          <w:fldChar w:fldCharType="separate"/>
        </w:r>
        <w:r w:rsidR="00DA5DA8">
          <w:rPr>
            <w:noProof/>
            <w:webHidden/>
          </w:rPr>
          <w:t>80</w:t>
        </w:r>
        <w:r w:rsidR="000A021E">
          <w:rPr>
            <w:noProof/>
            <w:webHidden/>
          </w:rPr>
          <w:fldChar w:fldCharType="end"/>
        </w:r>
      </w:hyperlink>
    </w:p>
    <w:p w14:paraId="534797E4" w14:textId="77777777" w:rsidR="000A021E" w:rsidRPr="002E03E7" w:rsidRDefault="00000000">
      <w:pPr>
        <w:pStyle w:val="TOC3"/>
        <w:tabs>
          <w:tab w:val="right" w:leader="dot" w:pos="9350"/>
        </w:tabs>
        <w:rPr>
          <w:rFonts w:ascii="Calibri" w:hAnsi="Calibri"/>
          <w:noProof/>
          <w:sz w:val="22"/>
          <w:szCs w:val="22"/>
        </w:rPr>
      </w:pPr>
      <w:hyperlink w:anchor="_Toc426543583" w:history="1">
        <w:r w:rsidR="000A021E" w:rsidRPr="00EB50C4">
          <w:rPr>
            <w:rStyle w:val="Hyperlink"/>
            <w:noProof/>
          </w:rPr>
          <w:t>6.4.4 Tables</w:t>
        </w:r>
        <w:r w:rsidR="000A021E">
          <w:rPr>
            <w:noProof/>
            <w:webHidden/>
          </w:rPr>
          <w:tab/>
        </w:r>
        <w:r w:rsidR="000A021E">
          <w:rPr>
            <w:noProof/>
            <w:webHidden/>
          </w:rPr>
          <w:fldChar w:fldCharType="begin"/>
        </w:r>
        <w:r w:rsidR="000A021E">
          <w:rPr>
            <w:noProof/>
            <w:webHidden/>
          </w:rPr>
          <w:instrText xml:space="preserve"> PAGEREF _Toc426543583 \h </w:instrText>
        </w:r>
        <w:r w:rsidR="000A021E">
          <w:rPr>
            <w:noProof/>
            <w:webHidden/>
          </w:rPr>
        </w:r>
        <w:r w:rsidR="000A021E">
          <w:rPr>
            <w:noProof/>
            <w:webHidden/>
          </w:rPr>
          <w:fldChar w:fldCharType="separate"/>
        </w:r>
        <w:r w:rsidR="00DA5DA8">
          <w:rPr>
            <w:noProof/>
            <w:webHidden/>
          </w:rPr>
          <w:t>82</w:t>
        </w:r>
        <w:r w:rsidR="000A021E">
          <w:rPr>
            <w:noProof/>
            <w:webHidden/>
          </w:rPr>
          <w:fldChar w:fldCharType="end"/>
        </w:r>
      </w:hyperlink>
    </w:p>
    <w:p w14:paraId="7C9AF4B8" w14:textId="77777777" w:rsidR="000A021E" w:rsidRPr="002E03E7" w:rsidRDefault="00000000">
      <w:pPr>
        <w:pStyle w:val="TOC2"/>
        <w:tabs>
          <w:tab w:val="right" w:leader="dot" w:pos="9350"/>
        </w:tabs>
        <w:rPr>
          <w:rFonts w:ascii="Calibri" w:hAnsi="Calibri"/>
          <w:noProof/>
          <w:sz w:val="22"/>
          <w:szCs w:val="22"/>
        </w:rPr>
      </w:pPr>
      <w:hyperlink w:anchor="_Toc426543584" w:history="1">
        <w:r w:rsidR="000A021E" w:rsidRPr="00EB50C4">
          <w:rPr>
            <w:rStyle w:val="Hyperlink"/>
            <w:noProof/>
          </w:rPr>
          <w:t>6.5 Annotations</w:t>
        </w:r>
        <w:r w:rsidR="000A021E">
          <w:rPr>
            <w:noProof/>
            <w:webHidden/>
          </w:rPr>
          <w:tab/>
        </w:r>
        <w:r w:rsidR="000A021E">
          <w:rPr>
            <w:noProof/>
            <w:webHidden/>
          </w:rPr>
          <w:fldChar w:fldCharType="begin"/>
        </w:r>
        <w:r w:rsidR="000A021E">
          <w:rPr>
            <w:noProof/>
            <w:webHidden/>
          </w:rPr>
          <w:instrText xml:space="preserve"> PAGEREF _Toc426543584 \h </w:instrText>
        </w:r>
        <w:r w:rsidR="000A021E">
          <w:rPr>
            <w:noProof/>
            <w:webHidden/>
          </w:rPr>
        </w:r>
        <w:r w:rsidR="000A021E">
          <w:rPr>
            <w:noProof/>
            <w:webHidden/>
          </w:rPr>
          <w:fldChar w:fldCharType="separate"/>
        </w:r>
        <w:r w:rsidR="00DA5DA8">
          <w:rPr>
            <w:noProof/>
            <w:webHidden/>
          </w:rPr>
          <w:t>83</w:t>
        </w:r>
        <w:r w:rsidR="000A021E">
          <w:rPr>
            <w:noProof/>
            <w:webHidden/>
          </w:rPr>
          <w:fldChar w:fldCharType="end"/>
        </w:r>
      </w:hyperlink>
    </w:p>
    <w:p w14:paraId="5FAB3073" w14:textId="77777777" w:rsidR="000A021E" w:rsidRPr="002E03E7" w:rsidRDefault="00000000">
      <w:pPr>
        <w:pStyle w:val="TOC3"/>
        <w:tabs>
          <w:tab w:val="right" w:leader="dot" w:pos="9350"/>
        </w:tabs>
        <w:rPr>
          <w:rFonts w:ascii="Calibri" w:hAnsi="Calibri"/>
          <w:noProof/>
          <w:sz w:val="22"/>
          <w:szCs w:val="22"/>
        </w:rPr>
      </w:pPr>
      <w:hyperlink w:anchor="_Toc426543585" w:history="1">
        <w:r w:rsidR="000A021E" w:rsidRPr="00EB50C4">
          <w:rPr>
            <w:rStyle w:val="Hyperlink"/>
            <w:noProof/>
          </w:rPr>
          <w:t>6.5.1 Text Boxes</w:t>
        </w:r>
        <w:r w:rsidR="000A021E">
          <w:rPr>
            <w:noProof/>
            <w:webHidden/>
          </w:rPr>
          <w:tab/>
        </w:r>
        <w:r w:rsidR="000A021E">
          <w:rPr>
            <w:noProof/>
            <w:webHidden/>
          </w:rPr>
          <w:fldChar w:fldCharType="begin"/>
        </w:r>
        <w:r w:rsidR="000A021E">
          <w:rPr>
            <w:noProof/>
            <w:webHidden/>
          </w:rPr>
          <w:instrText xml:space="preserve"> PAGEREF _Toc426543585 \h </w:instrText>
        </w:r>
        <w:r w:rsidR="000A021E">
          <w:rPr>
            <w:noProof/>
            <w:webHidden/>
          </w:rPr>
        </w:r>
        <w:r w:rsidR="000A021E">
          <w:rPr>
            <w:noProof/>
            <w:webHidden/>
          </w:rPr>
          <w:fldChar w:fldCharType="separate"/>
        </w:r>
        <w:r w:rsidR="00DA5DA8">
          <w:rPr>
            <w:noProof/>
            <w:webHidden/>
          </w:rPr>
          <w:t>83</w:t>
        </w:r>
        <w:r w:rsidR="000A021E">
          <w:rPr>
            <w:noProof/>
            <w:webHidden/>
          </w:rPr>
          <w:fldChar w:fldCharType="end"/>
        </w:r>
      </w:hyperlink>
    </w:p>
    <w:p w14:paraId="456EA47D" w14:textId="77777777" w:rsidR="000A021E" w:rsidRPr="002E03E7" w:rsidRDefault="00000000">
      <w:pPr>
        <w:pStyle w:val="TOC3"/>
        <w:tabs>
          <w:tab w:val="right" w:leader="dot" w:pos="9350"/>
        </w:tabs>
        <w:rPr>
          <w:rFonts w:ascii="Calibri" w:hAnsi="Calibri"/>
          <w:noProof/>
          <w:sz w:val="22"/>
          <w:szCs w:val="22"/>
        </w:rPr>
      </w:pPr>
      <w:hyperlink w:anchor="_Toc426543586" w:history="1">
        <w:r w:rsidR="000A021E" w:rsidRPr="00EB50C4">
          <w:rPr>
            <w:rStyle w:val="Hyperlink"/>
            <w:noProof/>
          </w:rPr>
          <w:t>6.5.2 Graphics Frames</w:t>
        </w:r>
        <w:r w:rsidR="000A021E">
          <w:rPr>
            <w:noProof/>
            <w:webHidden/>
          </w:rPr>
          <w:tab/>
        </w:r>
        <w:r w:rsidR="000A021E">
          <w:rPr>
            <w:noProof/>
            <w:webHidden/>
          </w:rPr>
          <w:fldChar w:fldCharType="begin"/>
        </w:r>
        <w:r w:rsidR="000A021E">
          <w:rPr>
            <w:noProof/>
            <w:webHidden/>
          </w:rPr>
          <w:instrText xml:space="preserve"> PAGEREF _Toc426543586 \h </w:instrText>
        </w:r>
        <w:r w:rsidR="000A021E">
          <w:rPr>
            <w:noProof/>
            <w:webHidden/>
          </w:rPr>
        </w:r>
        <w:r w:rsidR="000A021E">
          <w:rPr>
            <w:noProof/>
            <w:webHidden/>
          </w:rPr>
          <w:fldChar w:fldCharType="separate"/>
        </w:r>
        <w:r w:rsidR="00DA5DA8">
          <w:rPr>
            <w:noProof/>
            <w:webHidden/>
          </w:rPr>
          <w:t>83</w:t>
        </w:r>
        <w:r w:rsidR="000A021E">
          <w:rPr>
            <w:noProof/>
            <w:webHidden/>
          </w:rPr>
          <w:fldChar w:fldCharType="end"/>
        </w:r>
      </w:hyperlink>
    </w:p>
    <w:p w14:paraId="40A91ACA" w14:textId="77777777" w:rsidR="000A021E" w:rsidRPr="002E03E7" w:rsidRDefault="00000000">
      <w:pPr>
        <w:pStyle w:val="TOC3"/>
        <w:tabs>
          <w:tab w:val="right" w:leader="dot" w:pos="9350"/>
        </w:tabs>
        <w:rPr>
          <w:rFonts w:ascii="Calibri" w:hAnsi="Calibri"/>
          <w:noProof/>
          <w:sz w:val="22"/>
          <w:szCs w:val="22"/>
        </w:rPr>
      </w:pPr>
      <w:hyperlink w:anchor="_Toc426543587" w:history="1">
        <w:r w:rsidR="000A021E" w:rsidRPr="00EB50C4">
          <w:rPr>
            <w:rStyle w:val="Hyperlink"/>
            <w:noProof/>
          </w:rPr>
          <w:t>6.5.3 Buttons</w:t>
        </w:r>
        <w:r w:rsidR="000A021E">
          <w:rPr>
            <w:noProof/>
            <w:webHidden/>
          </w:rPr>
          <w:tab/>
        </w:r>
        <w:r w:rsidR="000A021E">
          <w:rPr>
            <w:noProof/>
            <w:webHidden/>
          </w:rPr>
          <w:fldChar w:fldCharType="begin"/>
        </w:r>
        <w:r w:rsidR="000A021E">
          <w:rPr>
            <w:noProof/>
            <w:webHidden/>
          </w:rPr>
          <w:instrText xml:space="preserve"> PAGEREF _Toc426543587 \h </w:instrText>
        </w:r>
        <w:r w:rsidR="000A021E">
          <w:rPr>
            <w:noProof/>
            <w:webHidden/>
          </w:rPr>
        </w:r>
        <w:r w:rsidR="000A021E">
          <w:rPr>
            <w:noProof/>
            <w:webHidden/>
          </w:rPr>
          <w:fldChar w:fldCharType="separate"/>
        </w:r>
        <w:r w:rsidR="00DA5DA8">
          <w:rPr>
            <w:noProof/>
            <w:webHidden/>
          </w:rPr>
          <w:t>84</w:t>
        </w:r>
        <w:r w:rsidR="000A021E">
          <w:rPr>
            <w:noProof/>
            <w:webHidden/>
          </w:rPr>
          <w:fldChar w:fldCharType="end"/>
        </w:r>
      </w:hyperlink>
    </w:p>
    <w:p w14:paraId="327586E2" w14:textId="77777777" w:rsidR="000A021E" w:rsidRPr="002E03E7" w:rsidRDefault="00000000">
      <w:pPr>
        <w:pStyle w:val="TOC1"/>
        <w:tabs>
          <w:tab w:val="left" w:pos="480"/>
          <w:tab w:val="right" w:leader="dot" w:pos="9350"/>
        </w:tabs>
        <w:rPr>
          <w:rFonts w:ascii="Calibri" w:hAnsi="Calibri"/>
          <w:noProof/>
          <w:sz w:val="22"/>
          <w:szCs w:val="22"/>
        </w:rPr>
      </w:pPr>
      <w:hyperlink w:anchor="_Toc426543588" w:history="1">
        <w:r w:rsidR="000A021E" w:rsidRPr="00EB50C4">
          <w:rPr>
            <w:rStyle w:val="Hyperlink"/>
            <w:noProof/>
          </w:rPr>
          <w:t>7</w:t>
        </w:r>
        <w:r w:rsidR="000A021E" w:rsidRPr="002E03E7">
          <w:rPr>
            <w:rFonts w:ascii="Calibri" w:hAnsi="Calibri"/>
            <w:noProof/>
            <w:sz w:val="22"/>
            <w:szCs w:val="22"/>
          </w:rPr>
          <w:tab/>
        </w:r>
        <w:r w:rsidR="000A021E" w:rsidRPr="00EB50C4">
          <w:rPr>
            <w:rStyle w:val="Hyperlink"/>
            <w:noProof/>
          </w:rPr>
          <w:t>XMILE Implementation Conformance</w:t>
        </w:r>
        <w:r w:rsidR="000A021E">
          <w:rPr>
            <w:noProof/>
            <w:webHidden/>
          </w:rPr>
          <w:tab/>
        </w:r>
        <w:r w:rsidR="000A021E">
          <w:rPr>
            <w:noProof/>
            <w:webHidden/>
          </w:rPr>
          <w:fldChar w:fldCharType="begin"/>
        </w:r>
        <w:r w:rsidR="000A021E">
          <w:rPr>
            <w:noProof/>
            <w:webHidden/>
          </w:rPr>
          <w:instrText xml:space="preserve"> PAGEREF _Toc426543588 \h </w:instrText>
        </w:r>
        <w:r w:rsidR="000A021E">
          <w:rPr>
            <w:noProof/>
            <w:webHidden/>
          </w:rPr>
        </w:r>
        <w:r w:rsidR="000A021E">
          <w:rPr>
            <w:noProof/>
            <w:webHidden/>
          </w:rPr>
          <w:fldChar w:fldCharType="separate"/>
        </w:r>
        <w:r w:rsidR="00DA5DA8">
          <w:rPr>
            <w:noProof/>
            <w:webHidden/>
          </w:rPr>
          <w:t>87</w:t>
        </w:r>
        <w:r w:rsidR="000A021E">
          <w:rPr>
            <w:noProof/>
            <w:webHidden/>
          </w:rPr>
          <w:fldChar w:fldCharType="end"/>
        </w:r>
      </w:hyperlink>
    </w:p>
    <w:p w14:paraId="61C45B39" w14:textId="77777777" w:rsidR="000A021E" w:rsidRPr="002E03E7" w:rsidRDefault="00000000">
      <w:pPr>
        <w:pStyle w:val="TOC2"/>
        <w:tabs>
          <w:tab w:val="right" w:leader="dot" w:pos="9350"/>
        </w:tabs>
        <w:rPr>
          <w:rFonts w:ascii="Calibri" w:hAnsi="Calibri"/>
          <w:noProof/>
          <w:sz w:val="22"/>
          <w:szCs w:val="22"/>
        </w:rPr>
      </w:pPr>
      <w:hyperlink w:anchor="_Toc426543589" w:history="1">
        <w:r w:rsidR="000A021E" w:rsidRPr="00EB50C4">
          <w:rPr>
            <w:rStyle w:val="Hyperlink"/>
            <w:noProof/>
          </w:rPr>
          <w:t>7.1 ConformanceTargets</w:t>
        </w:r>
        <w:r w:rsidR="000A021E">
          <w:rPr>
            <w:noProof/>
            <w:webHidden/>
          </w:rPr>
          <w:tab/>
        </w:r>
        <w:r w:rsidR="000A021E">
          <w:rPr>
            <w:noProof/>
            <w:webHidden/>
          </w:rPr>
          <w:fldChar w:fldCharType="begin"/>
        </w:r>
        <w:r w:rsidR="000A021E">
          <w:rPr>
            <w:noProof/>
            <w:webHidden/>
          </w:rPr>
          <w:instrText xml:space="preserve"> PAGEREF _Toc426543589 \h </w:instrText>
        </w:r>
        <w:r w:rsidR="000A021E">
          <w:rPr>
            <w:noProof/>
            <w:webHidden/>
          </w:rPr>
        </w:r>
        <w:r w:rsidR="000A021E">
          <w:rPr>
            <w:noProof/>
            <w:webHidden/>
          </w:rPr>
          <w:fldChar w:fldCharType="separate"/>
        </w:r>
        <w:r w:rsidR="00DA5DA8">
          <w:rPr>
            <w:noProof/>
            <w:webHidden/>
          </w:rPr>
          <w:t>87</w:t>
        </w:r>
        <w:r w:rsidR="000A021E">
          <w:rPr>
            <w:noProof/>
            <w:webHidden/>
          </w:rPr>
          <w:fldChar w:fldCharType="end"/>
        </w:r>
      </w:hyperlink>
    </w:p>
    <w:p w14:paraId="44EC92B7" w14:textId="77777777" w:rsidR="000A021E" w:rsidRPr="002E03E7" w:rsidRDefault="00000000">
      <w:pPr>
        <w:pStyle w:val="TOC2"/>
        <w:tabs>
          <w:tab w:val="right" w:leader="dot" w:pos="9350"/>
        </w:tabs>
        <w:rPr>
          <w:rFonts w:ascii="Calibri" w:hAnsi="Calibri"/>
          <w:noProof/>
          <w:sz w:val="22"/>
          <w:szCs w:val="22"/>
        </w:rPr>
      </w:pPr>
      <w:hyperlink w:anchor="_Toc426543590" w:history="1">
        <w:r w:rsidR="000A021E" w:rsidRPr="00EB50C4">
          <w:rPr>
            <w:rStyle w:val="Hyperlink"/>
            <w:noProof/>
          </w:rPr>
          <w:t>7.2 Conformance Clause 1:  XMILE File</w:t>
        </w:r>
        <w:r w:rsidR="000A021E">
          <w:rPr>
            <w:noProof/>
            <w:webHidden/>
          </w:rPr>
          <w:tab/>
        </w:r>
        <w:r w:rsidR="000A021E">
          <w:rPr>
            <w:noProof/>
            <w:webHidden/>
          </w:rPr>
          <w:fldChar w:fldCharType="begin"/>
        </w:r>
        <w:r w:rsidR="000A021E">
          <w:rPr>
            <w:noProof/>
            <w:webHidden/>
          </w:rPr>
          <w:instrText xml:space="preserve"> PAGEREF _Toc426543590 \h </w:instrText>
        </w:r>
        <w:r w:rsidR="000A021E">
          <w:rPr>
            <w:noProof/>
            <w:webHidden/>
          </w:rPr>
        </w:r>
        <w:r w:rsidR="000A021E">
          <w:rPr>
            <w:noProof/>
            <w:webHidden/>
          </w:rPr>
          <w:fldChar w:fldCharType="separate"/>
        </w:r>
        <w:r w:rsidR="00DA5DA8">
          <w:rPr>
            <w:noProof/>
            <w:webHidden/>
          </w:rPr>
          <w:t>87</w:t>
        </w:r>
        <w:r w:rsidR="000A021E">
          <w:rPr>
            <w:noProof/>
            <w:webHidden/>
          </w:rPr>
          <w:fldChar w:fldCharType="end"/>
        </w:r>
      </w:hyperlink>
    </w:p>
    <w:p w14:paraId="42C55DBB" w14:textId="77777777" w:rsidR="000A021E" w:rsidRPr="002E03E7" w:rsidRDefault="00000000">
      <w:pPr>
        <w:pStyle w:val="TOC3"/>
        <w:tabs>
          <w:tab w:val="right" w:leader="dot" w:pos="9350"/>
        </w:tabs>
        <w:rPr>
          <w:rFonts w:ascii="Calibri" w:hAnsi="Calibri"/>
          <w:noProof/>
          <w:sz w:val="22"/>
          <w:szCs w:val="22"/>
        </w:rPr>
      </w:pPr>
      <w:hyperlink w:anchor="_Toc426543591" w:history="1">
        <w:r w:rsidR="000A021E" w:rsidRPr="00EB50C4">
          <w:rPr>
            <w:rStyle w:val="Hyperlink"/>
            <w:noProof/>
          </w:rPr>
          <w:t>7.2.1 Base-Level Conformance</w:t>
        </w:r>
        <w:r w:rsidR="000A021E">
          <w:rPr>
            <w:noProof/>
            <w:webHidden/>
          </w:rPr>
          <w:tab/>
        </w:r>
        <w:r w:rsidR="000A021E">
          <w:rPr>
            <w:noProof/>
            <w:webHidden/>
          </w:rPr>
          <w:fldChar w:fldCharType="begin"/>
        </w:r>
        <w:r w:rsidR="000A021E">
          <w:rPr>
            <w:noProof/>
            <w:webHidden/>
          </w:rPr>
          <w:instrText xml:space="preserve"> PAGEREF _Toc426543591 \h </w:instrText>
        </w:r>
        <w:r w:rsidR="000A021E">
          <w:rPr>
            <w:noProof/>
            <w:webHidden/>
          </w:rPr>
        </w:r>
        <w:r w:rsidR="000A021E">
          <w:rPr>
            <w:noProof/>
            <w:webHidden/>
          </w:rPr>
          <w:fldChar w:fldCharType="separate"/>
        </w:r>
        <w:r w:rsidR="00DA5DA8">
          <w:rPr>
            <w:noProof/>
            <w:webHidden/>
          </w:rPr>
          <w:t>87</w:t>
        </w:r>
        <w:r w:rsidR="000A021E">
          <w:rPr>
            <w:noProof/>
            <w:webHidden/>
          </w:rPr>
          <w:fldChar w:fldCharType="end"/>
        </w:r>
      </w:hyperlink>
    </w:p>
    <w:p w14:paraId="28A9B450" w14:textId="77777777" w:rsidR="000A021E" w:rsidRPr="002E03E7" w:rsidRDefault="00000000">
      <w:pPr>
        <w:pStyle w:val="TOC3"/>
        <w:tabs>
          <w:tab w:val="right" w:leader="dot" w:pos="9350"/>
        </w:tabs>
        <w:rPr>
          <w:rFonts w:ascii="Calibri" w:hAnsi="Calibri"/>
          <w:noProof/>
          <w:sz w:val="22"/>
          <w:szCs w:val="22"/>
        </w:rPr>
      </w:pPr>
      <w:hyperlink w:anchor="_Toc426543592" w:history="1">
        <w:r w:rsidR="000A021E" w:rsidRPr="00EB50C4">
          <w:rPr>
            <w:rStyle w:val="Hyperlink"/>
            <w:noProof/>
          </w:rPr>
          <w:t>7.2.2 Optional Conveyor Conformance</w:t>
        </w:r>
        <w:r w:rsidR="000A021E">
          <w:rPr>
            <w:noProof/>
            <w:webHidden/>
          </w:rPr>
          <w:tab/>
        </w:r>
        <w:r w:rsidR="000A021E">
          <w:rPr>
            <w:noProof/>
            <w:webHidden/>
          </w:rPr>
          <w:fldChar w:fldCharType="begin"/>
        </w:r>
        <w:r w:rsidR="000A021E">
          <w:rPr>
            <w:noProof/>
            <w:webHidden/>
          </w:rPr>
          <w:instrText xml:space="preserve"> PAGEREF _Toc426543592 \h </w:instrText>
        </w:r>
        <w:r w:rsidR="000A021E">
          <w:rPr>
            <w:noProof/>
            <w:webHidden/>
          </w:rPr>
        </w:r>
        <w:r w:rsidR="000A021E">
          <w:rPr>
            <w:noProof/>
            <w:webHidden/>
          </w:rPr>
          <w:fldChar w:fldCharType="separate"/>
        </w:r>
        <w:r w:rsidR="00DA5DA8">
          <w:rPr>
            <w:noProof/>
            <w:webHidden/>
          </w:rPr>
          <w:t>87</w:t>
        </w:r>
        <w:r w:rsidR="000A021E">
          <w:rPr>
            <w:noProof/>
            <w:webHidden/>
          </w:rPr>
          <w:fldChar w:fldCharType="end"/>
        </w:r>
      </w:hyperlink>
    </w:p>
    <w:p w14:paraId="117731B0" w14:textId="77777777" w:rsidR="000A021E" w:rsidRPr="002E03E7" w:rsidRDefault="00000000">
      <w:pPr>
        <w:pStyle w:val="TOC3"/>
        <w:tabs>
          <w:tab w:val="right" w:leader="dot" w:pos="9350"/>
        </w:tabs>
        <w:rPr>
          <w:rFonts w:ascii="Calibri" w:hAnsi="Calibri"/>
          <w:noProof/>
          <w:sz w:val="22"/>
          <w:szCs w:val="22"/>
        </w:rPr>
      </w:pPr>
      <w:hyperlink w:anchor="_Toc426543593" w:history="1">
        <w:r w:rsidR="000A021E" w:rsidRPr="00EB50C4">
          <w:rPr>
            <w:rStyle w:val="Hyperlink"/>
            <w:noProof/>
          </w:rPr>
          <w:t>7.2.3 Optional Queue Conformance</w:t>
        </w:r>
        <w:r w:rsidR="000A021E">
          <w:rPr>
            <w:noProof/>
            <w:webHidden/>
          </w:rPr>
          <w:tab/>
        </w:r>
        <w:r w:rsidR="000A021E">
          <w:rPr>
            <w:noProof/>
            <w:webHidden/>
          </w:rPr>
          <w:fldChar w:fldCharType="begin"/>
        </w:r>
        <w:r w:rsidR="000A021E">
          <w:rPr>
            <w:noProof/>
            <w:webHidden/>
          </w:rPr>
          <w:instrText xml:space="preserve"> PAGEREF _Toc426543593 \h </w:instrText>
        </w:r>
        <w:r w:rsidR="000A021E">
          <w:rPr>
            <w:noProof/>
            <w:webHidden/>
          </w:rPr>
        </w:r>
        <w:r w:rsidR="000A021E">
          <w:rPr>
            <w:noProof/>
            <w:webHidden/>
          </w:rPr>
          <w:fldChar w:fldCharType="separate"/>
        </w:r>
        <w:r w:rsidR="00DA5DA8">
          <w:rPr>
            <w:noProof/>
            <w:webHidden/>
          </w:rPr>
          <w:t>88</w:t>
        </w:r>
        <w:r w:rsidR="000A021E">
          <w:rPr>
            <w:noProof/>
            <w:webHidden/>
          </w:rPr>
          <w:fldChar w:fldCharType="end"/>
        </w:r>
      </w:hyperlink>
    </w:p>
    <w:p w14:paraId="24B9F180" w14:textId="77777777" w:rsidR="000A021E" w:rsidRPr="002E03E7" w:rsidRDefault="00000000">
      <w:pPr>
        <w:pStyle w:val="TOC3"/>
        <w:tabs>
          <w:tab w:val="right" w:leader="dot" w:pos="9350"/>
        </w:tabs>
        <w:rPr>
          <w:rFonts w:ascii="Calibri" w:hAnsi="Calibri"/>
          <w:noProof/>
          <w:sz w:val="22"/>
          <w:szCs w:val="22"/>
        </w:rPr>
      </w:pPr>
      <w:hyperlink w:anchor="_Toc426543594" w:history="1">
        <w:r w:rsidR="000A021E" w:rsidRPr="00EB50C4">
          <w:rPr>
            <w:rStyle w:val="Hyperlink"/>
            <w:noProof/>
          </w:rPr>
          <w:t>7.2.4 Optional Array Conformance</w:t>
        </w:r>
        <w:r w:rsidR="000A021E">
          <w:rPr>
            <w:noProof/>
            <w:webHidden/>
          </w:rPr>
          <w:tab/>
        </w:r>
        <w:r w:rsidR="000A021E">
          <w:rPr>
            <w:noProof/>
            <w:webHidden/>
          </w:rPr>
          <w:fldChar w:fldCharType="begin"/>
        </w:r>
        <w:r w:rsidR="000A021E">
          <w:rPr>
            <w:noProof/>
            <w:webHidden/>
          </w:rPr>
          <w:instrText xml:space="preserve"> PAGEREF _Toc426543594 \h </w:instrText>
        </w:r>
        <w:r w:rsidR="000A021E">
          <w:rPr>
            <w:noProof/>
            <w:webHidden/>
          </w:rPr>
        </w:r>
        <w:r w:rsidR="000A021E">
          <w:rPr>
            <w:noProof/>
            <w:webHidden/>
          </w:rPr>
          <w:fldChar w:fldCharType="separate"/>
        </w:r>
        <w:r w:rsidR="00DA5DA8">
          <w:rPr>
            <w:noProof/>
            <w:webHidden/>
          </w:rPr>
          <w:t>88</w:t>
        </w:r>
        <w:r w:rsidR="000A021E">
          <w:rPr>
            <w:noProof/>
            <w:webHidden/>
          </w:rPr>
          <w:fldChar w:fldCharType="end"/>
        </w:r>
      </w:hyperlink>
    </w:p>
    <w:p w14:paraId="0C7276B2" w14:textId="77777777" w:rsidR="000A021E" w:rsidRPr="002E03E7" w:rsidRDefault="00000000">
      <w:pPr>
        <w:pStyle w:val="TOC3"/>
        <w:tabs>
          <w:tab w:val="right" w:leader="dot" w:pos="9350"/>
        </w:tabs>
        <w:rPr>
          <w:rFonts w:ascii="Calibri" w:hAnsi="Calibri"/>
          <w:noProof/>
          <w:sz w:val="22"/>
          <w:szCs w:val="22"/>
        </w:rPr>
      </w:pPr>
      <w:hyperlink w:anchor="_Toc426543595" w:history="1">
        <w:r w:rsidR="000A021E" w:rsidRPr="00EB50C4">
          <w:rPr>
            <w:rStyle w:val="Hyperlink"/>
            <w:noProof/>
          </w:rPr>
          <w:t>7.2.5 Optional Submodel Conformance</w:t>
        </w:r>
        <w:r w:rsidR="000A021E">
          <w:rPr>
            <w:noProof/>
            <w:webHidden/>
          </w:rPr>
          <w:tab/>
        </w:r>
        <w:r w:rsidR="000A021E">
          <w:rPr>
            <w:noProof/>
            <w:webHidden/>
          </w:rPr>
          <w:fldChar w:fldCharType="begin"/>
        </w:r>
        <w:r w:rsidR="000A021E">
          <w:rPr>
            <w:noProof/>
            <w:webHidden/>
          </w:rPr>
          <w:instrText xml:space="preserve"> PAGEREF _Toc426543595 \h </w:instrText>
        </w:r>
        <w:r w:rsidR="000A021E">
          <w:rPr>
            <w:noProof/>
            <w:webHidden/>
          </w:rPr>
        </w:r>
        <w:r w:rsidR="000A021E">
          <w:rPr>
            <w:noProof/>
            <w:webHidden/>
          </w:rPr>
          <w:fldChar w:fldCharType="separate"/>
        </w:r>
        <w:r w:rsidR="00DA5DA8">
          <w:rPr>
            <w:noProof/>
            <w:webHidden/>
          </w:rPr>
          <w:t>88</w:t>
        </w:r>
        <w:r w:rsidR="000A021E">
          <w:rPr>
            <w:noProof/>
            <w:webHidden/>
          </w:rPr>
          <w:fldChar w:fldCharType="end"/>
        </w:r>
      </w:hyperlink>
    </w:p>
    <w:p w14:paraId="1E40512D" w14:textId="77777777" w:rsidR="000A021E" w:rsidRPr="002E03E7" w:rsidRDefault="00000000">
      <w:pPr>
        <w:pStyle w:val="TOC3"/>
        <w:tabs>
          <w:tab w:val="right" w:leader="dot" w:pos="9350"/>
        </w:tabs>
        <w:rPr>
          <w:rFonts w:ascii="Calibri" w:hAnsi="Calibri"/>
          <w:noProof/>
          <w:sz w:val="22"/>
          <w:szCs w:val="22"/>
        </w:rPr>
      </w:pPr>
      <w:hyperlink w:anchor="_Toc426543596" w:history="1">
        <w:r w:rsidR="000A021E" w:rsidRPr="00EB50C4">
          <w:rPr>
            <w:rStyle w:val="Hyperlink"/>
            <w:noProof/>
          </w:rPr>
          <w:t>7.2.6 Optional Macro Conformance</w:t>
        </w:r>
        <w:r w:rsidR="000A021E">
          <w:rPr>
            <w:noProof/>
            <w:webHidden/>
          </w:rPr>
          <w:tab/>
        </w:r>
        <w:r w:rsidR="000A021E">
          <w:rPr>
            <w:noProof/>
            <w:webHidden/>
          </w:rPr>
          <w:fldChar w:fldCharType="begin"/>
        </w:r>
        <w:r w:rsidR="000A021E">
          <w:rPr>
            <w:noProof/>
            <w:webHidden/>
          </w:rPr>
          <w:instrText xml:space="preserve"> PAGEREF _Toc426543596 \h </w:instrText>
        </w:r>
        <w:r w:rsidR="000A021E">
          <w:rPr>
            <w:noProof/>
            <w:webHidden/>
          </w:rPr>
        </w:r>
        <w:r w:rsidR="000A021E">
          <w:rPr>
            <w:noProof/>
            <w:webHidden/>
          </w:rPr>
          <w:fldChar w:fldCharType="separate"/>
        </w:r>
        <w:r w:rsidR="00DA5DA8">
          <w:rPr>
            <w:noProof/>
            <w:webHidden/>
          </w:rPr>
          <w:t>88</w:t>
        </w:r>
        <w:r w:rsidR="000A021E">
          <w:rPr>
            <w:noProof/>
            <w:webHidden/>
          </w:rPr>
          <w:fldChar w:fldCharType="end"/>
        </w:r>
      </w:hyperlink>
    </w:p>
    <w:p w14:paraId="2476DBE7" w14:textId="77777777" w:rsidR="000A021E" w:rsidRPr="002E03E7" w:rsidRDefault="00000000">
      <w:pPr>
        <w:pStyle w:val="TOC3"/>
        <w:tabs>
          <w:tab w:val="right" w:leader="dot" w:pos="9350"/>
        </w:tabs>
        <w:rPr>
          <w:rFonts w:ascii="Calibri" w:hAnsi="Calibri"/>
          <w:noProof/>
          <w:sz w:val="22"/>
          <w:szCs w:val="22"/>
        </w:rPr>
      </w:pPr>
      <w:hyperlink w:anchor="_Toc426543597" w:history="1">
        <w:r w:rsidR="000A021E" w:rsidRPr="00EB50C4">
          <w:rPr>
            <w:rStyle w:val="Hyperlink"/>
            <w:noProof/>
          </w:rPr>
          <w:t>7.2.7 Optional Event-Poster Conformance</w:t>
        </w:r>
        <w:r w:rsidR="000A021E">
          <w:rPr>
            <w:noProof/>
            <w:webHidden/>
          </w:rPr>
          <w:tab/>
        </w:r>
        <w:r w:rsidR="000A021E">
          <w:rPr>
            <w:noProof/>
            <w:webHidden/>
          </w:rPr>
          <w:fldChar w:fldCharType="begin"/>
        </w:r>
        <w:r w:rsidR="000A021E">
          <w:rPr>
            <w:noProof/>
            <w:webHidden/>
          </w:rPr>
          <w:instrText xml:space="preserve"> PAGEREF _Toc426543597 \h </w:instrText>
        </w:r>
        <w:r w:rsidR="000A021E">
          <w:rPr>
            <w:noProof/>
            <w:webHidden/>
          </w:rPr>
        </w:r>
        <w:r w:rsidR="000A021E">
          <w:rPr>
            <w:noProof/>
            <w:webHidden/>
          </w:rPr>
          <w:fldChar w:fldCharType="separate"/>
        </w:r>
        <w:r w:rsidR="00DA5DA8">
          <w:rPr>
            <w:noProof/>
            <w:webHidden/>
          </w:rPr>
          <w:t>89</w:t>
        </w:r>
        <w:r w:rsidR="000A021E">
          <w:rPr>
            <w:noProof/>
            <w:webHidden/>
          </w:rPr>
          <w:fldChar w:fldCharType="end"/>
        </w:r>
      </w:hyperlink>
    </w:p>
    <w:p w14:paraId="7EDEFB5D" w14:textId="77777777" w:rsidR="000A021E" w:rsidRPr="002E03E7" w:rsidRDefault="00000000">
      <w:pPr>
        <w:pStyle w:val="TOC3"/>
        <w:tabs>
          <w:tab w:val="right" w:leader="dot" w:pos="9350"/>
        </w:tabs>
        <w:rPr>
          <w:rFonts w:ascii="Calibri" w:hAnsi="Calibri"/>
          <w:noProof/>
          <w:sz w:val="22"/>
          <w:szCs w:val="22"/>
        </w:rPr>
      </w:pPr>
      <w:hyperlink w:anchor="_Toc426543598" w:history="1">
        <w:r w:rsidR="000A021E" w:rsidRPr="00EB50C4">
          <w:rPr>
            <w:rStyle w:val="Hyperlink"/>
            <w:noProof/>
          </w:rPr>
          <w:t>7.2.8 Optional Model-View Conformance</w:t>
        </w:r>
        <w:r w:rsidR="000A021E">
          <w:rPr>
            <w:noProof/>
            <w:webHidden/>
          </w:rPr>
          <w:tab/>
        </w:r>
        <w:r w:rsidR="000A021E">
          <w:rPr>
            <w:noProof/>
            <w:webHidden/>
          </w:rPr>
          <w:fldChar w:fldCharType="begin"/>
        </w:r>
        <w:r w:rsidR="000A021E">
          <w:rPr>
            <w:noProof/>
            <w:webHidden/>
          </w:rPr>
          <w:instrText xml:space="preserve"> PAGEREF _Toc426543598 \h </w:instrText>
        </w:r>
        <w:r w:rsidR="000A021E">
          <w:rPr>
            <w:noProof/>
            <w:webHidden/>
          </w:rPr>
        </w:r>
        <w:r w:rsidR="000A021E">
          <w:rPr>
            <w:noProof/>
            <w:webHidden/>
          </w:rPr>
          <w:fldChar w:fldCharType="separate"/>
        </w:r>
        <w:r w:rsidR="00DA5DA8">
          <w:rPr>
            <w:noProof/>
            <w:webHidden/>
          </w:rPr>
          <w:t>89</w:t>
        </w:r>
        <w:r w:rsidR="000A021E">
          <w:rPr>
            <w:noProof/>
            <w:webHidden/>
          </w:rPr>
          <w:fldChar w:fldCharType="end"/>
        </w:r>
      </w:hyperlink>
    </w:p>
    <w:p w14:paraId="4B5E25CE" w14:textId="77777777" w:rsidR="000A021E" w:rsidRPr="002E03E7" w:rsidRDefault="00000000">
      <w:pPr>
        <w:pStyle w:val="TOC3"/>
        <w:tabs>
          <w:tab w:val="right" w:leader="dot" w:pos="9350"/>
        </w:tabs>
        <w:rPr>
          <w:rFonts w:ascii="Calibri" w:hAnsi="Calibri"/>
          <w:noProof/>
          <w:sz w:val="22"/>
          <w:szCs w:val="22"/>
        </w:rPr>
      </w:pPr>
      <w:hyperlink w:anchor="_Toc426543599" w:history="1">
        <w:r w:rsidR="000A021E" w:rsidRPr="00EB50C4">
          <w:rPr>
            <w:rStyle w:val="Hyperlink"/>
            <w:noProof/>
          </w:rPr>
          <w:t>7.2.9 Optional Outputs Conformance</w:t>
        </w:r>
        <w:r w:rsidR="000A021E">
          <w:rPr>
            <w:noProof/>
            <w:webHidden/>
          </w:rPr>
          <w:tab/>
        </w:r>
        <w:r w:rsidR="000A021E">
          <w:rPr>
            <w:noProof/>
            <w:webHidden/>
          </w:rPr>
          <w:fldChar w:fldCharType="begin"/>
        </w:r>
        <w:r w:rsidR="000A021E">
          <w:rPr>
            <w:noProof/>
            <w:webHidden/>
          </w:rPr>
          <w:instrText xml:space="preserve"> PAGEREF _Toc426543599 \h </w:instrText>
        </w:r>
        <w:r w:rsidR="000A021E">
          <w:rPr>
            <w:noProof/>
            <w:webHidden/>
          </w:rPr>
        </w:r>
        <w:r w:rsidR="000A021E">
          <w:rPr>
            <w:noProof/>
            <w:webHidden/>
          </w:rPr>
          <w:fldChar w:fldCharType="separate"/>
        </w:r>
        <w:r w:rsidR="00DA5DA8">
          <w:rPr>
            <w:noProof/>
            <w:webHidden/>
          </w:rPr>
          <w:t>90</w:t>
        </w:r>
        <w:r w:rsidR="000A021E">
          <w:rPr>
            <w:noProof/>
            <w:webHidden/>
          </w:rPr>
          <w:fldChar w:fldCharType="end"/>
        </w:r>
      </w:hyperlink>
    </w:p>
    <w:p w14:paraId="75DD35F6" w14:textId="77777777" w:rsidR="000A021E" w:rsidRPr="002E03E7" w:rsidRDefault="00000000">
      <w:pPr>
        <w:pStyle w:val="TOC3"/>
        <w:tabs>
          <w:tab w:val="right" w:leader="dot" w:pos="9350"/>
        </w:tabs>
        <w:rPr>
          <w:rFonts w:ascii="Calibri" w:hAnsi="Calibri"/>
          <w:noProof/>
          <w:sz w:val="22"/>
          <w:szCs w:val="22"/>
        </w:rPr>
      </w:pPr>
      <w:hyperlink w:anchor="_Toc426543600" w:history="1">
        <w:r w:rsidR="000A021E" w:rsidRPr="00EB50C4">
          <w:rPr>
            <w:rStyle w:val="Hyperlink"/>
            <w:noProof/>
          </w:rPr>
          <w:t>7.2.10 Optional Inputs Conformance</w:t>
        </w:r>
        <w:r w:rsidR="000A021E">
          <w:rPr>
            <w:noProof/>
            <w:webHidden/>
          </w:rPr>
          <w:tab/>
        </w:r>
        <w:r w:rsidR="000A021E">
          <w:rPr>
            <w:noProof/>
            <w:webHidden/>
          </w:rPr>
          <w:fldChar w:fldCharType="begin"/>
        </w:r>
        <w:r w:rsidR="000A021E">
          <w:rPr>
            <w:noProof/>
            <w:webHidden/>
          </w:rPr>
          <w:instrText xml:space="preserve"> PAGEREF _Toc426543600 \h </w:instrText>
        </w:r>
        <w:r w:rsidR="000A021E">
          <w:rPr>
            <w:noProof/>
            <w:webHidden/>
          </w:rPr>
        </w:r>
        <w:r w:rsidR="000A021E">
          <w:rPr>
            <w:noProof/>
            <w:webHidden/>
          </w:rPr>
          <w:fldChar w:fldCharType="separate"/>
        </w:r>
        <w:r w:rsidR="00DA5DA8">
          <w:rPr>
            <w:noProof/>
            <w:webHidden/>
          </w:rPr>
          <w:t>90</w:t>
        </w:r>
        <w:r w:rsidR="000A021E">
          <w:rPr>
            <w:noProof/>
            <w:webHidden/>
          </w:rPr>
          <w:fldChar w:fldCharType="end"/>
        </w:r>
      </w:hyperlink>
    </w:p>
    <w:p w14:paraId="426C0E4F" w14:textId="77777777" w:rsidR="000A021E" w:rsidRPr="002E03E7" w:rsidRDefault="00000000">
      <w:pPr>
        <w:pStyle w:val="TOC3"/>
        <w:tabs>
          <w:tab w:val="right" w:leader="dot" w:pos="9350"/>
        </w:tabs>
        <w:rPr>
          <w:rFonts w:ascii="Calibri" w:hAnsi="Calibri"/>
          <w:noProof/>
          <w:sz w:val="22"/>
          <w:szCs w:val="22"/>
        </w:rPr>
      </w:pPr>
      <w:hyperlink w:anchor="_Toc426543601" w:history="1">
        <w:r w:rsidR="000A021E" w:rsidRPr="00EB50C4">
          <w:rPr>
            <w:rStyle w:val="Hyperlink"/>
            <w:noProof/>
          </w:rPr>
          <w:t>7.2.11 Optional Annotations Conformance</w:t>
        </w:r>
        <w:r w:rsidR="000A021E">
          <w:rPr>
            <w:noProof/>
            <w:webHidden/>
          </w:rPr>
          <w:tab/>
        </w:r>
        <w:r w:rsidR="000A021E">
          <w:rPr>
            <w:noProof/>
            <w:webHidden/>
          </w:rPr>
          <w:fldChar w:fldCharType="begin"/>
        </w:r>
        <w:r w:rsidR="000A021E">
          <w:rPr>
            <w:noProof/>
            <w:webHidden/>
          </w:rPr>
          <w:instrText xml:space="preserve"> PAGEREF _Toc426543601 \h </w:instrText>
        </w:r>
        <w:r w:rsidR="000A021E">
          <w:rPr>
            <w:noProof/>
            <w:webHidden/>
          </w:rPr>
        </w:r>
        <w:r w:rsidR="000A021E">
          <w:rPr>
            <w:noProof/>
            <w:webHidden/>
          </w:rPr>
          <w:fldChar w:fldCharType="separate"/>
        </w:r>
        <w:r w:rsidR="00DA5DA8">
          <w:rPr>
            <w:noProof/>
            <w:webHidden/>
          </w:rPr>
          <w:t>91</w:t>
        </w:r>
        <w:r w:rsidR="000A021E">
          <w:rPr>
            <w:noProof/>
            <w:webHidden/>
          </w:rPr>
          <w:fldChar w:fldCharType="end"/>
        </w:r>
      </w:hyperlink>
    </w:p>
    <w:p w14:paraId="466DD4ED" w14:textId="77777777" w:rsidR="000A021E" w:rsidRPr="002E03E7" w:rsidRDefault="00000000">
      <w:pPr>
        <w:pStyle w:val="TOC2"/>
        <w:tabs>
          <w:tab w:val="right" w:leader="dot" w:pos="9350"/>
        </w:tabs>
        <w:rPr>
          <w:rFonts w:ascii="Calibri" w:hAnsi="Calibri"/>
          <w:noProof/>
          <w:sz w:val="22"/>
          <w:szCs w:val="22"/>
        </w:rPr>
      </w:pPr>
      <w:hyperlink w:anchor="_Toc426543602" w:history="1">
        <w:r w:rsidR="000A021E" w:rsidRPr="00EB50C4">
          <w:rPr>
            <w:rStyle w:val="Hyperlink"/>
            <w:noProof/>
          </w:rPr>
          <w:t>7.3 Conformance Clause 2:  XMILE Simulator</w:t>
        </w:r>
        <w:r w:rsidR="000A021E">
          <w:rPr>
            <w:noProof/>
            <w:webHidden/>
          </w:rPr>
          <w:tab/>
        </w:r>
        <w:r w:rsidR="000A021E">
          <w:rPr>
            <w:noProof/>
            <w:webHidden/>
          </w:rPr>
          <w:fldChar w:fldCharType="begin"/>
        </w:r>
        <w:r w:rsidR="000A021E">
          <w:rPr>
            <w:noProof/>
            <w:webHidden/>
          </w:rPr>
          <w:instrText xml:space="preserve"> PAGEREF _Toc426543602 \h </w:instrText>
        </w:r>
        <w:r w:rsidR="000A021E">
          <w:rPr>
            <w:noProof/>
            <w:webHidden/>
          </w:rPr>
        </w:r>
        <w:r w:rsidR="000A021E">
          <w:rPr>
            <w:noProof/>
            <w:webHidden/>
          </w:rPr>
          <w:fldChar w:fldCharType="separate"/>
        </w:r>
        <w:r w:rsidR="00DA5DA8">
          <w:rPr>
            <w:noProof/>
            <w:webHidden/>
          </w:rPr>
          <w:t>91</w:t>
        </w:r>
        <w:r w:rsidR="000A021E">
          <w:rPr>
            <w:noProof/>
            <w:webHidden/>
          </w:rPr>
          <w:fldChar w:fldCharType="end"/>
        </w:r>
      </w:hyperlink>
    </w:p>
    <w:p w14:paraId="7E8E54F8" w14:textId="77777777" w:rsidR="000A021E" w:rsidRPr="002E03E7" w:rsidRDefault="00000000">
      <w:pPr>
        <w:pStyle w:val="TOC3"/>
        <w:tabs>
          <w:tab w:val="right" w:leader="dot" w:pos="9350"/>
        </w:tabs>
        <w:rPr>
          <w:rFonts w:ascii="Calibri" w:hAnsi="Calibri"/>
          <w:noProof/>
          <w:sz w:val="22"/>
          <w:szCs w:val="22"/>
        </w:rPr>
      </w:pPr>
      <w:hyperlink w:anchor="_Toc426543603" w:history="1">
        <w:r w:rsidR="000A021E" w:rsidRPr="00EB50C4">
          <w:rPr>
            <w:rStyle w:val="Hyperlink"/>
            <w:noProof/>
          </w:rPr>
          <w:t>7.3.1 Base-Level Conformance</w:t>
        </w:r>
        <w:r w:rsidR="000A021E">
          <w:rPr>
            <w:noProof/>
            <w:webHidden/>
          </w:rPr>
          <w:tab/>
        </w:r>
        <w:r w:rsidR="000A021E">
          <w:rPr>
            <w:noProof/>
            <w:webHidden/>
          </w:rPr>
          <w:fldChar w:fldCharType="begin"/>
        </w:r>
        <w:r w:rsidR="000A021E">
          <w:rPr>
            <w:noProof/>
            <w:webHidden/>
          </w:rPr>
          <w:instrText xml:space="preserve"> PAGEREF _Toc426543603 \h </w:instrText>
        </w:r>
        <w:r w:rsidR="000A021E">
          <w:rPr>
            <w:noProof/>
            <w:webHidden/>
          </w:rPr>
        </w:r>
        <w:r w:rsidR="000A021E">
          <w:rPr>
            <w:noProof/>
            <w:webHidden/>
          </w:rPr>
          <w:fldChar w:fldCharType="separate"/>
        </w:r>
        <w:r w:rsidR="00DA5DA8">
          <w:rPr>
            <w:noProof/>
            <w:webHidden/>
          </w:rPr>
          <w:t>91</w:t>
        </w:r>
        <w:r w:rsidR="000A021E">
          <w:rPr>
            <w:noProof/>
            <w:webHidden/>
          </w:rPr>
          <w:fldChar w:fldCharType="end"/>
        </w:r>
      </w:hyperlink>
    </w:p>
    <w:p w14:paraId="355EBC3C" w14:textId="77777777" w:rsidR="000A021E" w:rsidRPr="002E03E7" w:rsidRDefault="00000000">
      <w:pPr>
        <w:pStyle w:val="TOC3"/>
        <w:tabs>
          <w:tab w:val="right" w:leader="dot" w:pos="9350"/>
        </w:tabs>
        <w:rPr>
          <w:rFonts w:ascii="Calibri" w:hAnsi="Calibri"/>
          <w:noProof/>
          <w:sz w:val="22"/>
          <w:szCs w:val="22"/>
        </w:rPr>
      </w:pPr>
      <w:hyperlink w:anchor="_Toc426543604" w:history="1">
        <w:r w:rsidR="000A021E" w:rsidRPr="00EB50C4">
          <w:rPr>
            <w:rStyle w:val="Hyperlink"/>
            <w:noProof/>
          </w:rPr>
          <w:t>7.3.2 Optional Conveyor Conformance</w:t>
        </w:r>
        <w:r w:rsidR="000A021E">
          <w:rPr>
            <w:noProof/>
            <w:webHidden/>
          </w:rPr>
          <w:tab/>
        </w:r>
        <w:r w:rsidR="000A021E">
          <w:rPr>
            <w:noProof/>
            <w:webHidden/>
          </w:rPr>
          <w:fldChar w:fldCharType="begin"/>
        </w:r>
        <w:r w:rsidR="000A021E">
          <w:rPr>
            <w:noProof/>
            <w:webHidden/>
          </w:rPr>
          <w:instrText xml:space="preserve"> PAGEREF _Toc426543604 \h </w:instrText>
        </w:r>
        <w:r w:rsidR="000A021E">
          <w:rPr>
            <w:noProof/>
            <w:webHidden/>
          </w:rPr>
        </w:r>
        <w:r w:rsidR="000A021E">
          <w:rPr>
            <w:noProof/>
            <w:webHidden/>
          </w:rPr>
          <w:fldChar w:fldCharType="separate"/>
        </w:r>
        <w:r w:rsidR="00DA5DA8">
          <w:rPr>
            <w:noProof/>
            <w:webHidden/>
          </w:rPr>
          <w:t>91</w:t>
        </w:r>
        <w:r w:rsidR="000A021E">
          <w:rPr>
            <w:noProof/>
            <w:webHidden/>
          </w:rPr>
          <w:fldChar w:fldCharType="end"/>
        </w:r>
      </w:hyperlink>
    </w:p>
    <w:p w14:paraId="0E68134E" w14:textId="77777777" w:rsidR="000A021E" w:rsidRPr="002E03E7" w:rsidRDefault="00000000">
      <w:pPr>
        <w:pStyle w:val="TOC3"/>
        <w:tabs>
          <w:tab w:val="right" w:leader="dot" w:pos="9350"/>
        </w:tabs>
        <w:rPr>
          <w:rFonts w:ascii="Calibri" w:hAnsi="Calibri"/>
          <w:noProof/>
          <w:sz w:val="22"/>
          <w:szCs w:val="22"/>
        </w:rPr>
      </w:pPr>
      <w:hyperlink w:anchor="_Toc426543605" w:history="1">
        <w:r w:rsidR="000A021E" w:rsidRPr="00EB50C4">
          <w:rPr>
            <w:rStyle w:val="Hyperlink"/>
            <w:noProof/>
          </w:rPr>
          <w:t>7.3.3 Optional Queue Conformance</w:t>
        </w:r>
        <w:r w:rsidR="000A021E">
          <w:rPr>
            <w:noProof/>
            <w:webHidden/>
          </w:rPr>
          <w:tab/>
        </w:r>
        <w:r w:rsidR="000A021E">
          <w:rPr>
            <w:noProof/>
            <w:webHidden/>
          </w:rPr>
          <w:fldChar w:fldCharType="begin"/>
        </w:r>
        <w:r w:rsidR="000A021E">
          <w:rPr>
            <w:noProof/>
            <w:webHidden/>
          </w:rPr>
          <w:instrText xml:space="preserve"> PAGEREF _Toc426543605 \h </w:instrText>
        </w:r>
        <w:r w:rsidR="000A021E">
          <w:rPr>
            <w:noProof/>
            <w:webHidden/>
          </w:rPr>
        </w:r>
        <w:r w:rsidR="000A021E">
          <w:rPr>
            <w:noProof/>
            <w:webHidden/>
          </w:rPr>
          <w:fldChar w:fldCharType="separate"/>
        </w:r>
        <w:r w:rsidR="00DA5DA8">
          <w:rPr>
            <w:noProof/>
            <w:webHidden/>
          </w:rPr>
          <w:t>91</w:t>
        </w:r>
        <w:r w:rsidR="000A021E">
          <w:rPr>
            <w:noProof/>
            <w:webHidden/>
          </w:rPr>
          <w:fldChar w:fldCharType="end"/>
        </w:r>
      </w:hyperlink>
    </w:p>
    <w:p w14:paraId="49B95214" w14:textId="77777777" w:rsidR="000A021E" w:rsidRPr="002E03E7" w:rsidRDefault="00000000">
      <w:pPr>
        <w:pStyle w:val="TOC3"/>
        <w:tabs>
          <w:tab w:val="right" w:leader="dot" w:pos="9350"/>
        </w:tabs>
        <w:rPr>
          <w:rFonts w:ascii="Calibri" w:hAnsi="Calibri"/>
          <w:noProof/>
          <w:sz w:val="22"/>
          <w:szCs w:val="22"/>
        </w:rPr>
      </w:pPr>
      <w:hyperlink w:anchor="_Toc426543606" w:history="1">
        <w:r w:rsidR="000A021E" w:rsidRPr="00EB50C4">
          <w:rPr>
            <w:rStyle w:val="Hyperlink"/>
            <w:noProof/>
          </w:rPr>
          <w:t>7.3.4 Optional Array Conformance</w:t>
        </w:r>
        <w:r w:rsidR="000A021E">
          <w:rPr>
            <w:noProof/>
            <w:webHidden/>
          </w:rPr>
          <w:tab/>
        </w:r>
        <w:r w:rsidR="000A021E">
          <w:rPr>
            <w:noProof/>
            <w:webHidden/>
          </w:rPr>
          <w:fldChar w:fldCharType="begin"/>
        </w:r>
        <w:r w:rsidR="000A021E">
          <w:rPr>
            <w:noProof/>
            <w:webHidden/>
          </w:rPr>
          <w:instrText xml:space="preserve"> PAGEREF _Toc426543606 \h </w:instrText>
        </w:r>
        <w:r w:rsidR="000A021E">
          <w:rPr>
            <w:noProof/>
            <w:webHidden/>
          </w:rPr>
        </w:r>
        <w:r w:rsidR="000A021E">
          <w:rPr>
            <w:noProof/>
            <w:webHidden/>
          </w:rPr>
          <w:fldChar w:fldCharType="separate"/>
        </w:r>
        <w:r w:rsidR="00DA5DA8">
          <w:rPr>
            <w:noProof/>
            <w:webHidden/>
          </w:rPr>
          <w:t>92</w:t>
        </w:r>
        <w:r w:rsidR="000A021E">
          <w:rPr>
            <w:noProof/>
            <w:webHidden/>
          </w:rPr>
          <w:fldChar w:fldCharType="end"/>
        </w:r>
      </w:hyperlink>
    </w:p>
    <w:p w14:paraId="658EB2B0" w14:textId="77777777" w:rsidR="000A021E" w:rsidRPr="002E03E7" w:rsidRDefault="00000000">
      <w:pPr>
        <w:pStyle w:val="TOC3"/>
        <w:tabs>
          <w:tab w:val="right" w:leader="dot" w:pos="9350"/>
        </w:tabs>
        <w:rPr>
          <w:rFonts w:ascii="Calibri" w:hAnsi="Calibri"/>
          <w:noProof/>
          <w:sz w:val="22"/>
          <w:szCs w:val="22"/>
        </w:rPr>
      </w:pPr>
      <w:hyperlink w:anchor="_Toc426543607" w:history="1">
        <w:r w:rsidR="000A021E" w:rsidRPr="00EB50C4">
          <w:rPr>
            <w:rStyle w:val="Hyperlink"/>
            <w:noProof/>
          </w:rPr>
          <w:t>7.3.5 Optional Submodel Conformance</w:t>
        </w:r>
        <w:r w:rsidR="000A021E">
          <w:rPr>
            <w:noProof/>
            <w:webHidden/>
          </w:rPr>
          <w:tab/>
        </w:r>
        <w:r w:rsidR="000A021E">
          <w:rPr>
            <w:noProof/>
            <w:webHidden/>
          </w:rPr>
          <w:fldChar w:fldCharType="begin"/>
        </w:r>
        <w:r w:rsidR="000A021E">
          <w:rPr>
            <w:noProof/>
            <w:webHidden/>
          </w:rPr>
          <w:instrText xml:space="preserve"> PAGEREF _Toc426543607 \h </w:instrText>
        </w:r>
        <w:r w:rsidR="000A021E">
          <w:rPr>
            <w:noProof/>
            <w:webHidden/>
          </w:rPr>
        </w:r>
        <w:r w:rsidR="000A021E">
          <w:rPr>
            <w:noProof/>
            <w:webHidden/>
          </w:rPr>
          <w:fldChar w:fldCharType="separate"/>
        </w:r>
        <w:r w:rsidR="00DA5DA8">
          <w:rPr>
            <w:noProof/>
            <w:webHidden/>
          </w:rPr>
          <w:t>92</w:t>
        </w:r>
        <w:r w:rsidR="000A021E">
          <w:rPr>
            <w:noProof/>
            <w:webHidden/>
          </w:rPr>
          <w:fldChar w:fldCharType="end"/>
        </w:r>
      </w:hyperlink>
    </w:p>
    <w:p w14:paraId="2E69F995" w14:textId="77777777" w:rsidR="000A021E" w:rsidRPr="002E03E7" w:rsidRDefault="00000000">
      <w:pPr>
        <w:pStyle w:val="TOC3"/>
        <w:tabs>
          <w:tab w:val="right" w:leader="dot" w:pos="9350"/>
        </w:tabs>
        <w:rPr>
          <w:rFonts w:ascii="Calibri" w:hAnsi="Calibri"/>
          <w:noProof/>
          <w:sz w:val="22"/>
          <w:szCs w:val="22"/>
        </w:rPr>
      </w:pPr>
      <w:hyperlink w:anchor="_Toc426543608" w:history="1">
        <w:r w:rsidR="000A021E" w:rsidRPr="00EB50C4">
          <w:rPr>
            <w:rStyle w:val="Hyperlink"/>
            <w:noProof/>
          </w:rPr>
          <w:t>7.3.6 Optional Macro Conformance</w:t>
        </w:r>
        <w:r w:rsidR="000A021E">
          <w:rPr>
            <w:noProof/>
            <w:webHidden/>
          </w:rPr>
          <w:tab/>
        </w:r>
        <w:r w:rsidR="000A021E">
          <w:rPr>
            <w:noProof/>
            <w:webHidden/>
          </w:rPr>
          <w:fldChar w:fldCharType="begin"/>
        </w:r>
        <w:r w:rsidR="000A021E">
          <w:rPr>
            <w:noProof/>
            <w:webHidden/>
          </w:rPr>
          <w:instrText xml:space="preserve"> PAGEREF _Toc426543608 \h </w:instrText>
        </w:r>
        <w:r w:rsidR="000A021E">
          <w:rPr>
            <w:noProof/>
            <w:webHidden/>
          </w:rPr>
        </w:r>
        <w:r w:rsidR="000A021E">
          <w:rPr>
            <w:noProof/>
            <w:webHidden/>
          </w:rPr>
          <w:fldChar w:fldCharType="separate"/>
        </w:r>
        <w:r w:rsidR="00DA5DA8">
          <w:rPr>
            <w:noProof/>
            <w:webHidden/>
          </w:rPr>
          <w:t>92</w:t>
        </w:r>
        <w:r w:rsidR="000A021E">
          <w:rPr>
            <w:noProof/>
            <w:webHidden/>
          </w:rPr>
          <w:fldChar w:fldCharType="end"/>
        </w:r>
      </w:hyperlink>
    </w:p>
    <w:p w14:paraId="32989555" w14:textId="77777777" w:rsidR="000A021E" w:rsidRPr="002E03E7" w:rsidRDefault="00000000">
      <w:pPr>
        <w:pStyle w:val="TOC3"/>
        <w:tabs>
          <w:tab w:val="right" w:leader="dot" w:pos="9350"/>
        </w:tabs>
        <w:rPr>
          <w:rFonts w:ascii="Calibri" w:hAnsi="Calibri"/>
          <w:noProof/>
          <w:sz w:val="22"/>
          <w:szCs w:val="22"/>
        </w:rPr>
      </w:pPr>
      <w:hyperlink w:anchor="_Toc426543609" w:history="1">
        <w:r w:rsidR="000A021E" w:rsidRPr="00EB50C4">
          <w:rPr>
            <w:rStyle w:val="Hyperlink"/>
            <w:noProof/>
          </w:rPr>
          <w:t>7.3.7 Optional Event-Poster Conformance</w:t>
        </w:r>
        <w:r w:rsidR="000A021E">
          <w:rPr>
            <w:noProof/>
            <w:webHidden/>
          </w:rPr>
          <w:tab/>
        </w:r>
        <w:r w:rsidR="000A021E">
          <w:rPr>
            <w:noProof/>
            <w:webHidden/>
          </w:rPr>
          <w:fldChar w:fldCharType="begin"/>
        </w:r>
        <w:r w:rsidR="000A021E">
          <w:rPr>
            <w:noProof/>
            <w:webHidden/>
          </w:rPr>
          <w:instrText xml:space="preserve"> PAGEREF _Toc426543609 \h </w:instrText>
        </w:r>
        <w:r w:rsidR="000A021E">
          <w:rPr>
            <w:noProof/>
            <w:webHidden/>
          </w:rPr>
        </w:r>
        <w:r w:rsidR="000A021E">
          <w:rPr>
            <w:noProof/>
            <w:webHidden/>
          </w:rPr>
          <w:fldChar w:fldCharType="separate"/>
        </w:r>
        <w:r w:rsidR="00DA5DA8">
          <w:rPr>
            <w:noProof/>
            <w:webHidden/>
          </w:rPr>
          <w:t>92</w:t>
        </w:r>
        <w:r w:rsidR="000A021E">
          <w:rPr>
            <w:noProof/>
            <w:webHidden/>
          </w:rPr>
          <w:fldChar w:fldCharType="end"/>
        </w:r>
      </w:hyperlink>
    </w:p>
    <w:p w14:paraId="22A5AD4E" w14:textId="77777777" w:rsidR="000A021E" w:rsidRPr="002E03E7" w:rsidRDefault="00000000">
      <w:pPr>
        <w:pStyle w:val="TOC3"/>
        <w:tabs>
          <w:tab w:val="right" w:leader="dot" w:pos="9350"/>
        </w:tabs>
        <w:rPr>
          <w:rFonts w:ascii="Calibri" w:hAnsi="Calibri"/>
          <w:noProof/>
          <w:sz w:val="22"/>
          <w:szCs w:val="22"/>
        </w:rPr>
      </w:pPr>
      <w:hyperlink w:anchor="_Toc426543610" w:history="1">
        <w:r w:rsidR="000A021E" w:rsidRPr="00EB50C4">
          <w:rPr>
            <w:rStyle w:val="Hyperlink"/>
            <w:noProof/>
          </w:rPr>
          <w:t>7.3.8 Optional Inputs Conformance</w:t>
        </w:r>
        <w:r w:rsidR="000A021E">
          <w:rPr>
            <w:noProof/>
            <w:webHidden/>
          </w:rPr>
          <w:tab/>
        </w:r>
        <w:r w:rsidR="000A021E">
          <w:rPr>
            <w:noProof/>
            <w:webHidden/>
          </w:rPr>
          <w:fldChar w:fldCharType="begin"/>
        </w:r>
        <w:r w:rsidR="000A021E">
          <w:rPr>
            <w:noProof/>
            <w:webHidden/>
          </w:rPr>
          <w:instrText xml:space="preserve"> PAGEREF _Toc426543610 \h </w:instrText>
        </w:r>
        <w:r w:rsidR="000A021E">
          <w:rPr>
            <w:noProof/>
            <w:webHidden/>
          </w:rPr>
        </w:r>
        <w:r w:rsidR="000A021E">
          <w:rPr>
            <w:noProof/>
            <w:webHidden/>
          </w:rPr>
          <w:fldChar w:fldCharType="separate"/>
        </w:r>
        <w:r w:rsidR="00DA5DA8">
          <w:rPr>
            <w:noProof/>
            <w:webHidden/>
          </w:rPr>
          <w:t>92</w:t>
        </w:r>
        <w:r w:rsidR="000A021E">
          <w:rPr>
            <w:noProof/>
            <w:webHidden/>
          </w:rPr>
          <w:fldChar w:fldCharType="end"/>
        </w:r>
      </w:hyperlink>
    </w:p>
    <w:p w14:paraId="48F6517E" w14:textId="77777777" w:rsidR="000A021E" w:rsidRPr="002E03E7" w:rsidRDefault="00000000">
      <w:pPr>
        <w:pStyle w:val="TOC1"/>
        <w:tabs>
          <w:tab w:val="left" w:pos="1440"/>
          <w:tab w:val="right" w:leader="dot" w:pos="9350"/>
        </w:tabs>
        <w:rPr>
          <w:rFonts w:ascii="Calibri" w:hAnsi="Calibri"/>
          <w:noProof/>
          <w:sz w:val="22"/>
          <w:szCs w:val="22"/>
        </w:rPr>
      </w:pPr>
      <w:hyperlink w:anchor="_Toc426543611" w:history="1">
        <w:r w:rsidR="000A021E" w:rsidRPr="00EB50C4">
          <w:rPr>
            <w:rStyle w:val="Hyperlink"/>
            <w:noProof/>
          </w:rPr>
          <w:t>Appendix A.</w:t>
        </w:r>
        <w:r w:rsidR="000A021E" w:rsidRPr="002E03E7">
          <w:rPr>
            <w:rFonts w:ascii="Calibri" w:hAnsi="Calibri"/>
            <w:noProof/>
            <w:sz w:val="22"/>
            <w:szCs w:val="22"/>
          </w:rPr>
          <w:tab/>
        </w:r>
        <w:r w:rsidR="000A021E" w:rsidRPr="00EB50C4">
          <w:rPr>
            <w:rStyle w:val="Hyperlink"/>
            <w:noProof/>
          </w:rPr>
          <w:t>Acknowledgments</w:t>
        </w:r>
        <w:r w:rsidR="000A021E">
          <w:rPr>
            <w:noProof/>
            <w:webHidden/>
          </w:rPr>
          <w:tab/>
        </w:r>
        <w:r w:rsidR="000A021E">
          <w:rPr>
            <w:noProof/>
            <w:webHidden/>
          </w:rPr>
          <w:fldChar w:fldCharType="begin"/>
        </w:r>
        <w:r w:rsidR="000A021E">
          <w:rPr>
            <w:noProof/>
            <w:webHidden/>
          </w:rPr>
          <w:instrText xml:space="preserve"> PAGEREF _Toc426543611 \h </w:instrText>
        </w:r>
        <w:r w:rsidR="000A021E">
          <w:rPr>
            <w:noProof/>
            <w:webHidden/>
          </w:rPr>
        </w:r>
        <w:r w:rsidR="000A021E">
          <w:rPr>
            <w:noProof/>
            <w:webHidden/>
          </w:rPr>
          <w:fldChar w:fldCharType="separate"/>
        </w:r>
        <w:r w:rsidR="00DA5DA8">
          <w:rPr>
            <w:noProof/>
            <w:webHidden/>
          </w:rPr>
          <w:t>93</w:t>
        </w:r>
        <w:r w:rsidR="000A021E">
          <w:rPr>
            <w:noProof/>
            <w:webHidden/>
          </w:rPr>
          <w:fldChar w:fldCharType="end"/>
        </w:r>
      </w:hyperlink>
    </w:p>
    <w:p w14:paraId="2CA1258B" w14:textId="77777777" w:rsidR="000A021E" w:rsidRPr="002E03E7" w:rsidRDefault="00000000">
      <w:pPr>
        <w:pStyle w:val="TOC1"/>
        <w:tabs>
          <w:tab w:val="left" w:pos="1440"/>
          <w:tab w:val="right" w:leader="dot" w:pos="9350"/>
        </w:tabs>
        <w:rPr>
          <w:rFonts w:ascii="Calibri" w:hAnsi="Calibri"/>
          <w:noProof/>
          <w:sz w:val="22"/>
          <w:szCs w:val="22"/>
        </w:rPr>
      </w:pPr>
      <w:hyperlink w:anchor="_Toc426543612" w:history="1">
        <w:r w:rsidR="000A021E" w:rsidRPr="00EB50C4">
          <w:rPr>
            <w:rStyle w:val="Hyperlink"/>
            <w:noProof/>
          </w:rPr>
          <w:t>Appendix B.</w:t>
        </w:r>
        <w:r w:rsidR="000A021E" w:rsidRPr="002E03E7">
          <w:rPr>
            <w:rFonts w:ascii="Calibri" w:hAnsi="Calibri"/>
            <w:noProof/>
            <w:sz w:val="22"/>
            <w:szCs w:val="22"/>
          </w:rPr>
          <w:tab/>
        </w:r>
        <w:r w:rsidR="000A021E" w:rsidRPr="00EB50C4">
          <w:rPr>
            <w:rStyle w:val="Hyperlink"/>
            <w:noProof/>
          </w:rPr>
          <w:t>Revision History</w:t>
        </w:r>
        <w:r w:rsidR="000A021E">
          <w:rPr>
            <w:noProof/>
            <w:webHidden/>
          </w:rPr>
          <w:tab/>
        </w:r>
        <w:r w:rsidR="000A021E">
          <w:rPr>
            <w:noProof/>
            <w:webHidden/>
          </w:rPr>
          <w:fldChar w:fldCharType="begin"/>
        </w:r>
        <w:r w:rsidR="000A021E">
          <w:rPr>
            <w:noProof/>
            <w:webHidden/>
          </w:rPr>
          <w:instrText xml:space="preserve"> PAGEREF _Toc426543612 \h </w:instrText>
        </w:r>
        <w:r w:rsidR="000A021E">
          <w:rPr>
            <w:noProof/>
            <w:webHidden/>
          </w:rPr>
        </w:r>
        <w:r w:rsidR="000A021E">
          <w:rPr>
            <w:noProof/>
            <w:webHidden/>
          </w:rPr>
          <w:fldChar w:fldCharType="separate"/>
        </w:r>
        <w:r w:rsidR="00DA5DA8">
          <w:rPr>
            <w:noProof/>
            <w:webHidden/>
          </w:rPr>
          <w:t>94</w:t>
        </w:r>
        <w:r w:rsidR="000A021E">
          <w:rPr>
            <w:noProof/>
            <w:webHidden/>
          </w:rPr>
          <w:fldChar w:fldCharType="end"/>
        </w:r>
      </w:hyperlink>
    </w:p>
    <w:p w14:paraId="3D2A0603" w14:textId="77777777" w:rsidR="00177DED" w:rsidRDefault="008C100C" w:rsidP="008C100C">
      <w:pPr>
        <w:pStyle w:val="TextBody"/>
      </w:pPr>
      <w:r>
        <w:fldChar w:fldCharType="end"/>
      </w:r>
    </w:p>
    <w:p w14:paraId="103563A1" w14:textId="77777777" w:rsidR="00177DED" w:rsidRDefault="00177DED" w:rsidP="008C100C">
      <w:pPr>
        <w:pStyle w:val="TextBody"/>
      </w:pPr>
    </w:p>
    <w:p w14:paraId="6B3BD65A" w14:textId="77777777" w:rsidR="00177DED" w:rsidRPr="00177DED" w:rsidRDefault="00177DED" w:rsidP="008C100C">
      <w:pPr>
        <w:pStyle w:val="TextBody"/>
        <w:sectPr w:rsidR="00177DED" w:rsidRPr="00177DED" w:rsidSect="003D1945">
          <w:headerReference w:type="even" r:id="rId45"/>
          <w:headerReference w:type="default" r:id="rId46"/>
          <w:footerReference w:type="default" r:id="rId47"/>
          <w:footerReference w:type="first" r:id="rId48"/>
          <w:pgSz w:w="12240" w:h="15840" w:code="1"/>
          <w:pgMar w:top="1440" w:right="1440" w:bottom="720" w:left="1440" w:header="720" w:footer="720" w:gutter="0"/>
          <w:cols w:space="720"/>
          <w:docGrid w:linePitch="360"/>
        </w:sectPr>
      </w:pPr>
    </w:p>
    <w:p w14:paraId="719B23BE" w14:textId="77777777" w:rsidR="00CB07DD" w:rsidRPr="00C52EFC" w:rsidRDefault="00CB07DD" w:rsidP="00CB07DD">
      <w:pPr>
        <w:pStyle w:val="Heading1"/>
        <w:numPr>
          <w:ilvl w:val="0"/>
          <w:numId w:val="3"/>
        </w:numPr>
      </w:pPr>
      <w:bookmarkStart w:id="17" w:name="_Toc401653813"/>
      <w:bookmarkStart w:id="18" w:name="_Toc426543473"/>
      <w:r>
        <w:t>Introduction</w:t>
      </w:r>
      <w:bookmarkEnd w:id="17"/>
      <w:bookmarkEnd w:id="18"/>
    </w:p>
    <w:p w14:paraId="67B72356" w14:textId="77777777" w:rsidR="00CB07DD" w:rsidRDefault="00CB07DD" w:rsidP="00CB07DD">
      <w:r>
        <w:t>This document defines a specification for both a core system dynamics (SD) language and its representation in XML and thus provides a common structure for describing SD models.</w:t>
      </w:r>
    </w:p>
    <w:p w14:paraId="77D3890F" w14:textId="77777777" w:rsidR="00CB07DD" w:rsidRPr="00C72FB0" w:rsidRDefault="00CB07DD" w:rsidP="00CB07DD">
      <w:r w:rsidRPr="00C72FB0">
        <w:t xml:space="preserve">In the Spring 2003 System Dynamics Society newsletter, Jim Hines proposed that there be a common interchange format for system dynamics models.  Magne Myrtveit originally proposed such an idea at the 1995 </w:t>
      </w:r>
      <w:r>
        <w:t>International System Dynamics Conference (</w:t>
      </w:r>
      <w:r w:rsidRPr="00C72FB0">
        <w:t>ISDC</w:t>
      </w:r>
      <w:r>
        <w:t>)</w:t>
      </w:r>
      <w:r w:rsidRPr="00C72FB0">
        <w:t>, but Jim hoped to revive interest in the idea and chose the name SMILE (Simulation Model Interchange LanguagE) to keep people lighthearted.  The benefits Jim proposed at the time were:</w:t>
      </w:r>
    </w:p>
    <w:p w14:paraId="093DF718" w14:textId="77777777" w:rsidR="00CB07DD" w:rsidRPr="00C72FB0" w:rsidRDefault="00CB07DD" w:rsidP="00CB07DD">
      <w:pPr>
        <w:numPr>
          <w:ilvl w:val="0"/>
          <w:numId w:val="8"/>
        </w:numPr>
      </w:pPr>
      <w:r w:rsidRPr="00C72FB0">
        <w:t>Sharing of models can lead to greater increases of knowledge and sharing of ideas.</w:t>
      </w:r>
    </w:p>
    <w:p w14:paraId="293D03E6" w14:textId="77777777" w:rsidR="00CB07DD" w:rsidRPr="00C72FB0" w:rsidRDefault="00CB07DD" w:rsidP="00CB07DD">
      <w:pPr>
        <w:numPr>
          <w:ilvl w:val="0"/>
          <w:numId w:val="8"/>
        </w:numPr>
      </w:pPr>
      <w:r w:rsidRPr="00C72FB0">
        <w:t>On-line repositories could be built to facilitate learning.</w:t>
      </w:r>
    </w:p>
    <w:p w14:paraId="24CB6087" w14:textId="77777777" w:rsidR="00CB07DD" w:rsidRPr="00C72FB0" w:rsidRDefault="00CB07DD" w:rsidP="00CB07DD">
      <w:pPr>
        <w:numPr>
          <w:ilvl w:val="0"/>
          <w:numId w:val="8"/>
        </w:numPr>
      </w:pPr>
      <w:r w:rsidRPr="00C72FB0">
        <w:t>Open standards lead to better acceptance in larger corporations as it minimizes their risk with specific vendors.</w:t>
      </w:r>
    </w:p>
    <w:p w14:paraId="2942E9F2" w14:textId="77777777" w:rsidR="00CB07DD" w:rsidRPr="00C72FB0" w:rsidRDefault="00CB07DD" w:rsidP="00CB07DD">
      <w:pPr>
        <w:numPr>
          <w:ilvl w:val="0"/>
          <w:numId w:val="8"/>
        </w:numPr>
      </w:pPr>
      <w:r w:rsidRPr="00C72FB0">
        <w:t>It spurs innovation by allowing non-vendors to develop add-ons.</w:t>
      </w:r>
    </w:p>
    <w:p w14:paraId="0715A6A9" w14:textId="77777777" w:rsidR="00CB07DD" w:rsidRPr="00C72FB0" w:rsidRDefault="00CB07DD" w:rsidP="00CB07DD">
      <w:r w:rsidRPr="00C72FB0">
        <w:t xml:space="preserve">To this formidable list, </w:t>
      </w:r>
      <w:r>
        <w:t>the following can be</w:t>
      </w:r>
      <w:r w:rsidRPr="00C72FB0">
        <w:t xml:space="preserve"> add</w:t>
      </w:r>
      <w:r>
        <w:t>ed</w:t>
      </w:r>
      <w:r w:rsidRPr="00C72FB0">
        <w:t>:</w:t>
      </w:r>
    </w:p>
    <w:p w14:paraId="64A74848" w14:textId="77777777" w:rsidR="00CB07DD" w:rsidRPr="00C72FB0" w:rsidRDefault="00CB07DD" w:rsidP="00CB07DD">
      <w:pPr>
        <w:numPr>
          <w:ilvl w:val="0"/>
          <w:numId w:val="9"/>
        </w:numPr>
      </w:pPr>
      <w:r w:rsidRPr="00C72FB0">
        <w:t>It allows the creation of a historical record of important works that everyone has access to.</w:t>
      </w:r>
    </w:p>
    <w:p w14:paraId="008CD66A" w14:textId="77777777" w:rsidR="00CB07DD" w:rsidRPr="00C72FB0" w:rsidRDefault="00CB07DD" w:rsidP="00CB07DD">
      <w:pPr>
        <w:numPr>
          <w:ilvl w:val="0"/>
          <w:numId w:val="9"/>
        </w:numPr>
      </w:pPr>
      <w:r w:rsidRPr="00C72FB0">
        <w:t>It allows vendors to expand their market base because suddenly their unique features (and let’s be honest – each of the three major players has unique competencies) are available to all system dynamics modelers.</w:t>
      </w:r>
    </w:p>
    <w:p w14:paraId="360A5555" w14:textId="77777777" w:rsidR="00CB07DD" w:rsidRDefault="00CB07DD" w:rsidP="00CB07DD">
      <w:r w:rsidRPr="00C72FB0">
        <w:t xml:space="preserve">Vedat Diker and Robert Allen later presented a poster at the 2005 ISDC that proposed a working group be formed and that XML be the working language for the </w:t>
      </w:r>
      <w:r>
        <w:t xml:space="preserve">standard, leading to the name </w:t>
      </w:r>
      <w:r w:rsidRPr="00986336">
        <w:t>XMILE (XML Modeling Interchange LanguagE)</w:t>
      </w:r>
      <w:r w:rsidRPr="00C72FB0">
        <w:t>.</w:t>
      </w:r>
      <w:r>
        <w:t xml:space="preserve">  During</w:t>
      </w:r>
      <w:r w:rsidRPr="00C72FB0">
        <w:t xml:space="preserve"> the first meeting of the Information Systems </w:t>
      </w:r>
      <w:r>
        <w:t>Special Interest Group (</w:t>
      </w:r>
      <w:r w:rsidRPr="00C72FB0">
        <w:t>SIG</w:t>
      </w:r>
      <w:r>
        <w:t>)</w:t>
      </w:r>
      <w:r w:rsidRPr="00C72FB0">
        <w:t xml:space="preserve"> at the 2006 ISDC</w:t>
      </w:r>
      <w:r>
        <w:t>, Karim Chichakly volunteered to develop the draft XMILE specification, which he presented at the 2007 ISDC.  Several drafts later, the OASIS XMILE Technical Committee (TC) was formed in June 2013 to standardize the specification across all industries.  This document is the result of that TC’s work.</w:t>
      </w:r>
    </w:p>
    <w:p w14:paraId="457879E4" w14:textId="77777777" w:rsidR="00CB07DD" w:rsidRDefault="00CB07DD" w:rsidP="00CB07DD">
      <w:r>
        <w:t>This specification defines the XMILE specification version 1.0.</w:t>
      </w:r>
    </w:p>
    <w:p w14:paraId="39E9073B" w14:textId="77777777" w:rsidR="00CB07DD" w:rsidRDefault="00CB07DD" w:rsidP="00CB07DD">
      <w:pPr>
        <w:pStyle w:val="Heading2"/>
        <w:numPr>
          <w:ilvl w:val="1"/>
          <w:numId w:val="3"/>
        </w:numPr>
      </w:pPr>
      <w:bookmarkStart w:id="19" w:name="_Toc85472893"/>
      <w:bookmarkStart w:id="20" w:name="_Toc287332007"/>
      <w:bookmarkStart w:id="21" w:name="_Toc401653814"/>
      <w:bookmarkStart w:id="22" w:name="_Toc426543474"/>
      <w:r>
        <w:t>Terminology</w:t>
      </w:r>
      <w:bookmarkEnd w:id="19"/>
      <w:bookmarkEnd w:id="20"/>
      <w:bookmarkEnd w:id="21"/>
      <w:bookmarkEnd w:id="22"/>
    </w:p>
    <w:p w14:paraId="3BC72F63" w14:textId="77777777" w:rsidR="00CB07DD" w:rsidRDefault="00CB07DD" w:rsidP="00CB07DD">
      <w:r>
        <w:t>The key words “</w:t>
      </w:r>
      <w:r w:rsidRPr="00134406">
        <w:t>MUST</w:t>
      </w:r>
      <w:r>
        <w:t>”</w:t>
      </w:r>
      <w:r w:rsidRPr="00134406">
        <w:t xml:space="preserve">, </w:t>
      </w:r>
      <w:r>
        <w:t>“</w:t>
      </w:r>
      <w:r w:rsidRPr="00134406">
        <w:t>MUST NOT</w:t>
      </w:r>
      <w:r>
        <w:t>”</w:t>
      </w:r>
      <w:r w:rsidRPr="00134406">
        <w:t xml:space="preserve">, </w:t>
      </w:r>
      <w:r>
        <w:t>“</w:t>
      </w:r>
      <w:r w:rsidRPr="00134406">
        <w:t>REQUIRED</w:t>
      </w:r>
      <w:r>
        <w:t>”</w:t>
      </w:r>
      <w:r w:rsidRPr="00134406">
        <w:t xml:space="preserve">, </w:t>
      </w:r>
      <w:r>
        <w:t>“</w:t>
      </w:r>
      <w:r w:rsidRPr="00134406">
        <w:t>SHALL</w:t>
      </w:r>
      <w:r>
        <w:t>”</w:t>
      </w:r>
      <w:r w:rsidRPr="00134406">
        <w:t xml:space="preserve">, </w:t>
      </w:r>
      <w:r>
        <w:t>“</w:t>
      </w:r>
      <w:r w:rsidRPr="00134406">
        <w:t>SHALL NOT</w:t>
      </w:r>
      <w:r>
        <w:t>”</w:t>
      </w:r>
      <w:r w:rsidRPr="00134406">
        <w:t xml:space="preserve">, </w:t>
      </w:r>
      <w:r>
        <w:t>“</w:t>
      </w:r>
      <w:r w:rsidRPr="00134406">
        <w:t>SHOULD</w:t>
      </w:r>
      <w:r>
        <w:t>”</w:t>
      </w:r>
      <w:r w:rsidRPr="00134406">
        <w:t xml:space="preserve">, </w:t>
      </w:r>
      <w:r>
        <w:t>“</w:t>
      </w:r>
      <w:r w:rsidRPr="00134406">
        <w:t>SHOULD NOT</w:t>
      </w:r>
      <w:r>
        <w:t>”</w:t>
      </w:r>
      <w:r w:rsidRPr="00134406">
        <w:t xml:space="preserve">, </w:t>
      </w:r>
      <w:r>
        <w:t>“</w:t>
      </w:r>
      <w:r w:rsidRPr="00134406">
        <w:t>RECOMMENDED</w:t>
      </w:r>
      <w:r>
        <w:t>”</w:t>
      </w:r>
      <w:r w:rsidRPr="00134406">
        <w:t xml:space="preserve">, </w:t>
      </w:r>
      <w:r>
        <w:t>“</w:t>
      </w:r>
      <w:r w:rsidRPr="00134406">
        <w:t>MAY</w:t>
      </w:r>
      <w:r>
        <w:t>”</w:t>
      </w:r>
      <w:r w:rsidRPr="00134406">
        <w:t xml:space="preserve">, and </w:t>
      </w:r>
      <w:r>
        <w:t>“</w:t>
      </w:r>
      <w:r w:rsidRPr="00134406">
        <w:t>OPTIONAL</w:t>
      </w:r>
      <w:r>
        <w:t xml:space="preserve">” in this document are to be interpreted as described in </w:t>
      </w:r>
      <w:r>
        <w:rPr>
          <w:rStyle w:val="Refterm"/>
        </w:rPr>
        <w:t>[RFC2119]</w:t>
      </w:r>
      <w:r>
        <w:t>.</w:t>
      </w:r>
    </w:p>
    <w:p w14:paraId="6371B158" w14:textId="77777777" w:rsidR="00CB07DD" w:rsidRDefault="00CB07DD" w:rsidP="00CB07DD">
      <w:pPr>
        <w:pStyle w:val="Heading3"/>
        <w:numPr>
          <w:ilvl w:val="2"/>
          <w:numId w:val="3"/>
        </w:numPr>
      </w:pPr>
      <w:bookmarkStart w:id="23" w:name="_Toc401653815"/>
      <w:bookmarkStart w:id="24" w:name="_Toc426543475"/>
      <w:r>
        <w:t>Definitions</w:t>
      </w:r>
      <w:bookmarkEnd w:id="23"/>
      <w:bookmarkEnd w:id="24"/>
    </w:p>
    <w:p w14:paraId="1BAD68A5" w14:textId="77777777" w:rsidR="00CB07DD" w:rsidRDefault="00CB07DD" w:rsidP="00CB07DD">
      <w:r>
        <w:rPr>
          <w:b/>
        </w:rPr>
        <w:t xml:space="preserve">File </w:t>
      </w:r>
      <w:r>
        <w:t>or</w:t>
      </w:r>
      <w:r>
        <w:rPr>
          <w:b/>
        </w:rPr>
        <w:t xml:space="preserve"> XMILE File</w:t>
      </w:r>
    </w:p>
    <w:p w14:paraId="66943617" w14:textId="77777777" w:rsidR="00CB07DD" w:rsidRDefault="00CB07DD" w:rsidP="00CB07DD">
      <w:r>
        <w:t>An XML file that is conforms to this specification.</w:t>
      </w:r>
    </w:p>
    <w:p w14:paraId="5EEBFA61" w14:textId="77777777" w:rsidR="00CB07DD" w:rsidRDefault="00CB07DD" w:rsidP="00CB07DD">
      <w:r>
        <w:rPr>
          <w:b/>
        </w:rPr>
        <w:t xml:space="preserve">Model </w:t>
      </w:r>
      <w:r>
        <w:t xml:space="preserve">or </w:t>
      </w:r>
      <w:r>
        <w:rPr>
          <w:b/>
        </w:rPr>
        <w:t>XMILE Model</w:t>
      </w:r>
    </w:p>
    <w:p w14:paraId="1DF135E7" w14:textId="77777777" w:rsidR="00CB07DD" w:rsidRDefault="00CB07DD" w:rsidP="00CB07DD">
      <w:r>
        <w:t>The model section of a XMILE file.</w:t>
      </w:r>
    </w:p>
    <w:p w14:paraId="49ADB084" w14:textId="77777777" w:rsidR="00CB07DD" w:rsidRDefault="00CB07DD" w:rsidP="00CB07DD">
      <w:r>
        <w:rPr>
          <w:b/>
        </w:rPr>
        <w:t>Root Model</w:t>
      </w:r>
    </w:p>
    <w:p w14:paraId="27598A60" w14:textId="77777777" w:rsidR="00CB07DD" w:rsidRPr="002C7158" w:rsidRDefault="00CB07DD" w:rsidP="00CB07DD">
      <w:r>
        <w:t>The top-level model of a whole-model.  This is the unnamed model within the XMILE file.</w:t>
      </w:r>
    </w:p>
    <w:p w14:paraId="311E5739" w14:textId="77777777" w:rsidR="00CB07DD" w:rsidRDefault="00CB07DD" w:rsidP="00CB07DD">
      <w:r>
        <w:rPr>
          <w:b/>
        </w:rPr>
        <w:t>Simulator</w:t>
      </w:r>
      <w:r>
        <w:t xml:space="preserve"> or </w:t>
      </w:r>
      <w:r>
        <w:rPr>
          <w:b/>
        </w:rPr>
        <w:t>XMILE Simulator</w:t>
      </w:r>
    </w:p>
    <w:p w14:paraId="7404F115" w14:textId="77777777" w:rsidR="00CB07DD" w:rsidRPr="009511D9" w:rsidRDefault="00CB07DD" w:rsidP="00CB07DD">
      <w:r>
        <w:t>An implementation that simulates XMILE whole-models per this specification.</w:t>
      </w:r>
    </w:p>
    <w:p w14:paraId="7CA1A87D" w14:textId="77777777" w:rsidR="00CB07DD" w:rsidRDefault="00CB07DD" w:rsidP="00CB07DD">
      <w:r>
        <w:rPr>
          <w:b/>
        </w:rPr>
        <w:t>Whole-model</w:t>
      </w:r>
      <w:r w:rsidRPr="002D3941">
        <w:t xml:space="preserve"> or </w:t>
      </w:r>
      <w:r>
        <w:rPr>
          <w:b/>
        </w:rPr>
        <w:t>XMILE Whole-model</w:t>
      </w:r>
    </w:p>
    <w:p w14:paraId="60C9B8F9" w14:textId="77777777" w:rsidR="00CB07DD" w:rsidRPr="00217AA2" w:rsidRDefault="00CB07DD" w:rsidP="00CB07DD">
      <w:r>
        <w:t>An XML file that conforms to this specification plus all XMILE files included through either the includes section of the header or through the resource attribute of a XMILE model or a module.</w:t>
      </w:r>
    </w:p>
    <w:p w14:paraId="35CA0226" w14:textId="77777777" w:rsidR="00CB07DD" w:rsidRDefault="00CB07DD" w:rsidP="00CB07DD">
      <w:pPr>
        <w:pStyle w:val="Heading2"/>
        <w:numPr>
          <w:ilvl w:val="1"/>
          <w:numId w:val="3"/>
        </w:numPr>
      </w:pPr>
      <w:bookmarkStart w:id="25" w:name="_Ref7502892"/>
      <w:bookmarkStart w:id="26" w:name="_Toc12011611"/>
      <w:bookmarkStart w:id="27" w:name="_Toc85472894"/>
      <w:bookmarkStart w:id="28" w:name="_Toc287332008"/>
      <w:bookmarkStart w:id="29" w:name="_Toc401653816"/>
      <w:bookmarkStart w:id="30" w:name="_Toc426543476"/>
      <w:r>
        <w:t>Normative</w:t>
      </w:r>
      <w:bookmarkEnd w:id="25"/>
      <w:bookmarkEnd w:id="26"/>
      <w:r>
        <w:t xml:space="preserve"> References</w:t>
      </w:r>
      <w:bookmarkEnd w:id="27"/>
      <w:bookmarkEnd w:id="28"/>
      <w:bookmarkEnd w:id="29"/>
      <w:bookmarkEnd w:id="30"/>
    </w:p>
    <w:p w14:paraId="21C12F8B" w14:textId="77777777" w:rsidR="00CB07DD" w:rsidRDefault="00CB07DD" w:rsidP="00CB07DD">
      <w:pPr>
        <w:pStyle w:val="Ref"/>
      </w:pPr>
      <w:bookmarkStart w:id="31" w:name="rfc2119"/>
      <w:r>
        <w:rPr>
          <w:rStyle w:val="Refterm"/>
        </w:rPr>
        <w:t>[RFC2119]</w:t>
      </w:r>
      <w:bookmarkEnd w:id="31"/>
      <w:r>
        <w:tab/>
        <w:t xml:space="preserve">Bradner, S., </w:t>
      </w:r>
      <w:r w:rsidRPr="00B641A5">
        <w:t>“Key words for use in RFCs to Indicate Requirement Levels”</w:t>
      </w:r>
      <w:r>
        <w:t xml:space="preserve">, BCP 14, RFC 2119, March 1997. </w:t>
      </w:r>
      <w:r w:rsidRPr="00AD2FC8">
        <w:t>http://www.ietf.org/rfc/rfc2119.txt</w:t>
      </w:r>
      <w:r>
        <w:t>.</w:t>
      </w:r>
    </w:p>
    <w:p w14:paraId="0B49A2C5" w14:textId="77777777" w:rsidR="00CB07DD" w:rsidRDefault="00CB07DD" w:rsidP="00CB07DD"/>
    <w:p w14:paraId="22F606AE" w14:textId="77777777" w:rsidR="00CB07DD" w:rsidRDefault="00CB07DD" w:rsidP="00CB07DD">
      <w:pPr>
        <w:pStyle w:val="Heading1"/>
        <w:numPr>
          <w:ilvl w:val="0"/>
          <w:numId w:val="55"/>
        </w:numPr>
        <w:pBdr>
          <w:left w:val="none" w:sz="0" w:space="0" w:color="000000"/>
          <w:bottom w:val="none" w:sz="0" w:space="0" w:color="000000"/>
          <w:right w:val="none" w:sz="0" w:space="0" w:color="000000"/>
        </w:pBdr>
        <w:suppressAutoHyphens/>
      </w:pPr>
      <w:bookmarkStart w:id="32" w:name="_Toc426543477"/>
      <w:r>
        <w:t>Overall Structure</w:t>
      </w:r>
      <w:bookmarkEnd w:id="32"/>
    </w:p>
    <w:p w14:paraId="536B1401" w14:textId="77777777" w:rsidR="00CB07DD" w:rsidRDefault="00CB07DD" w:rsidP="00CB07DD">
      <w:r>
        <w:t xml:space="preserve">A XMILE file contains information about a whole-model, with a well-specified structure. The file MUST be encoded in UTF-8. The entire XMILE file is enclosed within a </w:t>
      </w:r>
      <w:r>
        <w:rPr>
          <w:rFonts w:ascii="Courier New" w:hAnsi="Courier New" w:cs="Courier New"/>
          <w:sz w:val="22"/>
        </w:rPr>
        <w:t>&lt;xmile&gt;</w:t>
      </w:r>
      <w:r>
        <w:t xml:space="preserve"> tag as follows:</w:t>
      </w:r>
    </w:p>
    <w:p w14:paraId="4DEB5F8D" w14:textId="704D4C27" w:rsidR="00CB07DD" w:rsidRDefault="00CB07DD" w:rsidP="00CB07DD">
      <w:pPr>
        <w:pStyle w:val="codefirst"/>
        <w:widowControl/>
        <w:rPr>
          <w:rFonts w:cs="Times New Roman"/>
          <w:szCs w:val="24"/>
        </w:rPr>
      </w:pPr>
      <w:r>
        <w:rPr>
          <w:rFonts w:cs="Times New Roman"/>
          <w:szCs w:val="24"/>
        </w:rPr>
        <w:t>&lt;xmile version="1.</w:t>
      </w:r>
      <w:ins w:id="33" w:author="Comparison" w:date="2024-08-20T10:20:00Z" w16du:dateUtc="2024-08-20T14:20:00Z">
        <w:r w:rsidR="00861D48">
          <w:rPr>
            <w:rFonts w:cs="Times New Roman"/>
            <w:szCs w:val="24"/>
          </w:rPr>
          <w:t>1</w:t>
        </w:r>
      </w:ins>
      <w:del w:id="34" w:author="Comparison" w:date="2024-08-20T10:20:00Z" w16du:dateUtc="2024-08-20T14:20:00Z">
        <w:r>
          <w:rPr>
            <w:rFonts w:cs="Times New Roman"/>
            <w:szCs w:val="24"/>
          </w:rPr>
          <w:delText>0</w:delText>
        </w:r>
      </w:del>
      <w:r>
        <w:rPr>
          <w:rFonts w:cs="Times New Roman"/>
          <w:szCs w:val="24"/>
        </w:rPr>
        <w:t xml:space="preserve">" </w:t>
      </w:r>
      <w:r>
        <w:rPr>
          <w:rFonts w:cs="Times New Roman"/>
          <w:szCs w:val="24"/>
        </w:rPr>
        <w:br/>
        <w:t xml:space="preserve">      xmlns="http://docs.oasis-open.org/xmile/ns/XMILE/v1.0"&gt;</w:t>
      </w:r>
    </w:p>
    <w:p w14:paraId="59BD815B" w14:textId="77777777" w:rsidR="00CB07DD" w:rsidRDefault="00CB07DD" w:rsidP="00CB07DD">
      <w:pPr>
        <w:pStyle w:val="code0"/>
      </w:pPr>
      <w:r>
        <w:tab/>
        <w:t>...</w:t>
      </w:r>
    </w:p>
    <w:p w14:paraId="561877CB" w14:textId="77777777" w:rsidR="00CB07DD" w:rsidRDefault="00CB07DD" w:rsidP="00CB07DD">
      <w:pPr>
        <w:pStyle w:val="code0"/>
      </w:pPr>
      <w:r>
        <w:t>&lt;/xmile&gt;</w:t>
      </w:r>
    </w:p>
    <w:p w14:paraId="03B88AA1" w14:textId="606F5E6A" w:rsidR="00CB07DD" w:rsidRDefault="00CB07DD" w:rsidP="00CB07DD">
      <w:pPr>
        <w:rPr>
          <w:rStyle w:val="codeChar"/>
        </w:rPr>
      </w:pPr>
      <w:r>
        <w:t>The version number MUST refer to the version of XMILE used (presently 1.</w:t>
      </w:r>
      <w:ins w:id="35" w:author="Comparison" w:date="2024-08-20T10:20:00Z" w16du:dateUtc="2024-08-20T14:20:00Z">
        <w:r w:rsidR="00861D48">
          <w:t>1</w:t>
        </w:r>
      </w:ins>
      <w:del w:id="36" w:author="Comparison" w:date="2024-08-20T10:20:00Z" w16du:dateUtc="2024-08-20T14:20:00Z">
        <w:r>
          <w:delText>0</w:delText>
        </w:r>
      </w:del>
      <w:r>
        <w:t>). The XML namespace refers to tags and attributes used in this specification. Both of these attributes are REQUIRED. Inside of the &lt;xmile&gt; tag are a number of top-level tags, listed below. These tags are marked req (a single instance is REQUIRED), opt (a single instance is OPTIONAL), * (zero or more tags MAY occur) and + (one or more tags MAY occur). Top level tags MAY occur in any order, but are RECOMMENDED to occur in the following order:</w:t>
      </w:r>
    </w:p>
    <w:p w14:paraId="59AAFAD5" w14:textId="77777777" w:rsidR="00CB07DD" w:rsidRDefault="00CB07DD" w:rsidP="00CB07DD">
      <w:pPr>
        <w:numPr>
          <w:ilvl w:val="0"/>
          <w:numId w:val="56"/>
        </w:numPr>
        <w:suppressAutoHyphens/>
        <w:rPr>
          <w:rStyle w:val="codeChar"/>
        </w:rPr>
      </w:pPr>
      <w:r>
        <w:rPr>
          <w:rStyle w:val="codeChar"/>
        </w:rPr>
        <w:t>&lt;header&gt;</w:t>
      </w:r>
      <w:r>
        <w:t xml:space="preserve"> (req) - information about the origin of the file and required capabilities.</w:t>
      </w:r>
    </w:p>
    <w:p w14:paraId="0F65AE00" w14:textId="77777777" w:rsidR="00CB07DD" w:rsidRDefault="00CB07DD" w:rsidP="00CB07DD">
      <w:pPr>
        <w:numPr>
          <w:ilvl w:val="0"/>
          <w:numId w:val="56"/>
        </w:numPr>
        <w:suppressAutoHyphens/>
        <w:rPr>
          <w:rStyle w:val="codeChar"/>
        </w:rPr>
      </w:pPr>
      <w:r>
        <w:rPr>
          <w:rStyle w:val="codeChar"/>
        </w:rPr>
        <w:t>&lt;sim_specs&gt;</w:t>
      </w:r>
      <w:r>
        <w:t xml:space="preserve"> (opt) - default simulation specifications for this file.</w:t>
      </w:r>
    </w:p>
    <w:p w14:paraId="4AD0E9B3" w14:textId="77777777" w:rsidR="00CB07DD" w:rsidRDefault="00CB07DD" w:rsidP="00CB07DD">
      <w:pPr>
        <w:numPr>
          <w:ilvl w:val="0"/>
          <w:numId w:val="56"/>
        </w:numPr>
        <w:suppressAutoHyphens/>
        <w:rPr>
          <w:rStyle w:val="codeChar"/>
        </w:rPr>
      </w:pPr>
      <w:r>
        <w:rPr>
          <w:rStyle w:val="codeChar"/>
        </w:rPr>
        <w:t>&lt;model_units&gt;</w:t>
      </w:r>
      <w:r>
        <w:t xml:space="preserve"> (opt) - definitions of model units used in this file.</w:t>
      </w:r>
    </w:p>
    <w:p w14:paraId="4BA25E9B" w14:textId="77777777" w:rsidR="00CB07DD" w:rsidRDefault="00CB07DD" w:rsidP="00CB07DD">
      <w:pPr>
        <w:numPr>
          <w:ilvl w:val="0"/>
          <w:numId w:val="56"/>
        </w:numPr>
        <w:suppressAutoHyphens/>
        <w:rPr>
          <w:rStyle w:val="codeChar"/>
        </w:rPr>
      </w:pPr>
      <w:r>
        <w:rPr>
          <w:rStyle w:val="codeChar"/>
        </w:rPr>
        <w:t>&lt;dimensions&gt;</w:t>
      </w:r>
      <w:r>
        <w:t xml:space="preserve"> (opt) - definitions of array dimensions specific to this file.</w:t>
      </w:r>
    </w:p>
    <w:p w14:paraId="2F142D56" w14:textId="77777777" w:rsidR="00CB07DD" w:rsidRDefault="00CB07DD" w:rsidP="00CB07DD">
      <w:pPr>
        <w:numPr>
          <w:ilvl w:val="0"/>
          <w:numId w:val="56"/>
        </w:numPr>
        <w:suppressAutoHyphens/>
        <w:rPr>
          <w:rStyle w:val="codeChar"/>
        </w:rPr>
      </w:pPr>
      <w:r>
        <w:rPr>
          <w:rStyle w:val="codeChar"/>
        </w:rPr>
        <w:t>&lt;behavior&gt;</w:t>
      </w:r>
      <w:r>
        <w:t xml:space="preserve"> (opt) - simulation style definitions that are inherited/cascaded through all models defined in this XMILE file.</w:t>
      </w:r>
    </w:p>
    <w:p w14:paraId="341C0B98" w14:textId="77777777" w:rsidR="00CB07DD" w:rsidRDefault="00CB07DD" w:rsidP="00CB07DD">
      <w:pPr>
        <w:numPr>
          <w:ilvl w:val="0"/>
          <w:numId w:val="56"/>
        </w:numPr>
        <w:suppressAutoHyphens/>
        <w:rPr>
          <w:rStyle w:val="codeChar"/>
        </w:rPr>
      </w:pPr>
      <w:r>
        <w:rPr>
          <w:rStyle w:val="codeChar"/>
        </w:rPr>
        <w:t>&lt;style&gt;</w:t>
      </w:r>
      <w:r>
        <w:t xml:space="preserve"> (opt) - display style definitions that are inherited/cascaded through all views defined in this XMILE file.</w:t>
      </w:r>
    </w:p>
    <w:p w14:paraId="32F58768" w14:textId="77777777" w:rsidR="00CB07DD" w:rsidRDefault="00CB07DD" w:rsidP="00CB07DD">
      <w:pPr>
        <w:numPr>
          <w:ilvl w:val="0"/>
          <w:numId w:val="56"/>
        </w:numPr>
        <w:suppressAutoHyphens/>
        <w:rPr>
          <w:rStyle w:val="codeChar"/>
        </w:rPr>
      </w:pPr>
      <w:r>
        <w:rPr>
          <w:rStyle w:val="codeChar"/>
        </w:rPr>
        <w:t>&lt;data&gt;</w:t>
      </w:r>
      <w:r>
        <w:t xml:space="preserve"> (opt) - definitions of persistent data import/export connections..</w:t>
      </w:r>
    </w:p>
    <w:p w14:paraId="10587BAC" w14:textId="77777777" w:rsidR="00CB07DD" w:rsidRDefault="00CB07DD" w:rsidP="00CB07DD">
      <w:pPr>
        <w:numPr>
          <w:ilvl w:val="0"/>
          <w:numId w:val="56"/>
        </w:numPr>
        <w:suppressAutoHyphens/>
        <w:rPr>
          <w:rStyle w:val="codeChar"/>
        </w:rPr>
      </w:pPr>
      <w:r>
        <w:rPr>
          <w:rStyle w:val="codeChar"/>
        </w:rPr>
        <w:t>&lt;model&gt;+</w:t>
      </w:r>
      <w:r>
        <w:t xml:space="preserve"> - definition of model equations and (optionally) diagrams.</w:t>
      </w:r>
    </w:p>
    <w:p w14:paraId="2D8D35A0" w14:textId="77777777" w:rsidR="00CB07DD" w:rsidRDefault="00CB07DD" w:rsidP="00CB07DD">
      <w:pPr>
        <w:numPr>
          <w:ilvl w:val="0"/>
          <w:numId w:val="56"/>
        </w:numPr>
        <w:suppressAutoHyphens/>
      </w:pPr>
      <w:r>
        <w:rPr>
          <w:rStyle w:val="codeChar"/>
        </w:rPr>
        <w:t>&lt;macro&gt;*</w:t>
      </w:r>
      <w:r>
        <w:t xml:space="preserve"> - definition of macros that can be used in model equations.</w:t>
      </w:r>
    </w:p>
    <w:p w14:paraId="1D4F012F" w14:textId="77777777" w:rsidR="00CB07DD" w:rsidRDefault="00CB07DD" w:rsidP="00CB07DD">
      <w:r>
        <w:t>These tags are specified in the subsequent sections of this chapter, after XMILE namespaces are discussed.</w:t>
      </w:r>
    </w:p>
    <w:p w14:paraId="7AED3B8B" w14:textId="77777777" w:rsidR="00CB07DD" w:rsidRDefault="00CB07DD" w:rsidP="00CB07DD">
      <w:r>
        <w:t>When an XMILE file includes references to models contained in separate files or at a specific URL, each such file may contain overlapping information, most commonly in sim_specs, model_units and dimensions. When such overlap is consistent, combining parts is done by taking the union of the different component files. When an inconsistency is found, (for example, a dimension with two distinct definitions) software reading the files MUST resolve the inconsistency and SHOULD provide user feedback in doing so. Some inconsistencies, such as conflicting Macro or Model names MUST be resolved as detailed in section 2.11.3.</w:t>
      </w:r>
    </w:p>
    <w:p w14:paraId="7A122AAB" w14:textId="77777777" w:rsidR="00CB07DD" w:rsidRDefault="00CB07DD" w:rsidP="00CB07DD">
      <w:pPr>
        <w:pStyle w:val="Heading2"/>
        <w:numPr>
          <w:ilvl w:val="1"/>
          <w:numId w:val="55"/>
        </w:numPr>
        <w:pBdr>
          <w:top w:val="none" w:sz="0" w:space="0" w:color="000000"/>
          <w:left w:val="none" w:sz="0" w:space="0" w:color="000000"/>
          <w:bottom w:val="none" w:sz="0" w:space="0" w:color="000000"/>
          <w:right w:val="none" w:sz="0" w:space="0" w:color="000000"/>
        </w:pBdr>
        <w:tabs>
          <w:tab w:val="num" w:pos="0"/>
        </w:tabs>
        <w:suppressAutoHyphens/>
      </w:pPr>
      <w:bookmarkStart w:id="37" w:name="_Toc426543478"/>
      <w:r>
        <w:t>Namespaces</w:t>
      </w:r>
      <w:bookmarkEnd w:id="37"/>
    </w:p>
    <w:p w14:paraId="25FBE6F9" w14:textId="77777777" w:rsidR="00CB07DD" w:rsidRDefault="00CB07DD" w:rsidP="00CB07DD">
      <w:r>
        <w:t>There are four categories of namespaces in play in a XMILE whole-model - XML tag namespaces, Variable namespace, Function namespace and Unit namespaces. XML tag namespaces and Unit namespaces are independent, but Variable and Function namespaces interact.</w:t>
      </w:r>
    </w:p>
    <w:p w14:paraId="4BD893E1" w14:textId="77777777" w:rsidR="00CB07DD" w:rsidRDefault="00CB07DD" w:rsidP="00CB07DD">
      <w:r>
        <w:t>XML tag namespaces are global. Unadorned tags are described in detail in the various sections of this document and provision for vendor specific additions are also detailed.</w:t>
      </w:r>
    </w:p>
    <w:p w14:paraId="4EAE0C22" w14:textId="77777777" w:rsidR="00CB07DD" w:rsidRDefault="00CB07DD" w:rsidP="00CB07DD">
      <w:r>
        <w:t>Each XMILE whole-model has a single Unit namespace against which all Unit Definitions and Equation Units are resolved. The Unit namespace is separate from any other namespaces and this means that the variables of units and variable or function names can overlap (for example someone might use Ounce/Min and define Min as an alias of Minute even though MIN is a reserved function name). Because this namespace crosses models Unit Definitions contained in separate files must be combined into this namespace.</w:t>
      </w:r>
    </w:p>
    <w:p w14:paraId="061455B0" w14:textId="77777777" w:rsidR="00CB07DD" w:rsidRDefault="00CB07DD" w:rsidP="00CB07DD">
      <w:r>
        <w:t>The Function namespace combines global definitions (all functions defined here along with vendor specified functions) with whole-model specific definitions through Macros. In every case, however, the names MUST be uniquely resolvable within a whole-file independent of the file in which they appear. It is not possible, for example, to give the same macro name two different definitions in separate files. Dimension names, though conceptually part of the Variable namespace, behave the same way and MUST be unique across a whole-model.</w:t>
      </w:r>
    </w:p>
    <w:p w14:paraId="5527F28A" w14:textId="77777777" w:rsidR="00CB07DD" w:rsidRDefault="00CB07DD" w:rsidP="00CB07DD">
      <w:r>
        <w:t xml:space="preserve">Variable names are resolved within models, but in the same context as functions and therefore can't overlap. It is not, for example, possible to have a variable named MIN as this is a reserved function name. Similarly, if the  macro BIGGEST has been defined, no variable may be given the name BIGGEST. It is, however, possible, to have the same variable name appear in different models.  For example if you have a project with one model MyCompany and another model Competitors, both could contain the variable profit (with MyCompany.profit and Competitors.profit the way to refer to that variable from different models). </w:t>
      </w:r>
    </w:p>
    <w:p w14:paraId="78907B69" w14:textId="77777777" w:rsidR="00CB07DD" w:rsidRDefault="00CB07DD" w:rsidP="00CB07DD">
      <w:r>
        <w:t>One final subtlety in namespaces is that Dimension names, in turn, define their own Element namespace. Thus, even though Array Dimension names must be unique, they can have overlapping Element names and the Element names can be the same as Variable names. Element names are resolved by context when they appear inside square brackets of a variable and can be used in context by prefixing them with the array dimension name (as in Location.Boston, where Location is a Dimension name with element Boston).</w:t>
      </w:r>
    </w:p>
    <w:p w14:paraId="59DB5ED5" w14:textId="77777777" w:rsidR="00CB07DD" w:rsidRDefault="00CB07DD" w:rsidP="00CB07DD">
      <w:pPr>
        <w:pStyle w:val="Heading2"/>
        <w:numPr>
          <w:ilvl w:val="1"/>
          <w:numId w:val="55"/>
        </w:numPr>
        <w:pBdr>
          <w:top w:val="none" w:sz="0" w:space="0" w:color="000000"/>
          <w:left w:val="none" w:sz="0" w:space="0" w:color="000000"/>
          <w:bottom w:val="none" w:sz="0" w:space="0" w:color="000000"/>
          <w:right w:val="none" w:sz="0" w:space="0" w:color="000000"/>
        </w:pBdr>
        <w:tabs>
          <w:tab w:val="num" w:pos="0"/>
        </w:tabs>
        <w:suppressAutoHyphens/>
      </w:pPr>
      <w:bookmarkStart w:id="38" w:name="_Toc426543479"/>
      <w:r>
        <w:t>Header Section</w:t>
      </w:r>
      <w:bookmarkEnd w:id="38"/>
    </w:p>
    <w:p w14:paraId="4FD1FC9A" w14:textId="77777777" w:rsidR="00CB07DD" w:rsidRDefault="00CB07DD" w:rsidP="00CB07DD">
      <w:r>
        <w:t xml:space="preserve">The XML tag for the file header is </w:t>
      </w:r>
      <w:r>
        <w:rPr>
          <w:rStyle w:val="codeChar"/>
        </w:rPr>
        <w:t>&lt;header&gt;</w:t>
      </w:r>
      <w:r>
        <w:t>. The REQUIRED sub-tags are:</w:t>
      </w:r>
    </w:p>
    <w:p w14:paraId="45D47703" w14:textId="77777777" w:rsidR="00CB07DD" w:rsidRDefault="00CB07DD" w:rsidP="00CB07DD">
      <w:pPr>
        <w:numPr>
          <w:ilvl w:val="0"/>
          <w:numId w:val="57"/>
        </w:numPr>
        <w:suppressAutoHyphens/>
      </w:pPr>
      <w:r>
        <w:t xml:space="preserve">Vendor name:  </w:t>
      </w:r>
      <w:r>
        <w:rPr>
          <w:rStyle w:val="codeChar"/>
        </w:rPr>
        <w:t>&lt;vendor&gt;</w:t>
      </w:r>
      <w:r>
        <w:t xml:space="preserve"> w/company name</w:t>
      </w:r>
    </w:p>
    <w:p w14:paraId="02E68A7B" w14:textId="77777777" w:rsidR="00CB07DD" w:rsidRDefault="00CB07DD" w:rsidP="00CB07DD">
      <w:pPr>
        <w:numPr>
          <w:ilvl w:val="0"/>
          <w:numId w:val="57"/>
        </w:numPr>
        <w:suppressAutoHyphens/>
      </w:pPr>
      <w:r>
        <w:t xml:space="preserve">Product name:  </w:t>
      </w:r>
      <w:r>
        <w:rPr>
          <w:rStyle w:val="codeChar"/>
        </w:rPr>
        <w:t>&lt;product version="…" lang="…"&gt;</w:t>
      </w:r>
      <w:r>
        <w:t xml:space="preserve"> w/product name – the product version number is REQUIRED. The language code is optional (default: English) and describes the language used for variable names and comments. Language codes are described by ISO 639-1 unless the language is not there, in which case the ISO 639-2 code should be used (e.g., for Hawaiian).</w:t>
      </w:r>
    </w:p>
    <w:p w14:paraId="615B42BC" w14:textId="77777777" w:rsidR="00CB07DD" w:rsidRDefault="00CB07DD" w:rsidP="00CB07DD">
      <w:r>
        <w:t>OPTIONAL sub-tags include:</w:t>
      </w:r>
    </w:p>
    <w:p w14:paraId="051C0D08" w14:textId="77777777" w:rsidR="00CB07DD" w:rsidRDefault="00CB07DD" w:rsidP="00CB07DD">
      <w:pPr>
        <w:numPr>
          <w:ilvl w:val="0"/>
          <w:numId w:val="47"/>
        </w:numPr>
        <w:suppressAutoHyphens/>
      </w:pPr>
      <w:r>
        <w:t xml:space="preserve">XMILE options: </w:t>
      </w:r>
      <w:r>
        <w:rPr>
          <w:rStyle w:val="codeChar"/>
        </w:rPr>
        <w:t>&lt;options&gt;</w:t>
      </w:r>
      <w:r>
        <w:t xml:space="preserve"> (defined below)</w:t>
      </w:r>
    </w:p>
    <w:p w14:paraId="202C9126" w14:textId="77777777" w:rsidR="00CB07DD" w:rsidRDefault="00CB07DD" w:rsidP="00CB07DD">
      <w:pPr>
        <w:numPr>
          <w:ilvl w:val="0"/>
          <w:numId w:val="47"/>
        </w:numPr>
        <w:suppressAutoHyphens/>
      </w:pPr>
      <w:r>
        <w:t>Model name:</w:t>
      </w:r>
      <w:r>
        <w:tab/>
      </w:r>
      <w:r>
        <w:rPr>
          <w:rStyle w:val="codeChar"/>
        </w:rPr>
        <w:t>&lt;name&gt;</w:t>
      </w:r>
      <w:r>
        <w:t xml:space="preserve"> w/name</w:t>
      </w:r>
    </w:p>
    <w:p w14:paraId="68C91CD8" w14:textId="77777777" w:rsidR="00CB07DD" w:rsidRDefault="00CB07DD" w:rsidP="00CB07DD">
      <w:pPr>
        <w:numPr>
          <w:ilvl w:val="0"/>
          <w:numId w:val="47"/>
        </w:numPr>
        <w:suppressAutoHyphens/>
      </w:pPr>
      <w:r>
        <w:t xml:space="preserve">Model version:  </w:t>
      </w:r>
      <w:r>
        <w:rPr>
          <w:rStyle w:val="codeChar"/>
        </w:rPr>
        <w:t>&lt;version&gt;</w:t>
      </w:r>
      <w:r>
        <w:t xml:space="preserve"> w/version information</w:t>
      </w:r>
    </w:p>
    <w:p w14:paraId="06647399" w14:textId="77777777" w:rsidR="00CB07DD" w:rsidRDefault="00CB07DD" w:rsidP="00CB07DD">
      <w:pPr>
        <w:numPr>
          <w:ilvl w:val="0"/>
          <w:numId w:val="47"/>
        </w:numPr>
        <w:suppressAutoHyphens/>
      </w:pPr>
      <w:r>
        <w:t xml:space="preserve">Model caption:  </w:t>
      </w:r>
      <w:r>
        <w:rPr>
          <w:rStyle w:val="codeChar"/>
        </w:rPr>
        <w:t>&lt;caption&gt;</w:t>
      </w:r>
      <w:r>
        <w:t xml:space="preserve"> w/caption</w:t>
      </w:r>
    </w:p>
    <w:p w14:paraId="56B361FD" w14:textId="77777777" w:rsidR="00CB07DD" w:rsidRDefault="00CB07DD" w:rsidP="00CB07DD">
      <w:pPr>
        <w:numPr>
          <w:ilvl w:val="0"/>
          <w:numId w:val="47"/>
        </w:numPr>
        <w:suppressAutoHyphens/>
      </w:pPr>
      <w:r>
        <w:t xml:space="preserve">Picture of the model in JPG, GIF, TIF, or PNG format:  </w:t>
      </w:r>
      <w:r>
        <w:rPr>
          <w:rStyle w:val="codeChar"/>
        </w:rPr>
        <w:t>&lt;image resource=””&gt;.</w:t>
      </w:r>
      <w:r>
        <w:t xml:space="preserve"> The </w:t>
      </w:r>
      <w:r>
        <w:rPr>
          <w:rStyle w:val="codeChar"/>
        </w:rPr>
        <w:t>resource</w:t>
      </w:r>
      <w:r>
        <w:t xml:space="preserve"> attribute is optional and may specify a relative file path, an absolute file path, or an URL</w:t>
      </w:r>
      <w:r>
        <w:rPr>
          <w:rStyle w:val="codeChar"/>
        </w:rPr>
        <w:t xml:space="preserve">.  </w:t>
      </w:r>
      <w:r>
        <w:t>The</w:t>
      </w:r>
      <w:r>
        <w:rPr>
          <w:rStyle w:val="codeChar"/>
        </w:rPr>
        <w:t xml:space="preserve"> </w:t>
      </w:r>
      <w:r>
        <w:t>picture data may also be embedded inside the &lt;</w:t>
      </w:r>
      <w:r>
        <w:rPr>
          <w:rStyle w:val="codeChar"/>
        </w:rPr>
        <w:t>image</w:t>
      </w:r>
      <w:r>
        <w:t>&gt; tag in Data URI format, using base64 encoding.</w:t>
      </w:r>
    </w:p>
    <w:p w14:paraId="3AC30399" w14:textId="77777777" w:rsidR="00CB07DD" w:rsidRDefault="00CB07DD" w:rsidP="00CB07DD">
      <w:pPr>
        <w:numPr>
          <w:ilvl w:val="0"/>
          <w:numId w:val="47"/>
        </w:numPr>
        <w:suppressAutoHyphens/>
      </w:pPr>
      <w:r>
        <w:t xml:space="preserve">Author name:  </w:t>
      </w:r>
      <w:r>
        <w:rPr>
          <w:rStyle w:val="codeChar"/>
        </w:rPr>
        <w:t>&lt;author&gt;</w:t>
      </w:r>
      <w:r>
        <w:t xml:space="preserve"> w/author name</w:t>
      </w:r>
    </w:p>
    <w:p w14:paraId="666DD281" w14:textId="77777777" w:rsidR="00CB07DD" w:rsidRDefault="00CB07DD" w:rsidP="00CB07DD">
      <w:pPr>
        <w:numPr>
          <w:ilvl w:val="0"/>
          <w:numId w:val="47"/>
        </w:numPr>
        <w:suppressAutoHyphens/>
      </w:pPr>
      <w:r>
        <w:t xml:space="preserve">Company name:  </w:t>
      </w:r>
      <w:r>
        <w:rPr>
          <w:rStyle w:val="codeChar"/>
        </w:rPr>
        <w:t>&lt;affiliation&gt;</w:t>
      </w:r>
      <w:r>
        <w:t xml:space="preserve"> w/company name</w:t>
      </w:r>
    </w:p>
    <w:p w14:paraId="1E319B79" w14:textId="77777777" w:rsidR="00CB07DD" w:rsidRDefault="00CB07DD" w:rsidP="00CB07DD">
      <w:pPr>
        <w:numPr>
          <w:ilvl w:val="0"/>
          <w:numId w:val="47"/>
        </w:numPr>
        <w:suppressAutoHyphens/>
      </w:pPr>
      <w:r>
        <w:t xml:space="preserve">Client name:  </w:t>
      </w:r>
      <w:r>
        <w:rPr>
          <w:rStyle w:val="codeChar"/>
        </w:rPr>
        <w:t>&lt;client&gt;</w:t>
      </w:r>
      <w:r>
        <w:t xml:space="preserve"> w/client name</w:t>
      </w:r>
    </w:p>
    <w:p w14:paraId="7026270D" w14:textId="77777777" w:rsidR="00CB07DD" w:rsidRDefault="00CB07DD" w:rsidP="00CB07DD">
      <w:pPr>
        <w:numPr>
          <w:ilvl w:val="0"/>
          <w:numId w:val="47"/>
        </w:numPr>
        <w:suppressAutoHyphens/>
      </w:pPr>
      <w:r>
        <w:t xml:space="preserve">Copyright notice:  </w:t>
      </w:r>
      <w:r>
        <w:rPr>
          <w:rStyle w:val="codeChar"/>
        </w:rPr>
        <w:t>&lt;copyright&gt;</w:t>
      </w:r>
      <w:r>
        <w:t xml:space="preserve"> w/copyright information</w:t>
      </w:r>
    </w:p>
    <w:p w14:paraId="02B52379" w14:textId="77777777" w:rsidR="00CB07DD" w:rsidRDefault="00CB07DD" w:rsidP="00CB07DD">
      <w:pPr>
        <w:numPr>
          <w:ilvl w:val="0"/>
          <w:numId w:val="47"/>
        </w:numPr>
        <w:suppressAutoHyphens/>
      </w:pPr>
      <w:r>
        <w:t>Contact information (e-mail, phone, mailing address, web site):</w:t>
      </w:r>
      <w:r>
        <w:br/>
      </w:r>
      <w:r>
        <w:tab/>
      </w:r>
      <w:r>
        <w:rPr>
          <w:rStyle w:val="codeChar"/>
        </w:rPr>
        <w:t>&lt;contact&gt;</w:t>
      </w:r>
      <w:r>
        <w:t xml:space="preserve"> block w/contact information broken into </w:t>
      </w:r>
      <w:r>
        <w:rPr>
          <w:rStyle w:val="codeChar"/>
        </w:rPr>
        <w:t>&lt;address&gt;</w:t>
      </w:r>
      <w:r>
        <w:t>,</w:t>
      </w:r>
      <w:r>
        <w:br/>
      </w:r>
      <w:r>
        <w:tab/>
      </w:r>
      <w:r>
        <w:rPr>
          <w:rStyle w:val="codeChar"/>
        </w:rPr>
        <w:t>&lt;phone&gt;</w:t>
      </w:r>
      <w:r>
        <w:t xml:space="preserve">, </w:t>
      </w:r>
      <w:r>
        <w:rPr>
          <w:rStyle w:val="codeChar"/>
        </w:rPr>
        <w:t>&lt;fax&gt;</w:t>
      </w:r>
      <w:r>
        <w:t xml:space="preserve">, </w:t>
      </w:r>
      <w:r>
        <w:rPr>
          <w:rStyle w:val="codeChar"/>
        </w:rPr>
        <w:t>&lt;email&gt;</w:t>
      </w:r>
      <w:r>
        <w:t xml:space="preserve">, and </w:t>
      </w:r>
      <w:r>
        <w:rPr>
          <w:rStyle w:val="codeChar"/>
        </w:rPr>
        <w:t>&lt;website&gt;</w:t>
      </w:r>
      <w:r>
        <w:t>, all optional</w:t>
      </w:r>
    </w:p>
    <w:p w14:paraId="7A1E9545" w14:textId="77777777" w:rsidR="00CB07DD" w:rsidRDefault="00CB07DD" w:rsidP="00CB07DD">
      <w:pPr>
        <w:numPr>
          <w:ilvl w:val="0"/>
          <w:numId w:val="47"/>
        </w:numPr>
        <w:suppressAutoHyphens/>
      </w:pPr>
      <w:r>
        <w:t xml:space="preserve">Date created:  </w:t>
      </w:r>
      <w:r>
        <w:rPr>
          <w:rStyle w:val="codeChar"/>
        </w:rPr>
        <w:t>&lt;created&gt;</w:t>
      </w:r>
      <w:r>
        <w:t xml:space="preserve"> whose contents MUST be in ISO 8601 format, e.g. “ 2014-08-10”.</w:t>
      </w:r>
    </w:p>
    <w:p w14:paraId="025180BE" w14:textId="77777777" w:rsidR="00CB07DD" w:rsidRDefault="00CB07DD" w:rsidP="00CB07DD">
      <w:pPr>
        <w:numPr>
          <w:ilvl w:val="0"/>
          <w:numId w:val="47"/>
        </w:numPr>
        <w:suppressAutoHyphens/>
      </w:pPr>
      <w:r>
        <w:t xml:space="preserve">Date modified:  </w:t>
      </w:r>
      <w:r>
        <w:rPr>
          <w:rStyle w:val="codeChar"/>
        </w:rPr>
        <w:t>&lt;modified&gt;</w:t>
      </w:r>
      <w:r>
        <w:t xml:space="preserve">  whose contents MUST be in ISO 8601 format, as well</w:t>
      </w:r>
    </w:p>
    <w:p w14:paraId="0BC4A935" w14:textId="77777777" w:rsidR="00CB07DD" w:rsidRDefault="00CB07DD" w:rsidP="00CB07DD">
      <w:pPr>
        <w:numPr>
          <w:ilvl w:val="0"/>
          <w:numId w:val="47"/>
        </w:numPr>
        <w:suppressAutoHyphens/>
      </w:pPr>
      <w:r>
        <w:t xml:space="preserve">Model universally unique ID:  </w:t>
      </w:r>
      <w:r>
        <w:rPr>
          <w:rStyle w:val="codeChar"/>
        </w:rPr>
        <w:t>&lt;uuid&gt;</w:t>
      </w:r>
      <w:r>
        <w:t xml:space="preserve"> where the ID MUST be in IETF RFC4122 format (84-4-4-12 hex digits with the dashes)</w:t>
      </w:r>
    </w:p>
    <w:p w14:paraId="129C01DE" w14:textId="77777777" w:rsidR="00CB07DD" w:rsidRDefault="00CB07DD" w:rsidP="00CB07DD">
      <w:pPr>
        <w:numPr>
          <w:ilvl w:val="0"/>
          <w:numId w:val="47"/>
        </w:numPr>
        <w:suppressAutoHyphens/>
      </w:pPr>
      <w:r>
        <w:t xml:space="preserve">Includes: </w:t>
      </w:r>
      <w:r>
        <w:rPr>
          <w:rStyle w:val="codeChar"/>
        </w:rPr>
        <w:t>&lt;includes&gt;</w:t>
      </w:r>
      <w:r>
        <w:t xml:space="preserve"> section with a list of included files or URLs. This is specified in more detail in Section 2.11.</w:t>
      </w:r>
    </w:p>
    <w:p w14:paraId="0600612F" w14:textId="77777777" w:rsidR="00CB07DD" w:rsidRDefault="00CB07DD" w:rsidP="00CB07DD">
      <w:pPr>
        <w:pStyle w:val="Heading3"/>
        <w:numPr>
          <w:ilvl w:val="2"/>
          <w:numId w:val="55"/>
        </w:numPr>
        <w:pBdr>
          <w:top w:val="none" w:sz="0" w:space="0" w:color="000000"/>
          <w:left w:val="none" w:sz="0" w:space="0" w:color="000000"/>
          <w:bottom w:val="none" w:sz="0" w:space="0" w:color="000000"/>
          <w:right w:val="none" w:sz="0" w:space="0" w:color="000000"/>
        </w:pBdr>
        <w:tabs>
          <w:tab w:val="num" w:pos="0"/>
        </w:tabs>
        <w:suppressAutoHyphens/>
      </w:pPr>
      <w:bookmarkStart w:id="39" w:name="_Toc426543480"/>
      <w:r>
        <w:t>XMILE Options</w:t>
      </w:r>
      <w:bookmarkEnd w:id="39"/>
    </w:p>
    <w:p w14:paraId="579CED80" w14:textId="77777777" w:rsidR="00CB07DD" w:rsidRDefault="00CB07DD" w:rsidP="00CB07DD">
      <w:r>
        <w:t xml:space="preserve">The XMILE options appear under the tag </w:t>
      </w:r>
      <w:r>
        <w:rPr>
          <w:rStyle w:val="codeChar"/>
        </w:rPr>
        <w:t>&lt;options&gt;</w:t>
      </w:r>
      <w:r>
        <w:t>. This is a list of functionality that is used in the file that may not be included in all implementations. If a file makes use of any of the following functionality</w:t>
      </w:r>
      <w:r>
        <w:rPr>
          <w:rStyle w:val="FootnoteReference"/>
        </w:rPr>
        <w:footnoteReference w:id="2"/>
      </w:r>
      <w:r>
        <w:t xml:space="preserve">, it MUST be listed under the </w:t>
      </w:r>
      <w:r>
        <w:rPr>
          <w:rStyle w:val="codeChar"/>
        </w:rPr>
        <w:t>&lt;options&gt;</w:t>
      </w:r>
      <w:r>
        <w:t xml:space="preserve"> tag. The available options are:</w:t>
      </w:r>
    </w:p>
    <w:p w14:paraId="3A502A25" w14:textId="77777777" w:rsidR="00CB07DD" w:rsidRDefault="00CB07DD" w:rsidP="00CB07DD">
      <w:pPr>
        <w:pStyle w:val="codefirst"/>
      </w:pPr>
      <w:r>
        <w:t>&lt;uses_conveyor/&gt;</w:t>
      </w:r>
    </w:p>
    <w:p w14:paraId="306D991F" w14:textId="77777777" w:rsidR="00CB07DD" w:rsidRDefault="00CB07DD" w:rsidP="00CB07DD">
      <w:pPr>
        <w:pStyle w:val="code0"/>
      </w:pPr>
      <w:r>
        <w:t>&lt;uses_queue/&gt;</w:t>
      </w:r>
    </w:p>
    <w:p w14:paraId="7797FF45" w14:textId="77777777" w:rsidR="00CB07DD" w:rsidRDefault="00CB07DD" w:rsidP="00CB07DD">
      <w:pPr>
        <w:pStyle w:val="code0"/>
      </w:pPr>
      <w:r>
        <w:t>&lt;uses_arrays/&gt;</w:t>
      </w:r>
    </w:p>
    <w:p w14:paraId="1D28DF12" w14:textId="77777777" w:rsidR="00CB07DD" w:rsidRDefault="00CB07DD" w:rsidP="00CB07DD">
      <w:pPr>
        <w:pStyle w:val="code0"/>
      </w:pPr>
      <w:r>
        <w:t>&lt;uses_submodels/&gt;</w:t>
      </w:r>
    </w:p>
    <w:p w14:paraId="440289AF" w14:textId="77777777" w:rsidR="00CB07DD" w:rsidRDefault="00CB07DD" w:rsidP="00CB07DD">
      <w:pPr>
        <w:pStyle w:val="code0"/>
      </w:pPr>
      <w:r>
        <w:t>&lt;uses_macros/&gt;</w:t>
      </w:r>
    </w:p>
    <w:p w14:paraId="3068D7BD" w14:textId="77777777" w:rsidR="00CB07DD" w:rsidRDefault="00CB07DD" w:rsidP="00CB07DD">
      <w:pPr>
        <w:pStyle w:val="code0"/>
      </w:pPr>
      <w:r>
        <w:t>&lt;uses_event_posters/&gt;</w:t>
      </w:r>
    </w:p>
    <w:p w14:paraId="41294D58" w14:textId="77777777" w:rsidR="00CB07DD" w:rsidRDefault="00CB07DD" w:rsidP="00CB07DD">
      <w:pPr>
        <w:pStyle w:val="code0"/>
      </w:pPr>
      <w:r>
        <w:t>&lt;has_model_view/&gt;</w:t>
      </w:r>
    </w:p>
    <w:p w14:paraId="68890115" w14:textId="77777777" w:rsidR="00CB07DD" w:rsidRDefault="00CB07DD" w:rsidP="00CB07DD">
      <w:pPr>
        <w:pStyle w:val="code0"/>
      </w:pPr>
      <w:r>
        <w:t>&lt;uses_outputs/&gt;</w:t>
      </w:r>
    </w:p>
    <w:p w14:paraId="6AFB73D8" w14:textId="77777777" w:rsidR="00CB07DD" w:rsidRDefault="00CB07DD" w:rsidP="00CB07DD">
      <w:pPr>
        <w:pStyle w:val="code0"/>
      </w:pPr>
      <w:r>
        <w:t>&lt;uses_inputs/&gt;</w:t>
      </w:r>
    </w:p>
    <w:p w14:paraId="4B9810EA" w14:textId="77777777" w:rsidR="00CB07DD" w:rsidRDefault="00CB07DD" w:rsidP="00CB07DD">
      <w:pPr>
        <w:pStyle w:val="code0"/>
      </w:pPr>
      <w:r>
        <w:t>&lt;uses_annotation/&gt;</w:t>
      </w:r>
    </w:p>
    <w:p w14:paraId="23CDCD22" w14:textId="77777777" w:rsidR="00CB07DD" w:rsidRDefault="00CB07DD" w:rsidP="00CB07DD">
      <w:r>
        <w:t xml:space="preserve">There is one OPTIONAL attribute for the </w:t>
      </w:r>
      <w:r>
        <w:rPr>
          <w:rStyle w:val="codeChar"/>
        </w:rPr>
        <w:t>&lt;options&gt;</w:t>
      </w:r>
      <w:r>
        <w:t xml:space="preserve"> tag:</w:t>
      </w:r>
    </w:p>
    <w:p w14:paraId="294348F3" w14:textId="77777777" w:rsidR="00CB07DD" w:rsidRDefault="00CB07DD" w:rsidP="00CB07DD">
      <w:pPr>
        <w:numPr>
          <w:ilvl w:val="0"/>
          <w:numId w:val="51"/>
        </w:numPr>
        <w:suppressAutoHyphens/>
      </w:pPr>
      <w:r>
        <w:t xml:space="preserve">Namespace:  </w:t>
      </w:r>
      <w:r>
        <w:rPr>
          <w:rStyle w:val="codeChar"/>
        </w:rPr>
        <w:t>namespace="…"</w:t>
      </w:r>
      <w:r>
        <w:t xml:space="preserve"> with XMILE namespaces, separated by commas. For example, </w:t>
      </w:r>
      <w:r>
        <w:rPr>
          <w:rStyle w:val="codeChar"/>
        </w:rPr>
        <w:t>namespace="std, isee"</w:t>
      </w:r>
      <w:r>
        <w:t xml:space="preserve"> means try to resolve unrecognized identifiers against the </w:t>
      </w:r>
      <w:r>
        <w:rPr>
          <w:rStyle w:val="codeChar"/>
        </w:rPr>
        <w:t>std</w:t>
      </w:r>
      <w:r>
        <w:t xml:space="preserve"> namespace first, and then against the </w:t>
      </w:r>
      <w:r>
        <w:rPr>
          <w:rStyle w:val="codeChar"/>
        </w:rPr>
        <w:t>isee</w:t>
      </w:r>
      <w:r>
        <w:t xml:space="preserve"> namespace. (default: </w:t>
      </w:r>
      <w:r>
        <w:rPr>
          <w:rStyle w:val="codeChar"/>
        </w:rPr>
        <w:t>std</w:t>
      </w:r>
      <w:r>
        <w:t>)</w:t>
      </w:r>
    </w:p>
    <w:p w14:paraId="15526394" w14:textId="77777777" w:rsidR="00CB07DD" w:rsidRDefault="00CB07DD" w:rsidP="00CB07DD">
      <w:r>
        <w:t xml:space="preserve">The </w:t>
      </w:r>
      <w:r>
        <w:rPr>
          <w:rStyle w:val="codeChar"/>
        </w:rPr>
        <w:t>&lt;uses_arrays&gt;</w:t>
      </w:r>
      <w:r>
        <w:t xml:space="preserve"> tag has one REQUIRED attribute and OPTIONAL attribute:</w:t>
      </w:r>
    </w:p>
    <w:p w14:paraId="14C2DB51" w14:textId="77777777" w:rsidR="00CB07DD" w:rsidRDefault="00CB07DD" w:rsidP="00CB07DD">
      <w:pPr>
        <w:numPr>
          <w:ilvl w:val="0"/>
          <w:numId w:val="51"/>
        </w:numPr>
        <w:suppressAutoHyphens/>
      </w:pPr>
      <w:r>
        <w:t xml:space="preserve">Required: Specify the maximum dimensions used by any variable in the whole-model: </w:t>
      </w:r>
      <w:r w:rsidRPr="0011349B">
        <w:rPr>
          <w:rStyle w:val="codeChar"/>
        </w:rPr>
        <w:t>maximum_dimensions</w:t>
      </w:r>
      <w:r>
        <w:t>.</w:t>
      </w:r>
    </w:p>
    <w:p w14:paraId="12646EE5" w14:textId="77777777" w:rsidR="00CB07DD" w:rsidRDefault="00CB07DD" w:rsidP="00CB07DD">
      <w:pPr>
        <w:numPr>
          <w:ilvl w:val="0"/>
          <w:numId w:val="51"/>
        </w:numPr>
        <w:suppressAutoHyphens/>
      </w:pPr>
      <w:r>
        <w:t xml:space="preserve">Optional: Specify the value returned when an index is invalid:  </w:t>
      </w:r>
      <w:r>
        <w:rPr>
          <w:rStyle w:val="codeChar"/>
        </w:rPr>
        <w:t>invalid_index_value="…"</w:t>
      </w:r>
      <w:r>
        <w:t xml:space="preserve"> with NaN/0 (default: 0)</w:t>
      </w:r>
    </w:p>
    <w:p w14:paraId="31FF1112" w14:textId="77777777" w:rsidR="00CB07DD" w:rsidRDefault="00CB07DD" w:rsidP="00CB07DD">
      <w:r>
        <w:t xml:space="preserve">The </w:t>
      </w:r>
      <w:r>
        <w:rPr>
          <w:rStyle w:val="codeChar"/>
        </w:rPr>
        <w:t>&lt;uses_macros&gt;</w:t>
      </w:r>
      <w:r>
        <w:t xml:space="preserve"> tag has two REQUIRED attributes:</w:t>
      </w:r>
    </w:p>
    <w:p w14:paraId="213EBD20" w14:textId="77777777" w:rsidR="00CB07DD" w:rsidRDefault="00CB07DD" w:rsidP="00CB07DD">
      <w:pPr>
        <w:numPr>
          <w:ilvl w:val="0"/>
          <w:numId w:val="51"/>
        </w:numPr>
        <w:suppressAutoHyphens/>
      </w:pPr>
      <w:r>
        <w:t xml:space="preserve">Has macros which are recursive (directly or indirectly):  </w:t>
      </w:r>
      <w:r>
        <w:rPr>
          <w:rStyle w:val="codeChar"/>
        </w:rPr>
        <w:t>recursive_macros="…"</w:t>
      </w:r>
      <w:r>
        <w:t xml:space="preserve"> with true/false.</w:t>
      </w:r>
    </w:p>
    <w:p w14:paraId="7EEA4971" w14:textId="77777777" w:rsidR="00CB07DD" w:rsidRDefault="00CB07DD" w:rsidP="00CB07DD">
      <w:pPr>
        <w:numPr>
          <w:ilvl w:val="0"/>
          <w:numId w:val="51"/>
        </w:numPr>
        <w:suppressAutoHyphens/>
      </w:pPr>
      <w:r>
        <w:t xml:space="preserve">Defines option filters:  </w:t>
      </w:r>
      <w:r>
        <w:rPr>
          <w:rStyle w:val="codeChar"/>
        </w:rPr>
        <w:t>option_filters="…"</w:t>
      </w:r>
      <w:r>
        <w:t xml:space="preserve"> with true/false.</w:t>
      </w:r>
    </w:p>
    <w:p w14:paraId="7D106590" w14:textId="77777777" w:rsidR="00CB07DD" w:rsidRDefault="00CB07DD" w:rsidP="00CB07DD">
      <w:r>
        <w:t xml:space="preserve">The </w:t>
      </w:r>
      <w:r>
        <w:rPr>
          <w:rStyle w:val="codeChar"/>
        </w:rPr>
        <w:t>&lt;uses_conveyor&gt;</w:t>
      </w:r>
      <w:r>
        <w:t xml:space="preserve"> tag has two OPTIONAL attributes:</w:t>
      </w:r>
    </w:p>
    <w:p w14:paraId="79154CB4" w14:textId="77777777" w:rsidR="00CB07DD" w:rsidRDefault="00CB07DD" w:rsidP="00CB07DD">
      <w:pPr>
        <w:numPr>
          <w:ilvl w:val="0"/>
          <w:numId w:val="51"/>
        </w:numPr>
        <w:suppressAutoHyphens/>
      </w:pPr>
      <w:r>
        <w:t xml:space="preserve">Has conveyors that arrest:  </w:t>
      </w:r>
      <w:r>
        <w:rPr>
          <w:rStyle w:val="codeChar"/>
        </w:rPr>
        <w:t>arrest="…"</w:t>
      </w:r>
      <w:r>
        <w:t xml:space="preserve"> with true/false (default: false)</w:t>
      </w:r>
    </w:p>
    <w:p w14:paraId="412C9E49" w14:textId="77777777" w:rsidR="00CB07DD" w:rsidRDefault="00CB07DD" w:rsidP="00CB07DD">
      <w:pPr>
        <w:numPr>
          <w:ilvl w:val="0"/>
          <w:numId w:val="51"/>
        </w:numPr>
        <w:suppressAutoHyphens/>
      </w:pPr>
      <w:r>
        <w:t xml:space="preserve">Has conveyor leakages:  </w:t>
      </w:r>
      <w:r>
        <w:rPr>
          <w:rStyle w:val="codeChar"/>
        </w:rPr>
        <w:t>leak="…"</w:t>
      </w:r>
      <w:r>
        <w:t xml:space="preserve"> with true/false (default: false)</w:t>
      </w:r>
    </w:p>
    <w:p w14:paraId="67C12AF6" w14:textId="77777777" w:rsidR="00CB07DD" w:rsidRDefault="00CB07DD" w:rsidP="00CB07DD">
      <w:r>
        <w:t xml:space="preserve">The </w:t>
      </w:r>
      <w:r>
        <w:rPr>
          <w:rStyle w:val="codeChar"/>
        </w:rPr>
        <w:t>&lt;uses_queue&gt;</w:t>
      </w:r>
      <w:r>
        <w:t xml:space="preserve"> tag has one OPTIONAL attribute:</w:t>
      </w:r>
    </w:p>
    <w:p w14:paraId="789A1467" w14:textId="77777777" w:rsidR="00CB07DD" w:rsidRDefault="00CB07DD" w:rsidP="00CB07DD">
      <w:pPr>
        <w:numPr>
          <w:ilvl w:val="0"/>
          <w:numId w:val="51"/>
        </w:numPr>
        <w:suppressAutoHyphens/>
      </w:pPr>
      <w:r>
        <w:t xml:space="preserve">Has queue overflows:  </w:t>
      </w:r>
      <w:r>
        <w:rPr>
          <w:rStyle w:val="codeChar"/>
        </w:rPr>
        <w:t>overflow="…"</w:t>
      </w:r>
      <w:r>
        <w:t xml:space="preserve"> with true/false (default: false)</w:t>
      </w:r>
    </w:p>
    <w:p w14:paraId="4A0DA8FB" w14:textId="77777777" w:rsidR="00CB07DD" w:rsidRDefault="00CB07DD" w:rsidP="00CB07DD">
      <w:r>
        <w:t xml:space="preserve">The </w:t>
      </w:r>
      <w:r>
        <w:rPr>
          <w:rStyle w:val="codeChar"/>
        </w:rPr>
        <w:t>&lt;uses_event_posters&gt;</w:t>
      </w:r>
      <w:r>
        <w:t xml:space="preserve"> tag has one OPTIONAL attribute:</w:t>
      </w:r>
    </w:p>
    <w:p w14:paraId="09187EE0" w14:textId="77777777" w:rsidR="00CB07DD" w:rsidRDefault="00CB07DD" w:rsidP="00CB07DD">
      <w:pPr>
        <w:numPr>
          <w:ilvl w:val="0"/>
          <w:numId w:val="51"/>
        </w:numPr>
        <w:suppressAutoHyphens/>
      </w:pPr>
      <w:r>
        <w:t xml:space="preserve">Has messages:  </w:t>
      </w:r>
      <w:r>
        <w:rPr>
          <w:rStyle w:val="codeChar"/>
        </w:rPr>
        <w:t>messages="…"</w:t>
      </w:r>
      <w:r>
        <w:t xml:space="preserve"> with true/false (default: false)</w:t>
      </w:r>
    </w:p>
    <w:p w14:paraId="0BC81B1D" w14:textId="77777777" w:rsidR="00CB07DD" w:rsidRDefault="00CB07DD" w:rsidP="00CB07DD">
      <w:r>
        <w:t xml:space="preserve">The </w:t>
      </w:r>
      <w:r>
        <w:rPr>
          <w:rStyle w:val="codeChar"/>
        </w:rPr>
        <w:t>&lt;has_model_view&gt;</w:t>
      </w:r>
      <w:r>
        <w:t xml:space="preserve"> tag notes whether the XMILE file contains one or more &lt;</w:t>
      </w:r>
      <w:r>
        <w:rPr>
          <w:rStyle w:val="codeChar"/>
        </w:rPr>
        <w:t>view</w:t>
      </w:r>
      <w:r>
        <w:t>&gt; sections containing a visual representation of one or more models. Note that any software which supports XMILE should be able to simulate all whole-models, even those without diagrams.</w:t>
      </w:r>
    </w:p>
    <w:p w14:paraId="16C4E2CE" w14:textId="77777777" w:rsidR="00CB07DD" w:rsidRDefault="00CB07DD" w:rsidP="00CB07DD">
      <w:r>
        <w:t xml:space="preserve">The </w:t>
      </w:r>
      <w:r>
        <w:rPr>
          <w:rStyle w:val="codeChar"/>
        </w:rPr>
        <w:t>&lt;uses_outputs&gt;</w:t>
      </w:r>
      <w:r>
        <w:t xml:space="preserve"> tag implies both time-series graphs and tables are included. It has three OPTIONAL attributes:</w:t>
      </w:r>
    </w:p>
    <w:p w14:paraId="1A3DC650" w14:textId="77777777" w:rsidR="00CB07DD" w:rsidRDefault="00CB07DD" w:rsidP="00CB07DD">
      <w:pPr>
        <w:numPr>
          <w:ilvl w:val="0"/>
          <w:numId w:val="51"/>
        </w:numPr>
        <w:suppressAutoHyphens/>
      </w:pPr>
      <w:r>
        <w:t xml:space="preserve">Has numeric display:  </w:t>
      </w:r>
      <w:r>
        <w:rPr>
          <w:rStyle w:val="codeChar"/>
        </w:rPr>
        <w:t>numeric_display="…"</w:t>
      </w:r>
      <w:r>
        <w:t xml:space="preserve"> with true/false (default: false)</w:t>
      </w:r>
    </w:p>
    <w:p w14:paraId="4EEDBDDC" w14:textId="77777777" w:rsidR="00CB07DD" w:rsidRDefault="00CB07DD" w:rsidP="00CB07DD">
      <w:pPr>
        <w:numPr>
          <w:ilvl w:val="0"/>
          <w:numId w:val="51"/>
        </w:numPr>
        <w:suppressAutoHyphens/>
      </w:pPr>
      <w:r>
        <w:t xml:space="preserve">Has lamp:  </w:t>
      </w:r>
      <w:r>
        <w:rPr>
          <w:rStyle w:val="codeChar"/>
        </w:rPr>
        <w:t>lamp="…"</w:t>
      </w:r>
      <w:r>
        <w:t xml:space="preserve"> with true/false (default: false)</w:t>
      </w:r>
    </w:p>
    <w:p w14:paraId="11996FC0" w14:textId="77777777" w:rsidR="00CB07DD" w:rsidRDefault="00CB07DD" w:rsidP="00CB07DD">
      <w:pPr>
        <w:numPr>
          <w:ilvl w:val="0"/>
          <w:numId w:val="51"/>
        </w:numPr>
        <w:suppressAutoHyphens/>
      </w:pPr>
      <w:r>
        <w:t xml:space="preserve">Has gauge:  </w:t>
      </w:r>
      <w:r>
        <w:rPr>
          <w:rStyle w:val="codeChar"/>
        </w:rPr>
        <w:t>gauge="…"</w:t>
      </w:r>
      <w:r>
        <w:t xml:space="preserve"> with true/false (default: false)</w:t>
      </w:r>
    </w:p>
    <w:p w14:paraId="4660CF86" w14:textId="77777777" w:rsidR="00CB07DD" w:rsidRDefault="00CB07DD" w:rsidP="00CB07DD">
      <w:r>
        <w:t xml:space="preserve">The </w:t>
      </w:r>
      <w:r>
        <w:rPr>
          <w:rStyle w:val="codeChar"/>
        </w:rPr>
        <w:t>&lt;uses_inputs&gt;</w:t>
      </w:r>
      <w:r>
        <w:t xml:space="preserve"> tag implies sliders, knobs, switches, and option groups are included. It has three OPTIONAL attributes:</w:t>
      </w:r>
    </w:p>
    <w:p w14:paraId="0B06190E" w14:textId="77777777" w:rsidR="00CB07DD" w:rsidRDefault="00CB07DD" w:rsidP="00CB07DD">
      <w:pPr>
        <w:numPr>
          <w:ilvl w:val="0"/>
          <w:numId w:val="51"/>
        </w:numPr>
        <w:suppressAutoHyphens/>
      </w:pPr>
      <w:r>
        <w:t xml:space="preserve">Has numeric input:  </w:t>
      </w:r>
      <w:r>
        <w:rPr>
          <w:rStyle w:val="codeChar"/>
        </w:rPr>
        <w:t>numeric_input="…"</w:t>
      </w:r>
      <w:r>
        <w:t xml:space="preserve"> with true/false (default: false)</w:t>
      </w:r>
    </w:p>
    <w:p w14:paraId="03FBEB9B" w14:textId="77777777" w:rsidR="00CB07DD" w:rsidRDefault="00CB07DD" w:rsidP="00CB07DD">
      <w:pPr>
        <w:numPr>
          <w:ilvl w:val="0"/>
          <w:numId w:val="51"/>
        </w:numPr>
        <w:suppressAutoHyphens/>
      </w:pPr>
      <w:r>
        <w:t xml:space="preserve">Has list input:  </w:t>
      </w:r>
      <w:r>
        <w:rPr>
          <w:rStyle w:val="codeChar"/>
        </w:rPr>
        <w:t>list="…"</w:t>
      </w:r>
      <w:r>
        <w:t xml:space="preserve"> with true/false (default: false)</w:t>
      </w:r>
    </w:p>
    <w:p w14:paraId="728A51A7" w14:textId="77777777" w:rsidR="00CB07DD" w:rsidRDefault="00CB07DD" w:rsidP="00CB07DD">
      <w:pPr>
        <w:numPr>
          <w:ilvl w:val="0"/>
          <w:numId w:val="51"/>
        </w:numPr>
        <w:suppressAutoHyphens/>
      </w:pPr>
      <w:r>
        <w:t xml:space="preserve">Has graphical input:  </w:t>
      </w:r>
      <w:r>
        <w:rPr>
          <w:rStyle w:val="codeChar"/>
        </w:rPr>
        <w:t>graphical_input="…"</w:t>
      </w:r>
      <w:r>
        <w:t xml:space="preserve"> with true/false (default: false)</w:t>
      </w:r>
    </w:p>
    <w:p w14:paraId="3F6B6449" w14:textId="77777777" w:rsidR="00CB07DD" w:rsidRDefault="00CB07DD" w:rsidP="00CB07DD">
      <w:r>
        <w:t xml:space="preserve">The </w:t>
      </w:r>
      <w:r>
        <w:rPr>
          <w:rStyle w:val="codeChar"/>
        </w:rPr>
        <w:t>&lt;uses_annotation&gt;</w:t>
      </w:r>
      <w:r>
        <w:t xml:space="preserve"> tag implies text boxes, graphics frames, and buttons are included.</w:t>
      </w:r>
    </w:p>
    <w:p w14:paraId="15F31EA9" w14:textId="77777777" w:rsidR="00CB07DD" w:rsidRDefault="00CB07DD" w:rsidP="00CB07DD">
      <w:r>
        <w:t>A sample options block appears below:</w:t>
      </w:r>
    </w:p>
    <w:p w14:paraId="2AEC0094" w14:textId="77777777" w:rsidR="00CB07DD" w:rsidRDefault="00CB07DD" w:rsidP="00CB07DD">
      <w:pPr>
        <w:pStyle w:val="codefirst"/>
        <w:keepNext/>
        <w:widowControl/>
        <w:rPr>
          <w:rFonts w:cs="Times New Roman"/>
          <w:szCs w:val="24"/>
        </w:rPr>
      </w:pPr>
      <w:r>
        <w:rPr>
          <w:rFonts w:cs="Times New Roman"/>
          <w:szCs w:val="24"/>
        </w:rPr>
        <w:t>&lt;options namespace=</w:t>
      </w:r>
      <w:r>
        <w:rPr>
          <w:rStyle w:val="codeChar"/>
        </w:rPr>
        <w:t>"</w:t>
      </w:r>
      <w:r>
        <w:rPr>
          <w:rFonts w:cs="Times New Roman"/>
          <w:szCs w:val="24"/>
        </w:rPr>
        <w:t>std, isee</w:t>
      </w:r>
      <w:r>
        <w:rPr>
          <w:rStyle w:val="codeChar"/>
        </w:rPr>
        <w:t>"</w:t>
      </w:r>
      <w:r>
        <w:rPr>
          <w:rFonts w:cs="Times New Roman"/>
          <w:szCs w:val="24"/>
        </w:rPr>
        <w:t>&gt;</w:t>
      </w:r>
    </w:p>
    <w:p w14:paraId="3ADEF6AC" w14:textId="77777777" w:rsidR="00CB07DD" w:rsidRDefault="00CB07DD" w:rsidP="00CB07DD">
      <w:pPr>
        <w:pStyle w:val="code0"/>
        <w:keepNext/>
      </w:pPr>
      <w:r>
        <w:tab/>
        <w:t>&lt;uses_conveyors leak=</w:t>
      </w:r>
      <w:r>
        <w:rPr>
          <w:rStyle w:val="codeChar"/>
        </w:rPr>
        <w:t>"true"/</w:t>
      </w:r>
      <w:r>
        <w:t>&gt;</w:t>
      </w:r>
      <w:r>
        <w:tab/>
      </w:r>
      <w:r>
        <w:tab/>
        <w:t>&lt;!-- has conveyors, some leak --&gt;</w:t>
      </w:r>
    </w:p>
    <w:p w14:paraId="16A9F436" w14:textId="77777777" w:rsidR="00CB07DD" w:rsidRDefault="00CB07DD" w:rsidP="00CB07DD">
      <w:pPr>
        <w:pStyle w:val="code0"/>
        <w:keepNext/>
      </w:pPr>
      <w:r>
        <w:tab/>
        <w:t>&lt;uses_arrays maximum_dimensions=”2”/&gt;   &lt;!-- has 2D arrays --&gt;</w:t>
      </w:r>
    </w:p>
    <w:p w14:paraId="110A7949" w14:textId="77777777" w:rsidR="00CB07DD" w:rsidRDefault="00CB07DD" w:rsidP="00CB07DD">
      <w:pPr>
        <w:pStyle w:val="code0"/>
        <w:keepNext/>
      </w:pPr>
      <w:r>
        <w:tab/>
        <w:t>&lt;has_model_view/&gt;</w:t>
      </w:r>
      <w:r>
        <w:tab/>
      </w:r>
      <w:r>
        <w:tab/>
      </w:r>
      <w:r>
        <w:tab/>
      </w:r>
      <w:r>
        <w:tab/>
        <w:t>&lt;!-- has diagram of model --&gt;</w:t>
      </w:r>
    </w:p>
    <w:p w14:paraId="59DBABCD" w14:textId="77777777" w:rsidR="00CB07DD" w:rsidRDefault="00CB07DD" w:rsidP="00CB07DD">
      <w:pPr>
        <w:pStyle w:val="code0"/>
      </w:pPr>
      <w:r>
        <w:t>&lt;/options&gt;</w:t>
      </w:r>
    </w:p>
    <w:p w14:paraId="5B5ABFD9" w14:textId="77777777" w:rsidR="00CB07DD" w:rsidRDefault="00CB07DD" w:rsidP="00CB07DD">
      <w:pPr>
        <w:pStyle w:val="code0"/>
      </w:pPr>
    </w:p>
    <w:p w14:paraId="437EC2A5" w14:textId="77777777" w:rsidR="00CB07DD" w:rsidRDefault="00CB07DD" w:rsidP="00CB07DD">
      <w:pPr>
        <w:pStyle w:val="Heading2"/>
        <w:numPr>
          <w:ilvl w:val="1"/>
          <w:numId w:val="55"/>
        </w:numPr>
        <w:pBdr>
          <w:top w:val="none" w:sz="0" w:space="0" w:color="000000"/>
          <w:left w:val="none" w:sz="0" w:space="0" w:color="000000"/>
          <w:bottom w:val="none" w:sz="0" w:space="0" w:color="000000"/>
          <w:right w:val="none" w:sz="0" w:space="0" w:color="000000"/>
        </w:pBdr>
        <w:tabs>
          <w:tab w:val="num" w:pos="0"/>
        </w:tabs>
        <w:suppressAutoHyphens/>
      </w:pPr>
      <w:bookmarkStart w:id="40" w:name="_Toc426543481"/>
      <w:r>
        <w:t>Model Simulation Specification Section</w:t>
      </w:r>
      <w:bookmarkEnd w:id="40"/>
    </w:p>
    <w:p w14:paraId="70FE1379" w14:textId="77777777" w:rsidR="00CB07DD" w:rsidRDefault="00CB07DD" w:rsidP="00CB07DD">
      <w:r>
        <w:t xml:space="preserve">Every XMILE file MUST contain at least one set of simulation specifications, either as a top-level tag under </w:t>
      </w:r>
      <w:r>
        <w:rPr>
          <w:rStyle w:val="codeChar"/>
        </w:rPr>
        <w:t>&lt;xmile&gt;</w:t>
      </w:r>
      <w:r>
        <w:t xml:space="preserve"> or as a child of the root model. Note that simulation specifications can recur in each Model section to override specific global defaults. Great care should be taken in these situations to avoid nonsensical results.</w:t>
      </w:r>
    </w:p>
    <w:p w14:paraId="5E3DF97F" w14:textId="77777777" w:rsidR="00CB07DD" w:rsidRDefault="00CB07DD" w:rsidP="00CB07DD">
      <w:r>
        <w:t xml:space="preserve">The simulation specifications block is defined with the tag </w:t>
      </w:r>
      <w:r>
        <w:rPr>
          <w:rStyle w:val="codeChar"/>
        </w:rPr>
        <w:t>&lt;sim_specs&gt;</w:t>
      </w:r>
      <w:r>
        <w:t>.  The following properties are REQUIRED:</w:t>
      </w:r>
    </w:p>
    <w:p w14:paraId="0A9976C0" w14:textId="77777777" w:rsidR="00CB07DD" w:rsidRDefault="00CB07DD" w:rsidP="00CB07DD">
      <w:pPr>
        <w:numPr>
          <w:ilvl w:val="0"/>
          <w:numId w:val="51"/>
        </w:numPr>
        <w:suppressAutoHyphens/>
      </w:pPr>
      <w:r>
        <w:t xml:space="preserve">Start time:  </w:t>
      </w:r>
      <w:r>
        <w:rPr>
          <w:rStyle w:val="codeChar"/>
        </w:rPr>
        <w:t>&lt;start&gt;</w:t>
      </w:r>
      <w:r>
        <w:t xml:space="preserve"> w/time</w:t>
      </w:r>
    </w:p>
    <w:p w14:paraId="3C6D4FA9" w14:textId="77777777" w:rsidR="00CB07DD" w:rsidRDefault="00CB07DD" w:rsidP="00CB07DD">
      <w:pPr>
        <w:numPr>
          <w:ilvl w:val="0"/>
          <w:numId w:val="51"/>
        </w:numPr>
        <w:suppressAutoHyphens/>
      </w:pPr>
      <w:r>
        <w:t xml:space="preserve">Stop time:  </w:t>
      </w:r>
      <w:r>
        <w:rPr>
          <w:rStyle w:val="codeChar"/>
        </w:rPr>
        <w:t>&lt;stop&gt;</w:t>
      </w:r>
      <w:r>
        <w:t xml:space="preserve"> w/time (after start time)</w:t>
      </w:r>
    </w:p>
    <w:p w14:paraId="4895CACE" w14:textId="77777777" w:rsidR="00CB07DD" w:rsidRDefault="00CB07DD" w:rsidP="00CB07DD">
      <w:r>
        <w:t>There are several additional OPTIONAL attributes and properties with appropriate defaults:</w:t>
      </w:r>
    </w:p>
    <w:p w14:paraId="35921475" w14:textId="77777777" w:rsidR="00CB07DD" w:rsidRDefault="00CB07DD" w:rsidP="00CB07DD">
      <w:pPr>
        <w:numPr>
          <w:ilvl w:val="0"/>
          <w:numId w:val="51"/>
        </w:numPr>
        <w:suppressAutoHyphens/>
      </w:pPr>
      <w:r>
        <w:t xml:space="preserve">Step size:  </w:t>
      </w:r>
      <w:r>
        <w:rPr>
          <w:rStyle w:val="codeChar"/>
        </w:rPr>
        <w:t>&lt;dt&gt;</w:t>
      </w:r>
      <w:r>
        <w:t xml:space="preserve"> w/value (default: 1)</w:t>
      </w:r>
      <w:r>
        <w:br/>
        <w:t xml:space="preserve">Optionally specified as the integer reciprocal of DT (for DT &lt;= 1 only) with an attribute of </w:t>
      </w:r>
      <w:r>
        <w:rPr>
          <w:rStyle w:val="codeChar"/>
        </w:rPr>
        <w:t>&lt;dt&gt;</w:t>
      </w:r>
      <w:r>
        <w:t xml:space="preserve">:  </w:t>
      </w:r>
      <w:r>
        <w:rPr>
          <w:rStyle w:val="codeChar"/>
        </w:rPr>
        <w:t>reciprocal="…"</w:t>
      </w:r>
      <w:r>
        <w:t xml:space="preserve"> with true/false (default: false)</w:t>
      </w:r>
    </w:p>
    <w:p w14:paraId="40279B41" w14:textId="77777777" w:rsidR="00CB07DD" w:rsidRDefault="00CB07DD" w:rsidP="00CB07DD">
      <w:pPr>
        <w:numPr>
          <w:ilvl w:val="0"/>
          <w:numId w:val="51"/>
        </w:numPr>
        <w:suppressAutoHyphens/>
      </w:pPr>
      <w:r>
        <w:t xml:space="preserve">Integration method:  </w:t>
      </w:r>
      <w:r>
        <w:rPr>
          <w:rStyle w:val="codeChar"/>
        </w:rPr>
        <w:t>method="…"</w:t>
      </w:r>
      <w:r>
        <w:t xml:space="preserve"> w/XMILE name (default: </w:t>
      </w:r>
      <w:r>
        <w:rPr>
          <w:rStyle w:val="codeChar"/>
        </w:rPr>
        <w:t>euler</w:t>
      </w:r>
      <w:r>
        <w:t>)</w:t>
      </w:r>
    </w:p>
    <w:p w14:paraId="4A7BE2C8" w14:textId="77777777" w:rsidR="00CB07DD" w:rsidRDefault="00CB07DD" w:rsidP="00CB07DD">
      <w:pPr>
        <w:numPr>
          <w:ilvl w:val="0"/>
          <w:numId w:val="51"/>
        </w:numPr>
        <w:suppressAutoHyphens/>
      </w:pPr>
      <w:r>
        <w:t xml:space="preserve">Unit of time:  </w:t>
      </w:r>
      <w:r>
        <w:rPr>
          <w:rStyle w:val="codeChar"/>
        </w:rPr>
        <w:t>time_units="…"</w:t>
      </w:r>
      <w:r>
        <w:t xml:space="preserve"> w/Name (empty default)</w:t>
      </w:r>
    </w:p>
    <w:p w14:paraId="0DB7E827" w14:textId="77777777" w:rsidR="00CB07DD" w:rsidRDefault="00CB07DD" w:rsidP="00CB07DD">
      <w:pPr>
        <w:numPr>
          <w:ilvl w:val="0"/>
          <w:numId w:val="51"/>
        </w:numPr>
        <w:suppressAutoHyphens/>
      </w:pPr>
      <w:r>
        <w:t xml:space="preserve">Pause interval:  </w:t>
      </w:r>
      <w:r>
        <w:rPr>
          <w:rStyle w:val="codeChar"/>
        </w:rPr>
        <w:t>pause="…"</w:t>
      </w:r>
      <w:r>
        <w:t xml:space="preserve"> w/interval (default: infinity – can be ignored)</w:t>
      </w:r>
    </w:p>
    <w:p w14:paraId="6351DD4F" w14:textId="77777777" w:rsidR="00CB07DD" w:rsidRDefault="00CB07DD" w:rsidP="00CB07DD">
      <w:pPr>
        <w:numPr>
          <w:ilvl w:val="0"/>
          <w:numId w:val="51"/>
        </w:numPr>
        <w:suppressAutoHyphens/>
      </w:pPr>
      <w:r>
        <w:t xml:space="preserve">Run selected groups or modules:  </w:t>
      </w:r>
      <w:r>
        <w:rPr>
          <w:rStyle w:val="codeChar"/>
        </w:rPr>
        <w:t>&lt;run by="…"&gt;</w:t>
      </w:r>
      <w:r>
        <w:t xml:space="preserve"> with run type either:  </w:t>
      </w:r>
      <w:r>
        <w:rPr>
          <w:rStyle w:val="codeChar"/>
        </w:rPr>
        <w:t>all</w:t>
      </w:r>
      <w:r>
        <w:t xml:space="preserve">, </w:t>
      </w:r>
      <w:r>
        <w:rPr>
          <w:rStyle w:val="codeChar"/>
        </w:rPr>
        <w:t>group</w:t>
      </w:r>
      <w:r>
        <w:t xml:space="preserve">, or </w:t>
      </w:r>
      <w:r>
        <w:rPr>
          <w:rStyle w:val="codeChar"/>
        </w:rPr>
        <w:t>module</w:t>
      </w:r>
      <w:r>
        <w:t xml:space="preserve"> (default: all, i.e., run whole-model).  Which groups or modules to run are identified by </w:t>
      </w:r>
      <w:r>
        <w:rPr>
          <w:rStyle w:val="codeChar"/>
        </w:rPr>
        <w:t>run</w:t>
      </w:r>
      <w:r>
        <w:t xml:space="preserve"> attributes on the group or model.</w:t>
      </w:r>
    </w:p>
    <w:p w14:paraId="56A401EE" w14:textId="77777777" w:rsidR="00CB07DD" w:rsidRDefault="00CB07DD" w:rsidP="00CB07DD"/>
    <w:p w14:paraId="6CEAE651" w14:textId="77777777" w:rsidR="00CB07DD" w:rsidRDefault="00CB07DD" w:rsidP="00CB07DD">
      <w:pPr>
        <w:pStyle w:val="Heading2"/>
        <w:numPr>
          <w:ilvl w:val="1"/>
          <w:numId w:val="55"/>
        </w:numPr>
        <w:pBdr>
          <w:top w:val="none" w:sz="0" w:space="0" w:color="000000"/>
          <w:left w:val="none" w:sz="0" w:space="0" w:color="000000"/>
          <w:bottom w:val="none" w:sz="0" w:space="0" w:color="000000"/>
          <w:right w:val="none" w:sz="0" w:space="0" w:color="000000"/>
        </w:pBdr>
        <w:tabs>
          <w:tab w:val="num" w:pos="0"/>
        </w:tabs>
        <w:suppressAutoHyphens/>
      </w:pPr>
      <w:bookmarkStart w:id="41" w:name="_Toc426543482"/>
      <w:r>
        <w:t>Model Units Section</w:t>
      </w:r>
      <w:bookmarkEnd w:id="41"/>
    </w:p>
    <w:p w14:paraId="0A92AFFC" w14:textId="77777777" w:rsidR="00CB07DD" w:rsidRDefault="00CB07DD" w:rsidP="00CB07DD">
      <w:pPr>
        <w:keepNext/>
      </w:pPr>
      <w:r>
        <w:t xml:space="preserve">All user-specified model unit definitions are specified in the </w:t>
      </w:r>
      <w:r>
        <w:rPr>
          <w:rStyle w:val="codeChar"/>
        </w:rPr>
        <w:t>&lt;model_units&gt;</w:t>
      </w:r>
      <w:r>
        <w:t xml:space="preserve"> tag as shown below:</w:t>
      </w:r>
    </w:p>
    <w:p w14:paraId="38760215" w14:textId="77777777" w:rsidR="00CB07DD" w:rsidRDefault="00CB07DD" w:rsidP="00CB07DD">
      <w:pPr>
        <w:pStyle w:val="codefirst"/>
        <w:keepNext/>
        <w:widowControl/>
        <w:rPr>
          <w:rFonts w:cs="Times New Roman"/>
          <w:szCs w:val="24"/>
        </w:rPr>
      </w:pPr>
      <w:r>
        <w:rPr>
          <w:rFonts w:cs="Times New Roman"/>
          <w:szCs w:val="24"/>
        </w:rPr>
        <w:t>&lt;model_units&gt;</w:t>
      </w:r>
    </w:p>
    <w:p w14:paraId="223AA790" w14:textId="77777777" w:rsidR="00CB07DD" w:rsidRDefault="00CB07DD" w:rsidP="00CB07DD">
      <w:pPr>
        <w:pStyle w:val="code0"/>
        <w:keepNext/>
      </w:pPr>
      <w:r>
        <w:tab/>
        <w:t>&lt;unit name="models_per_person_per_year"&gt;</w:t>
      </w:r>
    </w:p>
    <w:p w14:paraId="3F3B012D" w14:textId="77777777" w:rsidR="00CB07DD" w:rsidRDefault="00CB07DD" w:rsidP="00CB07DD">
      <w:pPr>
        <w:pStyle w:val="code0"/>
        <w:keepNext/>
      </w:pPr>
      <w:r>
        <w:tab/>
      </w:r>
      <w:r>
        <w:tab/>
        <w:t>&lt;eqn&gt;models/person/year&lt;/eqn&gt;</w:t>
      </w:r>
      <w:r>
        <w:tab/>
        <w:t>&lt;!-- name, equation --&gt;</w:t>
      </w:r>
    </w:p>
    <w:p w14:paraId="55A8E839" w14:textId="77777777" w:rsidR="00CB07DD" w:rsidRDefault="00CB07DD" w:rsidP="00CB07DD">
      <w:pPr>
        <w:pStyle w:val="code0"/>
        <w:keepNext/>
      </w:pPr>
      <w:r>
        <w:tab/>
        <w:t>&lt;/unit&gt;</w:t>
      </w:r>
    </w:p>
    <w:p w14:paraId="4BE1BA7B" w14:textId="77777777" w:rsidR="00CB07DD" w:rsidRDefault="00CB07DD" w:rsidP="00CB07DD">
      <w:pPr>
        <w:pStyle w:val="code0"/>
        <w:keepNext/>
      </w:pPr>
      <w:r>
        <w:tab/>
        <w:t>&lt;unit name="Rabbits"&gt;</w:t>
      </w:r>
    </w:p>
    <w:p w14:paraId="2DBBF07A" w14:textId="77777777" w:rsidR="00CB07DD" w:rsidRDefault="00CB07DD" w:rsidP="00CB07DD">
      <w:pPr>
        <w:pStyle w:val="code0"/>
        <w:keepNext/>
      </w:pPr>
      <w:r>
        <w:tab/>
      </w:r>
      <w:r>
        <w:tab/>
        <w:t>&lt;alias&gt;Rabbit&lt;/alias&gt;</w:t>
      </w:r>
      <w:r>
        <w:tab/>
        <w:t>&lt;!-- name, alias --&gt;</w:t>
      </w:r>
    </w:p>
    <w:p w14:paraId="1E055276" w14:textId="77777777" w:rsidR="00CB07DD" w:rsidRDefault="00CB07DD" w:rsidP="00CB07DD">
      <w:pPr>
        <w:pStyle w:val="code0"/>
        <w:keepNext/>
      </w:pPr>
      <w:r>
        <w:tab/>
        <w:t>&lt;/unit&gt;</w:t>
      </w:r>
    </w:p>
    <w:p w14:paraId="4D39400C" w14:textId="77777777" w:rsidR="00CB07DD" w:rsidRDefault="00CB07DD" w:rsidP="00CB07DD">
      <w:pPr>
        <w:pStyle w:val="code0"/>
        <w:keepNext/>
      </w:pPr>
      <w:r>
        <w:tab/>
        <w:t>&lt;unit name="models_per_year"&gt;</w:t>
      </w:r>
    </w:p>
    <w:p w14:paraId="285AFBA1" w14:textId="77777777" w:rsidR="00CB07DD" w:rsidRDefault="00CB07DD" w:rsidP="00CB07DD">
      <w:pPr>
        <w:pStyle w:val="code0"/>
        <w:keepNext/>
      </w:pPr>
      <w:r>
        <w:tab/>
      </w:r>
      <w:r>
        <w:tab/>
        <w:t>&lt;eqn&gt;models/year&lt;/eqn&gt;</w:t>
      </w:r>
      <w:r>
        <w:tab/>
      </w:r>
      <w:r>
        <w:tab/>
        <w:t>&lt;!-- name, eqn, alias --&gt;</w:t>
      </w:r>
    </w:p>
    <w:p w14:paraId="45741F36" w14:textId="77777777" w:rsidR="00CB07DD" w:rsidRDefault="00CB07DD" w:rsidP="00CB07DD">
      <w:pPr>
        <w:pStyle w:val="code0"/>
        <w:keepNext/>
      </w:pPr>
      <w:r>
        <w:tab/>
      </w:r>
      <w:r>
        <w:tab/>
        <w:t>&lt;alias&gt;model_per_year&lt;/alias&gt;</w:t>
      </w:r>
    </w:p>
    <w:p w14:paraId="12DE3EA6" w14:textId="77777777" w:rsidR="00CB07DD" w:rsidRDefault="00CB07DD" w:rsidP="00CB07DD">
      <w:pPr>
        <w:pStyle w:val="code0"/>
        <w:keepNext/>
      </w:pPr>
      <w:r>
        <w:tab/>
      </w:r>
      <w:r>
        <w:tab/>
        <w:t>&lt;alias&gt;mpy&lt;/alias&gt;</w:t>
      </w:r>
    </w:p>
    <w:p w14:paraId="73162C96" w14:textId="77777777" w:rsidR="00CB07DD" w:rsidRDefault="00CB07DD" w:rsidP="00CB07DD">
      <w:pPr>
        <w:pStyle w:val="code0"/>
        <w:keepNext/>
      </w:pPr>
      <w:r>
        <w:tab/>
        <w:t>&lt;/unit&gt;</w:t>
      </w:r>
    </w:p>
    <w:p w14:paraId="34B95EDE" w14:textId="77777777" w:rsidR="00CB07DD" w:rsidRDefault="00CB07DD" w:rsidP="00CB07DD">
      <w:pPr>
        <w:pStyle w:val="code0"/>
        <w:keepNext/>
      </w:pPr>
      <w:r>
        <w:tab/>
        <w:t>&lt;unit name="Joules" disabled="true"&gt; &lt;!-- disabled unit --&gt;</w:t>
      </w:r>
    </w:p>
    <w:p w14:paraId="46794589" w14:textId="77777777" w:rsidR="00CB07DD" w:rsidRDefault="00CB07DD" w:rsidP="00CB07DD">
      <w:pPr>
        <w:pStyle w:val="code0"/>
        <w:keepNext/>
      </w:pPr>
      <w:r>
        <w:tab/>
      </w:r>
      <w:r>
        <w:tab/>
        <w:t>&lt;alias&gt;J&lt;/alias&gt;</w:t>
      </w:r>
    </w:p>
    <w:p w14:paraId="356D7F46" w14:textId="77777777" w:rsidR="00CB07DD" w:rsidRDefault="00CB07DD" w:rsidP="00CB07DD">
      <w:pPr>
        <w:pStyle w:val="code0"/>
        <w:keepNext/>
      </w:pPr>
      <w:r>
        <w:tab/>
        <w:t>&lt;/unit&gt;</w:t>
      </w:r>
    </w:p>
    <w:p w14:paraId="44B8667D" w14:textId="77777777" w:rsidR="00CB07DD" w:rsidRDefault="00CB07DD" w:rsidP="00CB07DD">
      <w:pPr>
        <w:pStyle w:val="code0"/>
      </w:pPr>
      <w:r>
        <w:t>&lt;/model_units&gt;</w:t>
      </w:r>
    </w:p>
    <w:p w14:paraId="71409CE1" w14:textId="77777777" w:rsidR="00CB07DD" w:rsidRDefault="00CB07DD" w:rsidP="00CB07DD">
      <w:r>
        <w:t>All unit definitions MUST contain a name, possibly an equation, and 0 or more aliases (Including a unit definition with only a name is valid but discouraged). Unit equations (</w:t>
      </w:r>
      <w:r>
        <w:rPr>
          <w:rStyle w:val="codeChar"/>
        </w:rPr>
        <w:t>&lt;eqn&gt;</w:t>
      </w:r>
      <w:r>
        <w:t xml:space="preserve"> tag) are defined with XMILE unit expressions. One </w:t>
      </w:r>
      <w:r>
        <w:rPr>
          <w:rStyle w:val="codeChar"/>
        </w:rPr>
        <w:t>&lt;alias&gt;</w:t>
      </w:r>
      <w:r>
        <w:t xml:space="preserve"> tag with the name of the alias appears for each distinct unit alias. A unit with the attribute disabled set to true MUST NOT be included in the unit substitution process. It is included to override a Unit Definition that may be built into the software or specified as a preference by the user.</w:t>
      </w:r>
    </w:p>
    <w:p w14:paraId="56CF4AEA" w14:textId="77777777" w:rsidR="00CB07DD" w:rsidRDefault="00CB07DD" w:rsidP="00CB07DD">
      <w:r>
        <w:t>Vendor-provided unit definitions not used in a model are NOT REQUIRED to appear in the file, but SHOULD be made available in this same format in a vendor-specific library.</w:t>
      </w:r>
    </w:p>
    <w:p w14:paraId="6979D17D" w14:textId="77777777" w:rsidR="00CB07DD" w:rsidRDefault="00CB07DD" w:rsidP="00CB07DD">
      <w:pPr>
        <w:pStyle w:val="Heading2"/>
        <w:numPr>
          <w:ilvl w:val="1"/>
          <w:numId w:val="55"/>
        </w:numPr>
        <w:pBdr>
          <w:top w:val="none" w:sz="0" w:space="0" w:color="000000"/>
          <w:left w:val="none" w:sz="0" w:space="0" w:color="000000"/>
          <w:bottom w:val="none" w:sz="0" w:space="0" w:color="000000"/>
          <w:right w:val="none" w:sz="0" w:space="0" w:color="000000"/>
        </w:pBdr>
        <w:tabs>
          <w:tab w:val="num" w:pos="0"/>
        </w:tabs>
        <w:suppressAutoHyphens/>
      </w:pPr>
      <w:bookmarkStart w:id="42" w:name="_Toc426543483"/>
      <w:r>
        <w:t>Dimensions Section</w:t>
      </w:r>
      <w:bookmarkEnd w:id="42"/>
    </w:p>
    <w:p w14:paraId="0166AA7D" w14:textId="77777777" w:rsidR="00CB07DD" w:rsidRDefault="00CB07DD" w:rsidP="00CB07DD">
      <w:r>
        <w:t xml:space="preserve">When the </w:t>
      </w:r>
      <w:r>
        <w:rPr>
          <w:rStyle w:val="codeChar"/>
        </w:rPr>
        <w:t>&lt;uses_arrays&gt;</w:t>
      </w:r>
      <w:r>
        <w:t xml:space="preserve"> XMILE option is set, a list of dimension names is REQUIRED. These dimension names must be consistent across the whole-model. The set of dimension names appear within a </w:t>
      </w:r>
      <w:r>
        <w:rPr>
          <w:rStyle w:val="codeChar"/>
        </w:rPr>
        <w:t>&lt;dimensions&gt;</w:t>
      </w:r>
      <w:r>
        <w:t xml:space="preserve"> block as shown in the example below.</w:t>
      </w:r>
    </w:p>
    <w:p w14:paraId="5AA73D79" w14:textId="77777777" w:rsidR="00CB07DD" w:rsidRDefault="00CB07DD" w:rsidP="00CB07DD">
      <w:pPr>
        <w:pStyle w:val="codefirst"/>
        <w:keepNext/>
        <w:widowControl/>
        <w:rPr>
          <w:rFonts w:cs="Times New Roman"/>
          <w:szCs w:val="24"/>
        </w:rPr>
      </w:pPr>
      <w:r>
        <w:rPr>
          <w:rFonts w:cs="Times New Roman"/>
          <w:szCs w:val="24"/>
        </w:rPr>
        <w:t>&lt;dimensions&gt;</w:t>
      </w:r>
    </w:p>
    <w:p w14:paraId="5CEE3069" w14:textId="77777777" w:rsidR="00CB07DD" w:rsidRDefault="00CB07DD" w:rsidP="00CB07DD">
      <w:pPr>
        <w:pStyle w:val="code0"/>
        <w:keepNext/>
      </w:pPr>
      <w:r>
        <w:tab/>
        <w:t>&lt;dim name="N" size="5"/&gt;</w:t>
      </w:r>
      <w:r>
        <w:tab/>
        <w:t>&lt;!-- numbered indices --&gt;</w:t>
      </w:r>
    </w:p>
    <w:p w14:paraId="38C40F33" w14:textId="77777777" w:rsidR="00CB07DD" w:rsidRDefault="00CB07DD" w:rsidP="00CB07DD">
      <w:pPr>
        <w:pStyle w:val="code0"/>
        <w:keepNext/>
      </w:pPr>
      <w:r>
        <w:tab/>
        <w:t>&lt;dim name="Location"&gt;</w:t>
      </w:r>
      <w:r>
        <w:tab/>
      </w:r>
      <w:r>
        <w:tab/>
        <w:t>&lt;!-- named indices --&gt;</w:t>
      </w:r>
    </w:p>
    <w:p w14:paraId="5487F650" w14:textId="77777777" w:rsidR="00CB07DD" w:rsidRDefault="00CB07DD" w:rsidP="00CB07DD">
      <w:pPr>
        <w:pStyle w:val="code0"/>
        <w:keepNext/>
      </w:pPr>
      <w:r>
        <w:tab/>
      </w:r>
      <w:r>
        <w:tab/>
        <w:t>&lt;elem name="Boston"/&gt;</w:t>
      </w:r>
      <w:r>
        <w:tab/>
        <w:t>&lt;!-- name of 1</w:t>
      </w:r>
      <w:r>
        <w:rPr>
          <w:vertAlign w:val="superscript"/>
        </w:rPr>
        <w:t>st</w:t>
      </w:r>
      <w:r>
        <w:t xml:space="preserve"> index --&gt;</w:t>
      </w:r>
    </w:p>
    <w:p w14:paraId="7F012C48" w14:textId="77777777" w:rsidR="00CB07DD" w:rsidRDefault="00CB07DD" w:rsidP="00CB07DD">
      <w:pPr>
        <w:pStyle w:val="code0"/>
        <w:keepNext/>
      </w:pPr>
      <w:r>
        <w:tab/>
      </w:r>
      <w:r>
        <w:tab/>
        <w:t>&lt;elem name="Chicago"/&gt;</w:t>
      </w:r>
      <w:r>
        <w:tab/>
        <w:t>&lt;!-- name of 2</w:t>
      </w:r>
      <w:r>
        <w:rPr>
          <w:vertAlign w:val="superscript"/>
        </w:rPr>
        <w:t>nd</w:t>
      </w:r>
      <w:r>
        <w:t xml:space="preserve"> index --&gt;</w:t>
      </w:r>
    </w:p>
    <w:p w14:paraId="6B0CC276" w14:textId="77777777" w:rsidR="00CB07DD" w:rsidRDefault="00CB07DD" w:rsidP="00CB07DD">
      <w:pPr>
        <w:pStyle w:val="code0"/>
        <w:keepNext/>
      </w:pPr>
      <w:r>
        <w:tab/>
      </w:r>
      <w:r>
        <w:tab/>
        <w:t>&lt;elem name="LA"/&gt;</w:t>
      </w:r>
      <w:r>
        <w:tab/>
      </w:r>
      <w:r>
        <w:tab/>
        <w:t>&lt;!-- name of 3</w:t>
      </w:r>
      <w:r>
        <w:rPr>
          <w:vertAlign w:val="superscript"/>
        </w:rPr>
        <w:t>rd</w:t>
      </w:r>
      <w:r>
        <w:t xml:space="preserve"> index --&gt;</w:t>
      </w:r>
    </w:p>
    <w:p w14:paraId="638D0FE4" w14:textId="77777777" w:rsidR="00CB07DD" w:rsidRDefault="00CB07DD" w:rsidP="00CB07DD">
      <w:pPr>
        <w:pStyle w:val="code0"/>
        <w:keepNext/>
      </w:pPr>
      <w:r>
        <w:tab/>
        <w:t>&lt;/dim&gt;</w:t>
      </w:r>
    </w:p>
    <w:p w14:paraId="35A794BE" w14:textId="77777777" w:rsidR="00CB07DD" w:rsidRDefault="00CB07DD" w:rsidP="00CB07DD">
      <w:pPr>
        <w:pStyle w:val="code0"/>
      </w:pPr>
      <w:r>
        <w:t>&lt;/dimensions&gt;</w:t>
      </w:r>
    </w:p>
    <w:p w14:paraId="7901FA9D" w14:textId="77777777" w:rsidR="00CB07DD" w:rsidRDefault="00CB07DD" w:rsidP="00CB07DD">
      <w:r>
        <w:t xml:space="preserve">Each dimension name is identified with a </w:t>
      </w:r>
      <w:r>
        <w:rPr>
          <w:rStyle w:val="codeChar"/>
        </w:rPr>
        <w:t>&lt;dim&gt;</w:t>
      </w:r>
      <w:r>
        <w:t xml:space="preserve"> tag and a REQUIRED name. If the elements are not named, a size attribute greater or equal to one MUST be given. If the elements have names, they appear in order in </w:t>
      </w:r>
      <w:r>
        <w:rPr>
          <w:rStyle w:val="codeChar"/>
        </w:rPr>
        <w:t>&lt;elem&gt;</w:t>
      </w:r>
      <w:r>
        <w:t xml:space="preserve"> nodes. The dimension size MUST NOT appear when elements have names as the number of element names always determines the size of such dimensions.</w:t>
      </w:r>
    </w:p>
    <w:p w14:paraId="5BF83EB6" w14:textId="77777777" w:rsidR="00CB07DD" w:rsidRDefault="00CB07DD" w:rsidP="00CB07DD">
      <w:pPr>
        <w:pStyle w:val="Heading2"/>
        <w:numPr>
          <w:ilvl w:val="1"/>
          <w:numId w:val="55"/>
        </w:numPr>
        <w:pBdr>
          <w:top w:val="none" w:sz="0" w:space="0" w:color="000000"/>
          <w:left w:val="none" w:sz="0" w:space="0" w:color="000000"/>
          <w:bottom w:val="none" w:sz="0" w:space="0" w:color="000000"/>
          <w:right w:val="none" w:sz="0" w:space="0" w:color="000000"/>
        </w:pBdr>
        <w:tabs>
          <w:tab w:val="num" w:pos="0"/>
        </w:tabs>
        <w:suppressAutoHyphens/>
      </w:pPr>
      <w:bookmarkStart w:id="43" w:name="_Toc426543484"/>
      <w:r>
        <w:t>Behavior Section</w:t>
      </w:r>
      <w:bookmarkEnd w:id="43"/>
    </w:p>
    <w:p w14:paraId="5D8AB8B0" w14:textId="77777777" w:rsidR="00CB07DD" w:rsidRDefault="00CB07DD" w:rsidP="00CB07DD">
      <w:r>
        <w:t>Every XMILE file MAY include behavior information to set default options that affect the simulation of model entities. Support for behaviors is REQUIRED. This is usually used in combination with macros to change some aspect of a given type of entity’s performance, for example, setting all stocks to be non-negative.</w:t>
      </w:r>
    </w:p>
    <w:p w14:paraId="2DDC1959" w14:textId="77777777" w:rsidR="00CB07DD" w:rsidRDefault="00CB07DD" w:rsidP="00CB07DD">
      <w:pPr>
        <w:keepNext/>
      </w:pPr>
      <w:r>
        <w:t>The behavior information cascades across four levels from the entity outwards, with the actual entity behavior defined by the first occurrence of a behavior definition for that behavior property:</w:t>
      </w:r>
    </w:p>
    <w:p w14:paraId="6FC523E6" w14:textId="77777777" w:rsidR="00CB07DD" w:rsidRDefault="00CB07DD" w:rsidP="00CB07DD">
      <w:pPr>
        <w:keepNext/>
        <w:numPr>
          <w:ilvl w:val="0"/>
          <w:numId w:val="48"/>
        </w:numPr>
        <w:suppressAutoHyphens/>
      </w:pPr>
      <w:r>
        <w:t>Behaviors for a given entity</w:t>
      </w:r>
    </w:p>
    <w:p w14:paraId="78FF3413" w14:textId="77777777" w:rsidR="00CB07DD" w:rsidRDefault="00CB07DD" w:rsidP="00CB07DD">
      <w:pPr>
        <w:numPr>
          <w:ilvl w:val="0"/>
          <w:numId w:val="48"/>
        </w:numPr>
        <w:suppressAutoHyphens/>
      </w:pPr>
      <w:r>
        <w:t>Behaviors for all entities in a model (affects only that Model section)</w:t>
      </w:r>
    </w:p>
    <w:p w14:paraId="717DB11D" w14:textId="77777777" w:rsidR="00CB07DD" w:rsidRDefault="00CB07DD" w:rsidP="00CB07DD">
      <w:pPr>
        <w:numPr>
          <w:ilvl w:val="0"/>
          <w:numId w:val="48"/>
        </w:numPr>
        <w:suppressAutoHyphens/>
      </w:pPr>
      <w:r>
        <w:t>Behaviors for all entities in all models in the file (affects all Model sections)</w:t>
      </w:r>
    </w:p>
    <w:p w14:paraId="7E009B3E" w14:textId="77777777" w:rsidR="00CB07DD" w:rsidRDefault="00CB07DD" w:rsidP="00CB07DD">
      <w:pPr>
        <w:numPr>
          <w:ilvl w:val="0"/>
          <w:numId w:val="48"/>
        </w:numPr>
        <w:suppressAutoHyphens/>
      </w:pPr>
      <w:r>
        <w:t>Default XMILE-defined behaviors when a default appears in this specification</w:t>
      </w:r>
    </w:p>
    <w:p w14:paraId="7850A782" w14:textId="77777777" w:rsidR="00CB07DD" w:rsidRDefault="00CB07DD" w:rsidP="00CB07DD">
      <w:r>
        <w:t xml:space="preserve">The behavior block begins with the </w:t>
      </w:r>
      <w:r>
        <w:rPr>
          <w:rStyle w:val="codeChar"/>
        </w:rPr>
        <w:t>&lt;behavior&gt;</w:t>
      </w:r>
      <w:r>
        <w:t xml:space="preserve"> tag. Within this block, any known object can have its attributes set globally (but overridden locally) using its own modifier tags. Global settings that apply to everything are specified directly on the </w:t>
      </w:r>
      <w:r>
        <w:rPr>
          <w:rStyle w:val="codeChar"/>
        </w:rPr>
        <w:t>&lt;behavior&gt;</w:t>
      </w:r>
      <w:r>
        <w:t xml:space="preserve"> tag or in nodes below it. This is true for </w:t>
      </w:r>
      <w:r>
        <w:rPr>
          <w:rStyle w:val="codeChar"/>
        </w:rPr>
        <w:t>&lt;behavior&gt;</w:t>
      </w:r>
      <w:r>
        <w:t xml:space="preserve"> tags that appear within the </w:t>
      </w:r>
      <w:r>
        <w:rPr>
          <w:rStyle w:val="codeChar"/>
        </w:rPr>
        <w:t>&lt;model&gt;</w:t>
      </w:r>
      <w:r>
        <w:t xml:space="preserve"> tag as well. For example, all entities (particularly stocks and flows) can be set to be non-negative by default:</w:t>
      </w:r>
    </w:p>
    <w:p w14:paraId="49372E85" w14:textId="77777777" w:rsidR="00CB07DD" w:rsidRDefault="00CB07DD" w:rsidP="00CB07DD">
      <w:pPr>
        <w:pStyle w:val="codefirst"/>
        <w:keepNext/>
        <w:widowControl/>
        <w:rPr>
          <w:rFonts w:cs="Times New Roman"/>
          <w:szCs w:val="24"/>
        </w:rPr>
      </w:pPr>
      <w:r>
        <w:rPr>
          <w:rFonts w:cs="Times New Roman"/>
          <w:szCs w:val="24"/>
        </w:rPr>
        <w:t>&lt;behavior&gt;</w:t>
      </w:r>
    </w:p>
    <w:p w14:paraId="65008DBD" w14:textId="77777777" w:rsidR="00CB07DD" w:rsidRDefault="00CB07DD" w:rsidP="00CB07DD">
      <w:pPr>
        <w:pStyle w:val="code0"/>
        <w:keepNext/>
      </w:pPr>
      <w:r>
        <w:tab/>
        <w:t>&lt;non_negative/&gt;</w:t>
      </w:r>
    </w:p>
    <w:p w14:paraId="614A7B4D" w14:textId="77777777" w:rsidR="00CB07DD" w:rsidRDefault="00CB07DD" w:rsidP="00CB07DD">
      <w:pPr>
        <w:pStyle w:val="code0"/>
      </w:pPr>
      <w:r>
        <w:t>&lt;/behavior&gt;</w:t>
      </w:r>
    </w:p>
    <w:p w14:paraId="01692B8B" w14:textId="77777777" w:rsidR="00CB07DD" w:rsidRDefault="00CB07DD" w:rsidP="00CB07DD">
      <w:pPr>
        <w:keepNext/>
      </w:pPr>
      <w:r>
        <w:t>Only stocks or only flows can also be set to non-negative by default (flows in this example):</w:t>
      </w:r>
    </w:p>
    <w:p w14:paraId="3AB81C8F" w14:textId="77777777" w:rsidR="00CB07DD" w:rsidRDefault="00CB07DD" w:rsidP="00CB07DD">
      <w:pPr>
        <w:pStyle w:val="codefirst"/>
        <w:keepNext/>
        <w:widowControl/>
        <w:rPr>
          <w:rFonts w:cs="Times New Roman"/>
          <w:szCs w:val="24"/>
        </w:rPr>
      </w:pPr>
      <w:r>
        <w:rPr>
          <w:rFonts w:cs="Times New Roman"/>
          <w:szCs w:val="24"/>
        </w:rPr>
        <w:t>&lt;behavior&gt;</w:t>
      </w:r>
    </w:p>
    <w:p w14:paraId="442C621B" w14:textId="77777777" w:rsidR="00CB07DD" w:rsidRDefault="00CB07DD" w:rsidP="00CB07DD">
      <w:pPr>
        <w:pStyle w:val="code0"/>
        <w:keepNext/>
      </w:pPr>
      <w:r>
        <w:tab/>
        <w:t>&lt;flow&gt;</w:t>
      </w:r>
    </w:p>
    <w:p w14:paraId="75BC8809" w14:textId="77777777" w:rsidR="00CB07DD" w:rsidRDefault="00CB07DD" w:rsidP="00CB07DD">
      <w:pPr>
        <w:pStyle w:val="code0"/>
        <w:keepNext/>
      </w:pPr>
      <w:r>
        <w:tab/>
      </w:r>
      <w:r>
        <w:tab/>
        <w:t>&lt;non_negative/&gt;</w:t>
      </w:r>
    </w:p>
    <w:p w14:paraId="5CBBC67E" w14:textId="77777777" w:rsidR="00CB07DD" w:rsidRDefault="00CB07DD" w:rsidP="00CB07DD">
      <w:pPr>
        <w:pStyle w:val="code0"/>
        <w:keepNext/>
      </w:pPr>
      <w:r>
        <w:tab/>
        <w:t>&lt;/flow&gt;</w:t>
      </w:r>
    </w:p>
    <w:p w14:paraId="2ABAA81E" w14:textId="77777777" w:rsidR="00CB07DD" w:rsidRDefault="00CB07DD" w:rsidP="00CB07DD">
      <w:pPr>
        <w:pStyle w:val="code0"/>
      </w:pPr>
      <w:r>
        <w:t>&lt;/behavior&gt;</w:t>
      </w:r>
    </w:p>
    <w:p w14:paraId="55D0404B" w14:textId="77777777" w:rsidR="00CB07DD" w:rsidRDefault="00CB07DD" w:rsidP="00CB07DD">
      <w:pPr>
        <w:pStyle w:val="Heading2"/>
        <w:numPr>
          <w:ilvl w:val="1"/>
          <w:numId w:val="55"/>
        </w:numPr>
        <w:pBdr>
          <w:top w:val="none" w:sz="0" w:space="0" w:color="000000"/>
          <w:left w:val="none" w:sz="0" w:space="0" w:color="000000"/>
          <w:bottom w:val="none" w:sz="0" w:space="0" w:color="000000"/>
          <w:right w:val="none" w:sz="0" w:space="0" w:color="000000"/>
        </w:pBdr>
        <w:tabs>
          <w:tab w:val="num" w:pos="0"/>
        </w:tabs>
        <w:suppressAutoHyphens/>
      </w:pPr>
      <w:bookmarkStart w:id="44" w:name="_Toc426543485"/>
      <w:r>
        <w:t>Style Section</w:t>
      </w:r>
      <w:bookmarkEnd w:id="44"/>
    </w:p>
    <w:p w14:paraId="313F5C55" w14:textId="77777777" w:rsidR="00CB07DD" w:rsidRDefault="00CB07DD" w:rsidP="00CB07DD">
      <w:r>
        <w:t xml:space="preserve">Every XMILE file MAY include style information to set default options for display objects. When </w:t>
      </w:r>
      <w:r w:rsidRPr="00FA24D2">
        <w:rPr>
          <w:rFonts w:ascii="Courier New" w:hAnsi="Courier New" w:cs="Courier New"/>
        </w:rPr>
        <w:t>&lt;has_model_view&gt;</w:t>
      </w:r>
      <w:r>
        <w:t xml:space="preserve"> is set in the </w:t>
      </w:r>
      <w:r w:rsidRPr="00FA24D2">
        <w:rPr>
          <w:rFonts w:ascii="Courier New" w:hAnsi="Courier New" w:cs="Courier New"/>
        </w:rPr>
        <w:t>&lt;options&gt;</w:t>
      </w:r>
      <w:r>
        <w:t xml:space="preserve"> block, support for styles is REQUIRED. Being style information, this mostly belongs to the Presentation section (5.3), which describes the display and layout of XMILE files.</w:t>
      </w:r>
    </w:p>
    <w:p w14:paraId="66C5EF9C" w14:textId="77777777" w:rsidR="00CB07DD" w:rsidRDefault="00CB07DD" w:rsidP="00CB07DD">
      <w:r>
        <w:t>The style information is cascading across five levels from the entity outwards, with the actual entity style defined by the first occurrence of a style definition for that style property:</w:t>
      </w:r>
    </w:p>
    <w:p w14:paraId="52861F7E" w14:textId="77777777" w:rsidR="00CB07DD" w:rsidRDefault="00CB07DD" w:rsidP="00CB07DD">
      <w:pPr>
        <w:numPr>
          <w:ilvl w:val="0"/>
          <w:numId w:val="54"/>
        </w:numPr>
        <w:suppressAutoHyphens/>
      </w:pPr>
      <w:r>
        <w:t>Styles for the given entity</w:t>
      </w:r>
    </w:p>
    <w:p w14:paraId="7E730D38" w14:textId="77777777" w:rsidR="00CB07DD" w:rsidRDefault="00CB07DD" w:rsidP="00CB07DD">
      <w:pPr>
        <w:numPr>
          <w:ilvl w:val="0"/>
          <w:numId w:val="54"/>
        </w:numPr>
        <w:suppressAutoHyphens/>
      </w:pPr>
      <w:r>
        <w:t xml:space="preserve">Styles for all entities in a specific view </w:t>
      </w:r>
    </w:p>
    <w:p w14:paraId="1ECF257E" w14:textId="77777777" w:rsidR="00CB07DD" w:rsidRDefault="00CB07DD" w:rsidP="00CB07DD">
      <w:pPr>
        <w:numPr>
          <w:ilvl w:val="0"/>
          <w:numId w:val="54"/>
        </w:numPr>
        <w:suppressAutoHyphens/>
      </w:pPr>
      <w:r>
        <w:t>Styles for all entities in a collection of views</w:t>
      </w:r>
    </w:p>
    <w:p w14:paraId="0BDE07E7" w14:textId="77777777" w:rsidR="00CB07DD" w:rsidRDefault="00CB07DD" w:rsidP="00CB07DD">
      <w:pPr>
        <w:numPr>
          <w:ilvl w:val="0"/>
          <w:numId w:val="54"/>
        </w:numPr>
        <w:suppressAutoHyphens/>
      </w:pPr>
      <w:r>
        <w:t>Styles for all entities in the XMILE file</w:t>
      </w:r>
    </w:p>
    <w:p w14:paraId="5FE1D413" w14:textId="77777777" w:rsidR="00CB07DD" w:rsidRDefault="00CB07DD" w:rsidP="00CB07DD">
      <w:pPr>
        <w:numPr>
          <w:ilvl w:val="0"/>
          <w:numId w:val="54"/>
        </w:numPr>
        <w:suppressAutoHyphens/>
      </w:pPr>
      <w:r>
        <w:t>Default XMILE-defined styles when a default appears in this specification</w:t>
      </w:r>
    </w:p>
    <w:p w14:paraId="7591CEB7" w14:textId="77777777" w:rsidR="00CB07DD" w:rsidRDefault="00CB07DD" w:rsidP="00CB07DD">
      <w:r>
        <w:t>The style information usually includes program defaults when they differ from the standard, though it can also be used for file-specific file-wide settings. Whenever possible, style information uses standard CSS syntax and keywords recast into XML attributes and nodes.</w:t>
      </w:r>
    </w:p>
    <w:p w14:paraId="75B43F4F" w14:textId="77777777" w:rsidR="00CB07DD" w:rsidRDefault="00CB07DD" w:rsidP="00CB07DD">
      <w:r>
        <w:t xml:space="preserve">The style block begins with the </w:t>
      </w:r>
      <w:r>
        <w:rPr>
          <w:rStyle w:val="codeChar"/>
        </w:rPr>
        <w:t>&lt;style&gt;</w:t>
      </w:r>
      <w:r>
        <w:t xml:space="preserve"> tag. Within this block, any known object can have its attributes set globally (but overridden locally) using its own modifier tags. Global settings that apply to everything are specified directly on the </w:t>
      </w:r>
      <w:r>
        <w:rPr>
          <w:rStyle w:val="codeChar"/>
        </w:rPr>
        <w:t>&lt;style&gt;</w:t>
      </w:r>
      <w:r>
        <w:t xml:space="preserve"> tag or in nodes below it; this is true for </w:t>
      </w:r>
      <w:r>
        <w:rPr>
          <w:rStyle w:val="codeChar"/>
        </w:rPr>
        <w:t>&lt;style&gt;</w:t>
      </w:r>
      <w:r>
        <w:t xml:space="preserve"> tags that appear within the </w:t>
      </w:r>
      <w:r>
        <w:rPr>
          <w:rStyle w:val="codeChar"/>
        </w:rPr>
        <w:t xml:space="preserve">&lt;views&gt; </w:t>
      </w:r>
      <w:r>
        <w:t>tag as well. For example, the following sets the color of objects within all views in the file to blue and the background to white:</w:t>
      </w:r>
    </w:p>
    <w:p w14:paraId="1EEDAB38" w14:textId="77777777" w:rsidR="00CB07DD" w:rsidRDefault="00CB07DD" w:rsidP="00CB07DD">
      <w:pPr>
        <w:pStyle w:val="codefirst"/>
        <w:widowControl/>
      </w:pPr>
      <w:r>
        <w:rPr>
          <w:rFonts w:cs="Times New Roman"/>
          <w:szCs w:val="24"/>
        </w:rPr>
        <w:t>&lt;style color="blue" background="white"/&gt;</w:t>
      </w:r>
    </w:p>
    <w:p w14:paraId="1ECE3E04" w14:textId="77777777" w:rsidR="00CB07DD" w:rsidRDefault="00CB07DD" w:rsidP="00CB07DD">
      <w:r>
        <w:t xml:space="preserve">Unless otherwise indicated or specified, style information appears in XML attributes. For example, </w:t>
      </w:r>
      <w:r>
        <w:rPr>
          <w:rFonts w:ascii="Courier New" w:hAnsi="Courier New" w:cs="Courier New"/>
          <w:sz w:val="22"/>
        </w:rPr>
        <w:t>font_family</w:t>
      </w:r>
      <w:r>
        <w:t xml:space="preserve"> would be an attribute.</w:t>
      </w:r>
    </w:p>
    <w:p w14:paraId="692DDB8B" w14:textId="77777777" w:rsidR="00CB07DD" w:rsidRDefault="00CB07DD" w:rsidP="00CB07DD">
      <w:pPr>
        <w:keepNext/>
      </w:pPr>
      <w:r>
        <w:t xml:space="preserve">These changes can also be applied directly to objects (again as a child to a </w:t>
      </w:r>
      <w:r>
        <w:rPr>
          <w:rStyle w:val="codeChar"/>
        </w:rPr>
        <w:t>&lt;style&gt;</w:t>
      </w:r>
      <w:r>
        <w:t xml:space="preserve"> tag), e.g.,</w:t>
      </w:r>
    </w:p>
    <w:p w14:paraId="1F4C5743" w14:textId="77777777" w:rsidR="00CB07DD" w:rsidRDefault="00CB07DD" w:rsidP="00CB07DD">
      <w:pPr>
        <w:pStyle w:val="codefirst"/>
        <w:keepNext/>
        <w:widowControl/>
        <w:rPr>
          <w:rFonts w:cs="Times New Roman"/>
          <w:szCs w:val="24"/>
        </w:rPr>
      </w:pPr>
      <w:r>
        <w:rPr>
          <w:rFonts w:cs="Times New Roman"/>
          <w:szCs w:val="24"/>
        </w:rPr>
        <w:t>&lt;style color="blue" background="white"&gt;</w:t>
      </w:r>
    </w:p>
    <w:p w14:paraId="4EBC712B" w14:textId="77777777" w:rsidR="00CB07DD" w:rsidRDefault="00CB07DD" w:rsidP="00CB07DD">
      <w:pPr>
        <w:pStyle w:val="code0"/>
        <w:keepNext/>
      </w:pPr>
      <w:r>
        <w:tab/>
        <w:t>&lt;connector color="magenta"&gt;</w:t>
      </w:r>
    </w:p>
    <w:p w14:paraId="2E4E5191" w14:textId="77777777" w:rsidR="00CB07DD" w:rsidRDefault="00CB07DD" w:rsidP="00CB07DD">
      <w:pPr>
        <w:pStyle w:val="code0"/>
      </w:pPr>
      <w:r>
        <w:t>&lt;/style&gt;</w:t>
      </w:r>
    </w:p>
    <w:p w14:paraId="0D9C0471" w14:textId="77777777" w:rsidR="00CB07DD" w:rsidRDefault="00CB07DD" w:rsidP="00CB07DD">
      <w:r>
        <w:t xml:space="preserve">Note that when style information applies to a specific object, that style cannot be overridden at a lower level (e.g., within a view) by a change to the overall style (i.e., by the options on the </w:t>
      </w:r>
      <w:r>
        <w:rPr>
          <w:rStyle w:val="codeChar"/>
        </w:rPr>
        <w:t>&lt;style&gt;</w:t>
      </w:r>
      <w:r>
        <w:t xml:space="preserve"> tag). Using the example above, to override the color of connectors at a lower level (e.g., the Display), the </w:t>
      </w:r>
      <w:r>
        <w:rPr>
          <w:rStyle w:val="codeChar"/>
        </w:rPr>
        <w:t>&lt;connector&gt;</w:t>
      </w:r>
      <w:r>
        <w:t xml:space="preserve"> tag must explicitly appear in that level’s style block. If it does not appear there, connectors will be magenta at that level by default, even if the style block at that level sets the default color of all objects to green. In other words, object-specific styles at any level above an object take precedence over an overall style defined at any lower level.</w:t>
      </w:r>
    </w:p>
    <w:p w14:paraId="35631195" w14:textId="77777777" w:rsidR="00CB07DD" w:rsidRDefault="00CB07DD" w:rsidP="00CB07DD">
      <w:pPr>
        <w:pStyle w:val="Heading2"/>
        <w:numPr>
          <w:ilvl w:val="1"/>
          <w:numId w:val="55"/>
        </w:numPr>
        <w:pBdr>
          <w:top w:val="none" w:sz="0" w:space="0" w:color="000000"/>
          <w:left w:val="none" w:sz="0" w:space="0" w:color="000000"/>
          <w:bottom w:val="none" w:sz="0" w:space="0" w:color="000000"/>
          <w:right w:val="none" w:sz="0" w:space="0" w:color="000000"/>
        </w:pBdr>
        <w:tabs>
          <w:tab w:val="num" w:pos="0"/>
        </w:tabs>
        <w:suppressAutoHyphens/>
      </w:pPr>
      <w:bookmarkStart w:id="45" w:name="_Toc426543486"/>
      <w:r>
        <w:t>Data Section</w:t>
      </w:r>
      <w:bookmarkEnd w:id="45"/>
    </w:p>
    <w:p w14:paraId="34A65340" w14:textId="77777777" w:rsidR="00CB07DD" w:rsidRDefault="00CB07DD" w:rsidP="00CB07DD">
      <w:r>
        <w:t xml:space="preserve">Persistent data import/export connections are defined within the OPTIONAL </w:t>
      </w:r>
      <w:r>
        <w:rPr>
          <w:rStyle w:val="codeChar"/>
        </w:rPr>
        <w:t>&lt;data&gt;</w:t>
      </w:r>
      <w:r>
        <w:t xml:space="preserve"> tag, which contains one </w:t>
      </w:r>
      <w:r>
        <w:rPr>
          <w:rStyle w:val="codeChar"/>
        </w:rPr>
        <w:t>&lt;import&gt;</w:t>
      </w:r>
      <w:r>
        <w:t xml:space="preserve"> tag for each data import connection and one </w:t>
      </w:r>
      <w:r>
        <w:rPr>
          <w:rStyle w:val="codeChar"/>
        </w:rPr>
        <w:t>&lt;export&gt;</w:t>
      </w:r>
      <w:r>
        <w:t xml:space="preserve"> tag for each data export connection. Both tags include the following properties (the first four are optional):</w:t>
      </w:r>
    </w:p>
    <w:p w14:paraId="6BD49B15" w14:textId="77777777" w:rsidR="00CB07DD" w:rsidRDefault="00CB07DD" w:rsidP="00CB07DD">
      <w:pPr>
        <w:numPr>
          <w:ilvl w:val="0"/>
          <w:numId w:val="51"/>
        </w:numPr>
        <w:suppressAutoHyphens/>
      </w:pPr>
      <w:r>
        <w:t xml:space="preserve">Type:  </w:t>
      </w:r>
      <w:r>
        <w:rPr>
          <w:rStyle w:val="codeChar"/>
        </w:rPr>
        <w:t>type="…"</w:t>
      </w:r>
      <w:r>
        <w:t xml:space="preserve"> with “CSV”, “Excel”, or “XML” (default: CSV)</w:t>
      </w:r>
    </w:p>
    <w:p w14:paraId="564E76DA" w14:textId="77777777" w:rsidR="00CB07DD" w:rsidRDefault="00CB07DD" w:rsidP="00CB07DD">
      <w:pPr>
        <w:numPr>
          <w:ilvl w:val="0"/>
          <w:numId w:val="51"/>
        </w:numPr>
        <w:suppressAutoHyphens/>
      </w:pPr>
      <w:r>
        <w:t xml:space="preserve">Enabled state:  </w:t>
      </w:r>
      <w:r>
        <w:rPr>
          <w:rStyle w:val="codeChar"/>
        </w:rPr>
        <w:t>enabled="…"</w:t>
      </w:r>
      <w:r>
        <w:t xml:space="preserve"> with true/false (default: true)</w:t>
      </w:r>
    </w:p>
    <w:p w14:paraId="1B327DB6" w14:textId="77777777" w:rsidR="00CB07DD" w:rsidRDefault="00CB07DD" w:rsidP="00CB07DD">
      <w:pPr>
        <w:numPr>
          <w:ilvl w:val="0"/>
          <w:numId w:val="51"/>
        </w:numPr>
        <w:suppressAutoHyphens/>
      </w:pPr>
      <w:r>
        <w:t xml:space="preserve">How often:  </w:t>
      </w:r>
      <w:r>
        <w:rPr>
          <w:rStyle w:val="codeChar"/>
        </w:rPr>
        <w:t>frequency="…"</w:t>
      </w:r>
      <w:r>
        <w:t xml:space="preserve"> with either “on_demand” or “automatic” (default: automatic, i.e., whenever the data changes)</w:t>
      </w:r>
    </w:p>
    <w:p w14:paraId="7B0D73E6" w14:textId="77777777" w:rsidR="00CB07DD" w:rsidRDefault="00CB07DD" w:rsidP="00CB07DD">
      <w:pPr>
        <w:numPr>
          <w:ilvl w:val="0"/>
          <w:numId w:val="51"/>
        </w:numPr>
        <w:suppressAutoHyphens/>
      </w:pPr>
      <w:r>
        <w:t xml:space="preserve">Data orientation:  </w:t>
      </w:r>
      <w:r>
        <w:rPr>
          <w:rStyle w:val="codeChar"/>
        </w:rPr>
        <w:t>orientation="…"</w:t>
      </w:r>
      <w:r>
        <w:t xml:space="preserve"> with either “horizontal” or “vertical” (default: vertical)</w:t>
      </w:r>
    </w:p>
    <w:p w14:paraId="4E243504" w14:textId="77777777" w:rsidR="00CB07DD" w:rsidRDefault="00CB07DD" w:rsidP="00CB07DD">
      <w:pPr>
        <w:numPr>
          <w:ilvl w:val="0"/>
          <w:numId w:val="51"/>
        </w:numPr>
        <w:suppressAutoHyphens/>
      </w:pPr>
      <w:r>
        <w:t xml:space="preserve">Source (import) or destination (export) location:  </w:t>
      </w:r>
      <w:r>
        <w:rPr>
          <w:rStyle w:val="codeChar"/>
        </w:rPr>
        <w:t>resource="…"</w:t>
      </w:r>
      <w:r>
        <w:t xml:space="preserve">.  A resource can be a relative file path, an absolute file path, or an URL. </w:t>
      </w:r>
    </w:p>
    <w:p w14:paraId="5E12BB09" w14:textId="77777777" w:rsidR="00CB07DD" w:rsidRDefault="00CB07DD" w:rsidP="00CB07DD">
      <w:pPr>
        <w:numPr>
          <w:ilvl w:val="0"/>
          <w:numId w:val="51"/>
        </w:numPr>
        <w:suppressAutoHyphens/>
      </w:pPr>
      <w:r>
        <w:t xml:space="preserve">For Excel only, worksheet name:  </w:t>
      </w:r>
      <w:r>
        <w:rPr>
          <w:rStyle w:val="codeChar"/>
        </w:rPr>
        <w:t>worksheet="…"</w:t>
      </w:r>
      <w:r>
        <w:t xml:space="preserve"> with worksheet name</w:t>
      </w:r>
    </w:p>
    <w:p w14:paraId="0F9E2748" w14:textId="77777777" w:rsidR="00CB07DD" w:rsidRDefault="00CB07DD" w:rsidP="00CB07DD">
      <w:r>
        <w:t xml:space="preserve">The </w:t>
      </w:r>
      <w:r>
        <w:rPr>
          <w:rStyle w:val="codeChar"/>
        </w:rPr>
        <w:t>&lt;export&gt;</w:t>
      </w:r>
      <w:r>
        <w:t xml:space="preserve"> also specifies both the optional export interval and one of two sources of the data:</w:t>
      </w:r>
    </w:p>
    <w:p w14:paraId="4155B4EC" w14:textId="77777777" w:rsidR="00CB07DD" w:rsidRDefault="00CB07DD" w:rsidP="00CB07DD">
      <w:pPr>
        <w:numPr>
          <w:ilvl w:val="0"/>
          <w:numId w:val="49"/>
        </w:numPr>
        <w:suppressAutoHyphens/>
        <w:rPr>
          <w:rStyle w:val="codeChar"/>
        </w:rPr>
      </w:pPr>
      <w:r>
        <w:t xml:space="preserve">Export interval:  </w:t>
      </w:r>
      <w:r>
        <w:rPr>
          <w:rStyle w:val="codeChar"/>
        </w:rPr>
        <w:t>interval="…"</w:t>
      </w:r>
      <w:r>
        <w:t xml:space="preserve"> specifying how often, in model time, to export values during the simulation; use </w:t>
      </w:r>
      <w:r>
        <w:rPr>
          <w:rStyle w:val="codeChar"/>
        </w:rPr>
        <w:t>"DT"</w:t>
      </w:r>
      <w:r>
        <w:t xml:space="preserve"> to export every DT (default: 0, meaning only once)</w:t>
      </w:r>
    </w:p>
    <w:p w14:paraId="100A8B51" w14:textId="77777777" w:rsidR="00CB07DD" w:rsidRDefault="00CB07DD" w:rsidP="00CB07DD">
      <w:pPr>
        <w:numPr>
          <w:ilvl w:val="0"/>
          <w:numId w:val="49"/>
        </w:numPr>
        <w:suppressAutoHyphens/>
      </w:pPr>
      <w:r>
        <w:rPr>
          <w:rStyle w:val="codeChar"/>
        </w:rPr>
        <w:t>&lt;all/&gt;</w:t>
      </w:r>
      <w:r>
        <w:t xml:space="preserve"> to export all variables in the whole-model or </w:t>
      </w:r>
      <w:r>
        <w:rPr>
          <w:rStyle w:val="codeChar"/>
        </w:rPr>
        <w:t>&lt;table uid="…"/&gt;</w:t>
      </w:r>
      <w:r>
        <w:t xml:space="preserve"> to just export the variables named in the table (note that any array element in the table will export the entire array when interval is set to zero). The </w:t>
      </w:r>
      <w:r>
        <w:rPr>
          <w:rStyle w:val="codeChar"/>
        </w:rPr>
        <w:t>&lt;table&gt;</w:t>
      </w:r>
      <w:r>
        <w:t xml:space="preserve"> tag has an optional attribute </w:t>
      </w:r>
      <w:r>
        <w:rPr>
          <w:rStyle w:val="codeChar"/>
        </w:rPr>
        <w:t>use_settings="…"</w:t>
      </w:r>
      <w:r>
        <w:t xml:space="preserve"> with a true/false value (default: false), which when true causes the table settings for orientation, interval, and number formatting to be used (thus, when it is set, neither orientation nor interval are meaningful, so should not appear). The uid used for the table must be qualified by the name of the module in which the table appears.  If in the root a ‘.’ is prefixed to the name, same as module qualified variable names.</w:t>
      </w:r>
    </w:p>
    <w:p w14:paraId="7F8F6422" w14:textId="77777777" w:rsidR="00CB07DD" w:rsidRDefault="00CB07DD" w:rsidP="00CB07DD">
      <w:pPr>
        <w:pStyle w:val="Heading2"/>
        <w:numPr>
          <w:ilvl w:val="1"/>
          <w:numId w:val="55"/>
        </w:numPr>
        <w:pBdr>
          <w:top w:val="none" w:sz="0" w:space="0" w:color="000000"/>
          <w:left w:val="none" w:sz="0" w:space="0" w:color="000000"/>
          <w:bottom w:val="none" w:sz="0" w:space="0" w:color="000000"/>
          <w:right w:val="none" w:sz="0" w:space="0" w:color="000000"/>
        </w:pBdr>
        <w:tabs>
          <w:tab w:val="num" w:pos="0"/>
        </w:tabs>
        <w:suppressAutoHyphens/>
      </w:pPr>
      <w:bookmarkStart w:id="46" w:name="_Toc426543487"/>
      <w:r>
        <w:t>Model Section</w:t>
      </w:r>
      <w:bookmarkEnd w:id="46"/>
    </w:p>
    <w:p w14:paraId="3B017805" w14:textId="77777777" w:rsidR="00CB07DD" w:rsidRDefault="00CB07DD" w:rsidP="00CB07DD">
      <w:r>
        <w:t xml:space="preserve">Model tags define models that can either be simulated directly, or instantiated inside of other models as a module. Chapter 4 contains the specification for </w:t>
      </w:r>
      <w:r>
        <w:rPr>
          <w:rStyle w:val="codeChar"/>
        </w:rPr>
        <w:t>&lt;model&gt;</w:t>
      </w:r>
      <w:r>
        <w:t xml:space="preserve"> tags.</w:t>
      </w:r>
    </w:p>
    <w:p w14:paraId="42662179" w14:textId="77777777" w:rsidR="00CB07DD" w:rsidRDefault="00CB07DD" w:rsidP="00CB07DD">
      <w:pPr>
        <w:pStyle w:val="Heading2"/>
        <w:numPr>
          <w:ilvl w:val="1"/>
          <w:numId w:val="55"/>
        </w:numPr>
        <w:pBdr>
          <w:top w:val="none" w:sz="0" w:space="0" w:color="000000"/>
          <w:left w:val="none" w:sz="0" w:space="0" w:color="000000"/>
          <w:bottom w:val="none" w:sz="0" w:space="0" w:color="000000"/>
          <w:right w:val="none" w:sz="0" w:space="0" w:color="000000"/>
        </w:pBdr>
        <w:tabs>
          <w:tab w:val="num" w:pos="0"/>
        </w:tabs>
        <w:suppressAutoHyphens/>
      </w:pPr>
      <w:bookmarkStart w:id="47" w:name="_Toc426543488"/>
      <w:r>
        <w:t>Macro Section</w:t>
      </w:r>
      <w:bookmarkEnd w:id="47"/>
    </w:p>
    <w:p w14:paraId="631EE7A3" w14:textId="77777777" w:rsidR="00CB07DD" w:rsidRDefault="00CB07DD" w:rsidP="00CB07DD">
      <w:r>
        <w:t xml:space="preserve">Macro tags define macros that can be used in model entity equations. Chapter 4 contains the specification for </w:t>
      </w:r>
      <w:r>
        <w:rPr>
          <w:rStyle w:val="codeChar"/>
        </w:rPr>
        <w:t>&lt;macro&gt;</w:t>
      </w:r>
      <w:r>
        <w:t xml:space="preserve"> tags.</w:t>
      </w:r>
    </w:p>
    <w:p w14:paraId="33A93966" w14:textId="77777777" w:rsidR="00CB07DD" w:rsidRDefault="00CB07DD" w:rsidP="00CB07DD">
      <w:pPr>
        <w:pStyle w:val="Heading2"/>
        <w:numPr>
          <w:ilvl w:val="1"/>
          <w:numId w:val="55"/>
        </w:numPr>
        <w:pBdr>
          <w:top w:val="none" w:sz="0" w:space="0" w:color="000000"/>
          <w:left w:val="none" w:sz="0" w:space="0" w:color="000000"/>
          <w:bottom w:val="none" w:sz="0" w:space="0" w:color="000000"/>
          <w:right w:val="none" w:sz="0" w:space="0" w:color="000000"/>
        </w:pBdr>
        <w:tabs>
          <w:tab w:val="num" w:pos="0"/>
        </w:tabs>
        <w:suppressAutoHyphens/>
      </w:pPr>
      <w:bookmarkStart w:id="48" w:name="_Toc426543489"/>
      <w:r>
        <w:t>Includes</w:t>
      </w:r>
      <w:bookmarkEnd w:id="48"/>
    </w:p>
    <w:p w14:paraId="7E0BC815" w14:textId="77777777" w:rsidR="00CB07DD" w:rsidRDefault="00CB07DD" w:rsidP="00CB07DD">
      <w:pPr>
        <w:keepNext/>
        <w:rPr>
          <w:szCs w:val="20"/>
        </w:rPr>
      </w:pPr>
      <w:r>
        <w:t>XMILE files MAY link to other XMILE files by using includes</w:t>
      </w:r>
      <w:r>
        <w:rPr>
          <w:szCs w:val="20"/>
        </w:rPr>
        <w:t>. Support for includes is REQUIRED. This serves the following use cases:</w:t>
      </w:r>
    </w:p>
    <w:p w14:paraId="2507B927" w14:textId="77777777" w:rsidR="00CB07DD" w:rsidRDefault="00CB07DD" w:rsidP="00CB07DD">
      <w:pPr>
        <w:pStyle w:val="MediumGrid1-Accent21"/>
        <w:numPr>
          <w:ilvl w:val="0"/>
          <w:numId w:val="50"/>
        </w:numPr>
        <w:suppressAutoHyphens/>
        <w:rPr>
          <w:rFonts w:ascii="Arial" w:hAnsi="Arial" w:cs="Arial"/>
          <w:sz w:val="20"/>
          <w:szCs w:val="20"/>
        </w:rPr>
      </w:pPr>
      <w:r>
        <w:rPr>
          <w:rFonts w:ascii="Arial" w:hAnsi="Arial" w:cs="Arial"/>
          <w:sz w:val="20"/>
          <w:szCs w:val="20"/>
        </w:rPr>
        <w:t>A whole-model can be split across multiple files, allowing submodels and other components to be individually edited or versioned.</w:t>
      </w:r>
    </w:p>
    <w:p w14:paraId="3456D9D2" w14:textId="77777777" w:rsidR="00CB07DD" w:rsidRDefault="00CB07DD" w:rsidP="00CB07DD">
      <w:pPr>
        <w:pStyle w:val="MediumGrid1-Accent21"/>
        <w:numPr>
          <w:ilvl w:val="0"/>
          <w:numId w:val="50"/>
        </w:numPr>
        <w:suppressAutoHyphens/>
        <w:rPr>
          <w:rFonts w:ascii="Arial" w:hAnsi="Arial" w:cs="Arial"/>
          <w:sz w:val="20"/>
          <w:szCs w:val="20"/>
        </w:rPr>
      </w:pPr>
      <w:r>
        <w:rPr>
          <w:rFonts w:ascii="Arial" w:hAnsi="Arial" w:cs="Arial"/>
          <w:sz w:val="20"/>
          <w:szCs w:val="20"/>
        </w:rPr>
        <w:t>A modeler may create a common library of submodels or macros and use them for multiple whole-models.</w:t>
      </w:r>
    </w:p>
    <w:p w14:paraId="02EF202A" w14:textId="77777777" w:rsidR="00CB07DD" w:rsidRDefault="00CB07DD" w:rsidP="00CB07DD">
      <w:pPr>
        <w:pStyle w:val="MediumGrid1-Accent21"/>
        <w:numPr>
          <w:ilvl w:val="0"/>
          <w:numId w:val="50"/>
        </w:numPr>
        <w:suppressAutoHyphens/>
        <w:rPr>
          <w:rFonts w:ascii="Arial" w:hAnsi="Arial" w:cs="Arial"/>
          <w:sz w:val="20"/>
          <w:szCs w:val="20"/>
        </w:rPr>
      </w:pPr>
      <w:r>
        <w:rPr>
          <w:rFonts w:ascii="Arial" w:hAnsi="Arial" w:cs="Arial"/>
          <w:sz w:val="20"/>
          <w:szCs w:val="20"/>
        </w:rPr>
        <w:t>A modeler may create a common style for models and include a common file for such style in different whole-models.</w:t>
      </w:r>
    </w:p>
    <w:p w14:paraId="2AB19AB0" w14:textId="77777777" w:rsidR="00CB07DD" w:rsidRDefault="00CB07DD" w:rsidP="00CB07DD">
      <w:pPr>
        <w:pStyle w:val="MediumGrid1-Accent21"/>
        <w:numPr>
          <w:ilvl w:val="0"/>
          <w:numId w:val="50"/>
        </w:numPr>
        <w:suppressAutoHyphens/>
        <w:rPr>
          <w:szCs w:val="20"/>
        </w:rPr>
      </w:pPr>
      <w:r>
        <w:rPr>
          <w:rFonts w:ascii="Arial" w:hAnsi="Arial" w:cs="Arial"/>
          <w:sz w:val="20"/>
          <w:szCs w:val="20"/>
        </w:rPr>
        <w:t>A vendor may create a common library of macros with specific functionality used by all whole-models produced by that vendor's software.</w:t>
      </w:r>
    </w:p>
    <w:p w14:paraId="7A882AF4" w14:textId="77777777" w:rsidR="00CB07DD" w:rsidRDefault="00CB07DD" w:rsidP="00CB07DD">
      <w:r>
        <w:rPr>
          <w:szCs w:val="20"/>
        </w:rPr>
        <w:t>Included files are spec</w:t>
      </w:r>
      <w:r>
        <w:t xml:space="preserve">ified with an </w:t>
      </w:r>
      <w:r>
        <w:rPr>
          <w:rStyle w:val="codeChar"/>
        </w:rPr>
        <w:t>&lt;includes&gt;</w:t>
      </w:r>
      <w:r>
        <w:t xml:space="preserve"> tag which goes inside of &lt;header&gt;</w:t>
      </w:r>
    </w:p>
    <w:p w14:paraId="54E4BB64" w14:textId="77777777" w:rsidR="00CB07DD" w:rsidRDefault="00CB07DD" w:rsidP="00CB07DD">
      <w:pPr>
        <w:pStyle w:val="code0"/>
        <w:keepNext/>
      </w:pPr>
      <w:r>
        <w:t>&lt;header&gt;</w:t>
      </w:r>
    </w:p>
    <w:p w14:paraId="65F5C2C4" w14:textId="77777777" w:rsidR="00CB07DD" w:rsidRDefault="00CB07DD" w:rsidP="00CB07DD">
      <w:pPr>
        <w:pStyle w:val="code0"/>
        <w:keepNext/>
      </w:pPr>
      <w:r>
        <w:tab/>
        <w:t>...</w:t>
      </w:r>
    </w:p>
    <w:p w14:paraId="203DD86F" w14:textId="77777777" w:rsidR="00CB07DD" w:rsidRDefault="00CB07DD" w:rsidP="00CB07DD">
      <w:pPr>
        <w:pStyle w:val="code0"/>
        <w:keepNext/>
      </w:pPr>
      <w:r>
        <w:tab/>
        <w:t>&lt;includes&gt;</w:t>
      </w:r>
    </w:p>
    <w:p w14:paraId="7FA4DE21" w14:textId="77777777" w:rsidR="00CB07DD" w:rsidRDefault="00CB07DD" w:rsidP="00CB07DD">
      <w:pPr>
        <w:pStyle w:val="code0"/>
        <w:keepNext/>
        <w:ind w:right="-180"/>
      </w:pPr>
      <w:r>
        <w:tab/>
      </w:r>
      <w:r>
        <w:tab/>
      </w:r>
      <w:r>
        <w:rPr>
          <w:sz w:val="18"/>
          <w:szCs w:val="18"/>
        </w:rPr>
        <w:t>&lt;include resource="http://systemdynamics.org/xmile/macros/standard-1.0.xml" /&gt;</w:t>
      </w:r>
    </w:p>
    <w:p w14:paraId="72EAA6F3" w14:textId="77777777" w:rsidR="00CB07DD" w:rsidRDefault="00CB07DD" w:rsidP="00CB07DD">
      <w:pPr>
        <w:pStyle w:val="code0"/>
        <w:keepNext/>
      </w:pPr>
      <w:r>
        <w:tab/>
      </w:r>
      <w:r>
        <w:tab/>
      </w:r>
      <w:r>
        <w:rPr>
          <w:sz w:val="18"/>
          <w:szCs w:val="18"/>
        </w:rPr>
        <w:t>&lt;include resource="http://systemdynamics.org/xmile/macros/extra-1.0.xml" /&gt;</w:t>
      </w:r>
    </w:p>
    <w:p w14:paraId="2F13A7FF" w14:textId="77777777" w:rsidR="00CB07DD" w:rsidRDefault="00CB07DD" w:rsidP="00CB07DD">
      <w:pPr>
        <w:pStyle w:val="code0"/>
        <w:keepNext/>
      </w:pPr>
      <w:r>
        <w:tab/>
        <w:t>&lt;/includes&gt;</w:t>
      </w:r>
    </w:p>
    <w:p w14:paraId="2020B4E2" w14:textId="77777777" w:rsidR="00CB07DD" w:rsidRDefault="00CB07DD" w:rsidP="00CB07DD">
      <w:pPr>
        <w:pStyle w:val="code0"/>
      </w:pPr>
      <w:r>
        <w:t>&lt;/header&gt;</w:t>
      </w:r>
    </w:p>
    <w:p w14:paraId="21C81460" w14:textId="77777777" w:rsidR="00CB07DD" w:rsidRDefault="00CB07DD" w:rsidP="00CB07DD">
      <w:pPr>
        <w:rPr>
          <w:szCs w:val="20"/>
        </w:rPr>
      </w:pPr>
      <w:r>
        <w:t>The included resource can be specified in multiple ways. Specifically, the resource attribute can be specified with:</w:t>
      </w:r>
    </w:p>
    <w:p w14:paraId="13C26B4A" w14:textId="77777777" w:rsidR="00CB07DD" w:rsidRDefault="00CB07DD" w:rsidP="00CB07DD">
      <w:pPr>
        <w:pStyle w:val="MediumGrid1-Accent21"/>
        <w:numPr>
          <w:ilvl w:val="0"/>
          <w:numId w:val="52"/>
        </w:numPr>
        <w:suppressAutoHyphens/>
        <w:spacing w:before="80" w:after="80" w:line="240" w:lineRule="auto"/>
        <w:rPr>
          <w:szCs w:val="20"/>
        </w:rPr>
      </w:pPr>
      <w:r>
        <w:rPr>
          <w:rFonts w:ascii="Arial" w:hAnsi="Arial" w:cs="Arial"/>
          <w:sz w:val="20"/>
          <w:szCs w:val="20"/>
        </w:rPr>
        <w:t>URLs. By convention, a file retrieved from a URL is assumed to be an unchanging resource and may be cached. The file may also be provided automatically by the simulation software.</w:t>
      </w:r>
    </w:p>
    <w:p w14:paraId="249AA324" w14:textId="77777777" w:rsidR="00CB07DD" w:rsidRDefault="00CB07DD" w:rsidP="00CB07DD">
      <w:pPr>
        <w:keepNext/>
        <w:spacing w:before="120"/>
        <w:ind w:left="720"/>
        <w:rPr>
          <w:sz w:val="18"/>
          <w:szCs w:val="18"/>
        </w:rPr>
      </w:pPr>
      <w:r>
        <w:rPr>
          <w:szCs w:val="20"/>
        </w:rPr>
        <w:t>Example:</w:t>
      </w:r>
    </w:p>
    <w:p w14:paraId="5B716AD4" w14:textId="77777777" w:rsidR="00CB07DD" w:rsidRDefault="00CB07DD" w:rsidP="00CB07DD">
      <w:pPr>
        <w:pStyle w:val="code0"/>
        <w:ind w:left="720"/>
        <w:rPr>
          <w:rFonts w:ascii="Arial" w:hAnsi="Arial" w:cs="Arial"/>
          <w:szCs w:val="20"/>
        </w:rPr>
      </w:pPr>
      <w:r>
        <w:rPr>
          <w:sz w:val="18"/>
          <w:szCs w:val="18"/>
        </w:rPr>
        <w:t>&lt;include resource="http://systemdynamics.org/xmile/macros/standard-1.0.xml" /&gt;</w:t>
      </w:r>
    </w:p>
    <w:p w14:paraId="291C1D2F" w14:textId="77777777" w:rsidR="00CB07DD" w:rsidRDefault="00CB07DD" w:rsidP="00CB07DD">
      <w:pPr>
        <w:pStyle w:val="MediumGrid1-Accent21"/>
        <w:numPr>
          <w:ilvl w:val="0"/>
          <w:numId w:val="52"/>
        </w:numPr>
        <w:suppressAutoHyphens/>
        <w:spacing w:before="80" w:after="80" w:line="240" w:lineRule="auto"/>
      </w:pPr>
      <w:r>
        <w:rPr>
          <w:rFonts w:ascii="Arial" w:hAnsi="Arial" w:cs="Arial"/>
          <w:sz w:val="20"/>
          <w:szCs w:val="20"/>
        </w:rPr>
        <w:t>Relative file paths. Search relative to the location of the XMILE file. This allows modelers to distribute their whole-models as a folder of related files. This is a machine-independent path specification using "/" to separate directories. The "*" indicates a wildcard. Files are not cached.</w:t>
      </w:r>
    </w:p>
    <w:p w14:paraId="36986991" w14:textId="77777777" w:rsidR="00CB07DD" w:rsidRDefault="00CB07DD" w:rsidP="00CB07DD">
      <w:pPr>
        <w:pStyle w:val="code0"/>
        <w:keepNext/>
        <w:spacing w:before="120"/>
        <w:ind w:left="720"/>
      </w:pPr>
      <w:r>
        <w:t>&lt;include resource="my-macro-library.xml" /&gt;</w:t>
      </w:r>
    </w:p>
    <w:p w14:paraId="1016C32F" w14:textId="77777777" w:rsidR="00CB07DD" w:rsidRDefault="00CB07DD" w:rsidP="00CB07DD">
      <w:pPr>
        <w:pStyle w:val="code0"/>
        <w:keepNext/>
        <w:ind w:left="720"/>
      </w:pPr>
      <w:r>
        <w:t>&lt;include resource="macros/my-macro-library.xml" /&gt;</w:t>
      </w:r>
    </w:p>
    <w:p w14:paraId="544A9DF1" w14:textId="77777777" w:rsidR="00CB07DD" w:rsidRDefault="00CB07DD" w:rsidP="00CB07DD">
      <w:pPr>
        <w:pStyle w:val="code0"/>
        <w:keepNext/>
        <w:ind w:left="720"/>
      </w:pPr>
      <w:r>
        <w:t>&lt;include resource="macros/*" /&gt;</w:t>
      </w:r>
    </w:p>
    <w:p w14:paraId="4D9A0569" w14:textId="77777777" w:rsidR="00CB07DD" w:rsidRDefault="00CB07DD" w:rsidP="00CB07DD">
      <w:pPr>
        <w:pStyle w:val="code0"/>
        <w:ind w:left="720"/>
        <w:rPr>
          <w:rFonts w:ascii="Arial" w:hAnsi="Arial" w:cs="Arial"/>
          <w:szCs w:val="20"/>
        </w:rPr>
      </w:pPr>
      <w:r>
        <w:t>&lt;include resource="macros/supplychain-*.xml" /&gt;</w:t>
      </w:r>
    </w:p>
    <w:p w14:paraId="28CE6556" w14:textId="77777777" w:rsidR="00CB07DD" w:rsidRDefault="00CB07DD" w:rsidP="00CB07DD">
      <w:pPr>
        <w:pStyle w:val="MediumGrid1-Accent21"/>
        <w:numPr>
          <w:ilvl w:val="0"/>
          <w:numId w:val="52"/>
        </w:numPr>
        <w:suppressAutoHyphens/>
        <w:spacing w:before="80" w:after="80" w:line="240" w:lineRule="auto"/>
      </w:pPr>
      <w:r>
        <w:rPr>
          <w:rFonts w:ascii="Arial" w:hAnsi="Arial" w:cs="Arial"/>
          <w:sz w:val="20"/>
          <w:szCs w:val="20"/>
        </w:rPr>
        <w:t>Absolute file paths. Similar to relative file paths except that the resource starts with "/" or "file://". In such cases, the file path is loaded from an absolute location on the local machine. Application programs may choose to limit file access or base the root directory in a particular location (e.g. a home directory) for security reasons. A platform-specific volume name (e.g. "D:") may not be specified.</w:t>
      </w:r>
    </w:p>
    <w:p w14:paraId="11126611" w14:textId="77777777" w:rsidR="00CB07DD" w:rsidRDefault="00CB07DD" w:rsidP="00CB07DD">
      <w:pPr>
        <w:pStyle w:val="code0"/>
        <w:keepNext/>
        <w:spacing w:before="120"/>
        <w:ind w:left="720"/>
      </w:pPr>
      <w:r>
        <w:t>&lt;include resource="/library/my-macro-library.xml" /&gt;</w:t>
      </w:r>
    </w:p>
    <w:p w14:paraId="09E25B24" w14:textId="77777777" w:rsidR="00CB07DD" w:rsidRDefault="00CB07DD" w:rsidP="00CB07DD">
      <w:pPr>
        <w:pStyle w:val="code0"/>
        <w:keepNext/>
        <w:ind w:left="720"/>
      </w:pPr>
      <w:r>
        <w:t>&lt;include resource="file://library/my-macro-library.xml" /&gt;</w:t>
      </w:r>
    </w:p>
    <w:p w14:paraId="4BCF3A10" w14:textId="77777777" w:rsidR="00CB07DD" w:rsidRDefault="00CB07DD" w:rsidP="00CB07DD">
      <w:pPr>
        <w:keepNext/>
        <w:ind w:left="720"/>
      </w:pPr>
      <w:r>
        <w:t xml:space="preserve">If an absolute file path does not resolve to a file, as a fallback, the final filename in the path should be stripped off and that name used for a search relative to the XMILE file itself. </w:t>
      </w:r>
    </w:p>
    <w:p w14:paraId="67F34450" w14:textId="77777777" w:rsidR="00CB07DD" w:rsidRDefault="00CB07DD" w:rsidP="00CB07DD">
      <w:pPr>
        <w:pStyle w:val="Heading3"/>
        <w:numPr>
          <w:ilvl w:val="2"/>
          <w:numId w:val="55"/>
        </w:numPr>
        <w:pBdr>
          <w:top w:val="none" w:sz="0" w:space="0" w:color="000000"/>
          <w:left w:val="none" w:sz="0" w:space="0" w:color="000000"/>
          <w:bottom w:val="none" w:sz="0" w:space="0" w:color="000000"/>
          <w:right w:val="none" w:sz="0" w:space="0" w:color="000000"/>
        </w:pBdr>
        <w:tabs>
          <w:tab w:val="num" w:pos="0"/>
        </w:tabs>
        <w:suppressAutoHyphens/>
      </w:pPr>
      <w:bookmarkStart w:id="49" w:name="_Toc426543490"/>
      <w:r>
        <w:t>Versioning</w:t>
      </w:r>
      <w:bookmarkEnd w:id="49"/>
    </w:p>
    <w:p w14:paraId="7A909C5B" w14:textId="77777777" w:rsidR="00CB07DD" w:rsidRDefault="00CB07DD" w:rsidP="00CB07DD">
      <w:r>
        <w:t>By convention, files included from URLs are assumed to be standard libraries provided by a vendor, organization or modeler, and MUST never change once public. Such files should be versioned in the form LIBRARY-MAJOR.MINOR.xml, e.g. "standard-1.0.xml". Changes to the content of such libraries will require the major or minor version number to be incremented. The full URL, e.g. “http://systemdynamics.org/xmile/macros/standard-1.0.xml” represents a unique identifier for the content of this file. Consequently, software packages MAY cache such libraries or come pre-bundled with libraries for particular vendors or organizations. Downloading the libraries each time the file is discouraged.</w:t>
      </w:r>
    </w:p>
    <w:p w14:paraId="18CB5376" w14:textId="77777777" w:rsidR="00CB07DD" w:rsidRDefault="00CB07DD" w:rsidP="00CB07DD">
      <w:r>
        <w:t>As a contrast, files specified with a file path (particularly a relative file path) are assumed to be part of the whole-model distribution and SHOULD be reloaded each time the file is loaded. Version numbers in the file name are allowed but not required.</w:t>
      </w:r>
    </w:p>
    <w:p w14:paraId="4B4D87D8" w14:textId="77777777" w:rsidR="00CB07DD" w:rsidRDefault="00CB07DD" w:rsidP="00CB07DD">
      <w:pPr>
        <w:pStyle w:val="Heading3"/>
        <w:numPr>
          <w:ilvl w:val="2"/>
          <w:numId w:val="55"/>
        </w:numPr>
        <w:pBdr>
          <w:top w:val="none" w:sz="0" w:space="0" w:color="000000"/>
          <w:left w:val="none" w:sz="0" w:space="0" w:color="000000"/>
          <w:bottom w:val="none" w:sz="0" w:space="0" w:color="000000"/>
          <w:right w:val="none" w:sz="0" w:space="0" w:color="000000"/>
        </w:pBdr>
        <w:tabs>
          <w:tab w:val="num" w:pos="0"/>
        </w:tabs>
        <w:suppressAutoHyphens/>
      </w:pPr>
      <w:bookmarkStart w:id="50" w:name="_Toc426543491"/>
      <w:r>
        <w:t>Format of Included Files</w:t>
      </w:r>
      <w:bookmarkEnd w:id="50"/>
    </w:p>
    <w:p w14:paraId="78614939" w14:textId="77777777" w:rsidR="00CB07DD" w:rsidRDefault="00CB07DD" w:rsidP="00CB07DD">
      <w:r>
        <w:t xml:space="preserve">The format of the included files is a simplified version of the format of the full XMILE file.  The </w:t>
      </w:r>
      <w:r>
        <w:rPr>
          <w:rStyle w:val="codeChar"/>
        </w:rPr>
        <w:t>&lt;header&gt;</w:t>
      </w:r>
      <w:r>
        <w:t xml:space="preserve"> tag is OPTIONAL, and if included can omit required header attributes. The </w:t>
      </w:r>
      <w:r>
        <w:rPr>
          <w:rStyle w:val="codeChar"/>
        </w:rPr>
        <w:t>&lt;options&gt;</w:t>
      </w:r>
      <w:r>
        <w:t xml:space="preserve"> tag is optional.</w:t>
      </w:r>
    </w:p>
    <w:p w14:paraId="47431527" w14:textId="77777777" w:rsidR="00CB07DD" w:rsidRDefault="00CB07DD" w:rsidP="00CB07DD">
      <w:pPr>
        <w:pStyle w:val="codefirst"/>
        <w:keepNext/>
      </w:pPr>
      <w:r>
        <w:t xml:space="preserve">&lt;xmile version="1.0" </w:t>
      </w:r>
      <w:r>
        <w:br/>
      </w:r>
      <w:r>
        <w:tab/>
        <w:t>xmlns="</w:t>
      </w:r>
      <w:r>
        <w:rPr>
          <w:rFonts w:cs="Times New Roman"/>
          <w:szCs w:val="24"/>
        </w:rPr>
        <w:t xml:space="preserve"> http://docs.oasis-open.org/xmile/ns/XMILE/v1.0</w:t>
      </w:r>
      <w:r>
        <w:t>"&gt;</w:t>
      </w:r>
    </w:p>
    <w:p w14:paraId="738F6656" w14:textId="77777777" w:rsidR="00CB07DD" w:rsidRDefault="00CB07DD" w:rsidP="00CB07DD">
      <w:pPr>
        <w:pStyle w:val="code0"/>
        <w:keepNext/>
      </w:pPr>
      <w:r>
        <w:tab/>
        <w:t>&lt;header&gt;</w:t>
      </w:r>
    </w:p>
    <w:p w14:paraId="5F55E408" w14:textId="77777777" w:rsidR="00CB07DD" w:rsidRDefault="00CB07DD" w:rsidP="00CB07DD">
      <w:pPr>
        <w:pStyle w:val="code0"/>
        <w:keepNext/>
      </w:pPr>
      <w:r>
        <w:tab/>
        <w:t>&lt;/header&gt;</w:t>
      </w:r>
    </w:p>
    <w:p w14:paraId="7D19EB3B" w14:textId="77777777" w:rsidR="00CB07DD" w:rsidRDefault="00CB07DD" w:rsidP="00CB07DD">
      <w:pPr>
        <w:pStyle w:val="code0"/>
        <w:keepNext/>
      </w:pPr>
      <w:r>
        <w:tab/>
        <w:t>&lt;macro name="LOG"&gt;</w:t>
      </w:r>
    </w:p>
    <w:p w14:paraId="66623EF3" w14:textId="77777777" w:rsidR="00CB07DD" w:rsidRDefault="00CB07DD" w:rsidP="00CB07DD">
      <w:pPr>
        <w:pStyle w:val="code0"/>
      </w:pPr>
      <w:r>
        <w:tab/>
      </w:r>
      <w:r>
        <w:tab/>
        <w:t>...</w:t>
      </w:r>
    </w:p>
    <w:p w14:paraId="6215EEAE" w14:textId="77777777" w:rsidR="00CB07DD" w:rsidRDefault="00CB07DD" w:rsidP="00CB07DD">
      <w:pPr>
        <w:pStyle w:val="code0"/>
      </w:pPr>
      <w:r>
        <w:tab/>
        <w:t>&lt;/macro&gt;</w:t>
      </w:r>
    </w:p>
    <w:p w14:paraId="7E727375" w14:textId="77777777" w:rsidR="00CB07DD" w:rsidRDefault="00CB07DD" w:rsidP="00CB07DD">
      <w:pPr>
        <w:pStyle w:val="code0"/>
      </w:pPr>
      <w:r>
        <w:tab/>
        <w:t>&lt;macro name="LOG10"&gt;</w:t>
      </w:r>
    </w:p>
    <w:p w14:paraId="07C43F13" w14:textId="77777777" w:rsidR="00CB07DD" w:rsidRDefault="00CB07DD" w:rsidP="00CB07DD">
      <w:pPr>
        <w:pStyle w:val="code0"/>
      </w:pPr>
      <w:r>
        <w:tab/>
      </w:r>
      <w:r>
        <w:tab/>
        <w:t>...</w:t>
      </w:r>
    </w:p>
    <w:p w14:paraId="0EB48137" w14:textId="77777777" w:rsidR="00CB07DD" w:rsidRDefault="00CB07DD" w:rsidP="00CB07DD">
      <w:pPr>
        <w:pStyle w:val="code0"/>
      </w:pPr>
      <w:r>
        <w:tab/>
        <w:t>&lt;/macro&gt;</w:t>
      </w:r>
    </w:p>
    <w:p w14:paraId="3DCDCF22" w14:textId="77777777" w:rsidR="00CB07DD" w:rsidRDefault="00CB07DD" w:rsidP="00CB07DD">
      <w:pPr>
        <w:pStyle w:val="code0"/>
      </w:pPr>
      <w:r>
        <w:t>&lt;/xmile&gt;</w:t>
      </w:r>
    </w:p>
    <w:p w14:paraId="1B900F04" w14:textId="77777777" w:rsidR="00CB07DD" w:rsidRDefault="00CB07DD" w:rsidP="00CB07DD">
      <w:pPr>
        <w:pStyle w:val="code0"/>
      </w:pPr>
    </w:p>
    <w:p w14:paraId="009CC0C2" w14:textId="77777777" w:rsidR="00CB07DD" w:rsidRDefault="00CB07DD" w:rsidP="00CB07DD">
      <w:pPr>
        <w:pStyle w:val="code0"/>
      </w:pPr>
      <w:r>
        <w:t xml:space="preserve">&lt;xmile version="1.0" level="2" </w:t>
      </w:r>
      <w:r>
        <w:tab/>
        <w:t>xmlns="http://www.systemdynamics.org/XMILE"&gt;</w:t>
      </w:r>
    </w:p>
    <w:p w14:paraId="189B7DB7" w14:textId="77777777" w:rsidR="00CB07DD" w:rsidRDefault="00CB07DD" w:rsidP="00CB07DD">
      <w:pPr>
        <w:pStyle w:val="code0"/>
      </w:pPr>
      <w:r>
        <w:tab/>
        <w:t>&lt;style&gt;</w:t>
      </w:r>
    </w:p>
    <w:p w14:paraId="2032818B" w14:textId="77777777" w:rsidR="00CB07DD" w:rsidRDefault="00CB07DD" w:rsidP="00CB07DD">
      <w:pPr>
        <w:pStyle w:val="code0"/>
      </w:pPr>
      <w:r>
        <w:tab/>
      </w:r>
      <w:r>
        <w:tab/>
        <w:t>...</w:t>
      </w:r>
    </w:p>
    <w:p w14:paraId="4CA068FB" w14:textId="77777777" w:rsidR="00CB07DD" w:rsidRDefault="00CB07DD" w:rsidP="00CB07DD">
      <w:pPr>
        <w:pStyle w:val="code0"/>
      </w:pPr>
      <w:r>
        <w:tab/>
        <w:t>&lt;/style&gt;</w:t>
      </w:r>
    </w:p>
    <w:p w14:paraId="40E83F36" w14:textId="77777777" w:rsidR="00CB07DD" w:rsidRDefault="00CB07DD" w:rsidP="00CB07DD">
      <w:pPr>
        <w:pStyle w:val="code0"/>
      </w:pPr>
      <w:r>
        <w:t>&lt;/xmile&gt;</w:t>
      </w:r>
    </w:p>
    <w:p w14:paraId="28CDCA7E" w14:textId="77777777" w:rsidR="00CB07DD" w:rsidRDefault="00CB07DD" w:rsidP="00CB07DD">
      <w:pPr>
        <w:pStyle w:val="code0"/>
      </w:pPr>
    </w:p>
    <w:p w14:paraId="79DE0F5F" w14:textId="77777777" w:rsidR="00CB07DD" w:rsidRDefault="00CB07DD" w:rsidP="00CB07DD">
      <w:pPr>
        <w:pStyle w:val="code0"/>
      </w:pPr>
      <w:r>
        <w:t xml:space="preserve">&lt;xmile version="1.0" level="2" </w:t>
      </w:r>
      <w:r>
        <w:tab/>
        <w:t>xmlns="http://www.systemdynamics.org/XMILE"&gt;</w:t>
      </w:r>
    </w:p>
    <w:p w14:paraId="5700BA47" w14:textId="77777777" w:rsidR="00CB07DD" w:rsidRDefault="00CB07DD" w:rsidP="00CB07DD">
      <w:pPr>
        <w:pStyle w:val="code0"/>
      </w:pPr>
      <w:r>
        <w:tab/>
        <w:t>&lt;model&gt;</w:t>
      </w:r>
    </w:p>
    <w:p w14:paraId="51F71EEB" w14:textId="77777777" w:rsidR="00CB07DD" w:rsidRDefault="00CB07DD" w:rsidP="00CB07DD">
      <w:pPr>
        <w:pStyle w:val="code0"/>
      </w:pPr>
      <w:r>
        <w:tab/>
      </w:r>
      <w:r>
        <w:tab/>
        <w:t>...</w:t>
      </w:r>
    </w:p>
    <w:p w14:paraId="1069F125" w14:textId="77777777" w:rsidR="00CB07DD" w:rsidRDefault="00CB07DD" w:rsidP="00CB07DD">
      <w:pPr>
        <w:pStyle w:val="code0"/>
      </w:pPr>
      <w:r>
        <w:tab/>
        <w:t>&lt;/model&gt;</w:t>
      </w:r>
    </w:p>
    <w:p w14:paraId="4B54CEC4" w14:textId="77777777" w:rsidR="00CB07DD" w:rsidRDefault="00CB07DD" w:rsidP="00CB07DD">
      <w:pPr>
        <w:pStyle w:val="code0"/>
      </w:pPr>
      <w:r>
        <w:t>&lt;/xmile&gt;</w:t>
      </w:r>
    </w:p>
    <w:p w14:paraId="0F8D0322" w14:textId="77777777" w:rsidR="00CB07DD" w:rsidRDefault="00CB07DD" w:rsidP="00CB07DD">
      <w:pPr>
        <w:pStyle w:val="Heading3"/>
        <w:numPr>
          <w:ilvl w:val="2"/>
          <w:numId w:val="55"/>
        </w:numPr>
        <w:pBdr>
          <w:top w:val="none" w:sz="0" w:space="0" w:color="000000"/>
          <w:left w:val="none" w:sz="0" w:space="0" w:color="000000"/>
          <w:bottom w:val="none" w:sz="0" w:space="0" w:color="000000"/>
          <w:right w:val="none" w:sz="0" w:space="0" w:color="000000"/>
        </w:pBdr>
        <w:tabs>
          <w:tab w:val="num" w:pos="0"/>
        </w:tabs>
        <w:suppressAutoHyphens/>
      </w:pPr>
      <w:bookmarkStart w:id="51" w:name="_Toc426543492"/>
      <w:r>
        <w:t>Merging Included Files</w:t>
      </w:r>
      <w:bookmarkEnd w:id="51"/>
    </w:p>
    <w:p w14:paraId="2FBDDF3B" w14:textId="77777777" w:rsidR="00CB07DD" w:rsidRDefault="00CB07DD" w:rsidP="00CB07DD">
      <w:r>
        <w:t>Software packages MUST process included files before simulation is started, and the content of included files MUST be merged into the whole-model environment before simulation. Specifically:</w:t>
      </w:r>
    </w:p>
    <w:p w14:paraId="2229B6E6" w14:textId="77777777" w:rsidR="00CB07DD" w:rsidRDefault="00CB07DD" w:rsidP="00CB07DD">
      <w:pPr>
        <w:numPr>
          <w:ilvl w:val="0"/>
          <w:numId w:val="53"/>
        </w:numPr>
        <w:suppressAutoHyphens/>
      </w:pPr>
      <w:r>
        <w:t xml:space="preserve">The </w:t>
      </w:r>
      <w:r>
        <w:rPr>
          <w:rStyle w:val="codeChar"/>
        </w:rPr>
        <w:t>&lt;options&gt;</w:t>
      </w:r>
      <w:r>
        <w:t xml:space="preserve"> tag options will be merged with the </w:t>
      </w:r>
      <w:r>
        <w:rPr>
          <w:rStyle w:val="codeChar"/>
        </w:rPr>
        <w:t>&lt;options&gt;</w:t>
      </w:r>
      <w:r>
        <w:t xml:space="preserve"> from the primary model. This means that if an included file specifies an option such as </w:t>
      </w:r>
      <w:r>
        <w:rPr>
          <w:rStyle w:val="codeChar"/>
        </w:rPr>
        <w:t>&lt;uses_conveyor/&gt;</w:t>
      </w:r>
      <w:r>
        <w:t xml:space="preserve">, then the simulation SHOULD assume the whole-model has the </w:t>
      </w:r>
      <w:r>
        <w:rPr>
          <w:rStyle w:val="codeChar"/>
        </w:rPr>
        <w:t>&lt;uses_conveyor/&gt;</w:t>
      </w:r>
      <w:r>
        <w:t xml:space="preserve"> option specified. When merging XMILE </w:t>
      </w:r>
      <w:r>
        <w:rPr>
          <w:rStyle w:val="codeChar"/>
        </w:rPr>
        <w:t>&lt;options&gt;</w:t>
      </w:r>
      <w:r>
        <w:t xml:space="preserve"> the most specific of each option will take priority. </w:t>
      </w:r>
    </w:p>
    <w:p w14:paraId="355A4E93" w14:textId="77777777" w:rsidR="00CB07DD" w:rsidRDefault="00CB07DD" w:rsidP="00CB07DD">
      <w:pPr>
        <w:numPr>
          <w:ilvl w:val="0"/>
          <w:numId w:val="53"/>
        </w:numPr>
        <w:suppressAutoHyphens/>
        <w:rPr>
          <w:rStyle w:val="codeChar"/>
        </w:rPr>
      </w:pPr>
      <w:r>
        <w:t xml:space="preserve">When an included file only contains </w:t>
      </w:r>
      <w:r>
        <w:rPr>
          <w:rStyle w:val="codeChar"/>
        </w:rPr>
        <w:t>&lt;behavior&gt;</w:t>
      </w:r>
      <w:r>
        <w:t xml:space="preserve"> and/or </w:t>
      </w:r>
      <w:r>
        <w:rPr>
          <w:rStyle w:val="codeChar"/>
        </w:rPr>
        <w:t>&lt;style&gt;</w:t>
      </w:r>
      <w:r>
        <w:t xml:space="preserve"> options</w:t>
      </w:r>
      <w:r>
        <w:rPr>
          <w:rStyle w:val="FootnoteReference"/>
        </w:rPr>
        <w:footnoteReference w:id="3"/>
      </w:r>
      <w:r>
        <w:t xml:space="preserve">, those </w:t>
      </w:r>
      <w:r>
        <w:rPr>
          <w:rStyle w:val="codeChar"/>
        </w:rPr>
        <w:t>&lt;behavior&gt;</w:t>
      </w:r>
      <w:r>
        <w:t xml:space="preserve"> and </w:t>
      </w:r>
      <w:r>
        <w:rPr>
          <w:rStyle w:val="codeChar"/>
        </w:rPr>
        <w:t>&lt;style&gt;</w:t>
      </w:r>
      <w:r>
        <w:t xml:space="preserve"> options in the included file will be merged into the default styles of the file including them. This allows behaviors and styles to be included from other files. When merging </w:t>
      </w:r>
      <w:r>
        <w:rPr>
          <w:rStyle w:val="codeChar"/>
        </w:rPr>
        <w:t>&lt;behavior&gt;</w:t>
      </w:r>
      <w:r>
        <w:t xml:space="preserve"> and </w:t>
      </w:r>
      <w:r>
        <w:rPr>
          <w:rStyle w:val="codeChar"/>
        </w:rPr>
        <w:t>&lt;style&gt;</w:t>
      </w:r>
      <w:r>
        <w:t xml:space="preserve"> options, any behaviors and styles specified in the file that included them will take priority. (This allows the file that included them to override styles specified in the included file).</w:t>
      </w:r>
    </w:p>
    <w:p w14:paraId="64854002" w14:textId="77777777" w:rsidR="00CB07DD" w:rsidRDefault="00CB07DD" w:rsidP="00CB07DD">
      <w:pPr>
        <w:numPr>
          <w:ilvl w:val="0"/>
          <w:numId w:val="53"/>
        </w:numPr>
        <w:suppressAutoHyphens/>
      </w:pPr>
      <w:r>
        <w:rPr>
          <w:rStyle w:val="codeChar"/>
        </w:rPr>
        <w:t>&lt;model&gt;</w:t>
      </w:r>
      <w:r>
        <w:t xml:space="preserve"> and </w:t>
      </w:r>
      <w:r w:rsidRPr="005A6BE9">
        <w:rPr>
          <w:rFonts w:ascii="Courier New" w:hAnsi="Courier New" w:cs="Courier New"/>
        </w:rPr>
        <w:t>&lt;macro&gt;</w:t>
      </w:r>
      <w:r>
        <w:t xml:space="preserve"> tags in the included file will be merged into the file that includes them at the start of that file, in the order in which they appear in the list of included files. If there are name conflicts between </w:t>
      </w:r>
      <w:r>
        <w:rPr>
          <w:rStyle w:val="codeChar"/>
        </w:rPr>
        <w:t>&lt;model&gt;</w:t>
      </w:r>
      <w:r>
        <w:t xml:space="preserve"> and </w:t>
      </w:r>
      <w:r>
        <w:rPr>
          <w:rStyle w:val="codeChar"/>
        </w:rPr>
        <w:t>&lt;macro&gt;</w:t>
      </w:r>
      <w:r>
        <w:t xml:space="preserve"> tags in the included file and the primary model, the primary model will take priority. (This allows the primary model to overwrite submodels or macros specified in the included file).</w:t>
      </w:r>
    </w:p>
    <w:p w14:paraId="66F56810" w14:textId="77777777" w:rsidR="00CB07DD" w:rsidRDefault="00CB07DD" w:rsidP="00CB07DD"/>
    <w:p w14:paraId="6FA617C2" w14:textId="77777777" w:rsidR="00CB07DD" w:rsidRDefault="00CB07DD" w:rsidP="00CB07DD"/>
    <w:p w14:paraId="51EA6789" w14:textId="77777777" w:rsidR="00CB07DD" w:rsidRDefault="00CB07DD" w:rsidP="00CB07DD">
      <w:pPr>
        <w:pStyle w:val="Heading1"/>
        <w:numPr>
          <w:ilvl w:val="0"/>
          <w:numId w:val="58"/>
        </w:numPr>
      </w:pPr>
      <w:bookmarkStart w:id="52" w:name="_Toc367706505"/>
      <w:bookmarkStart w:id="53" w:name="_Toc426543493"/>
      <w:r>
        <w:t>Model Equation Structure</w:t>
      </w:r>
      <w:bookmarkEnd w:id="52"/>
      <w:bookmarkEnd w:id="53"/>
    </w:p>
    <w:p w14:paraId="2892C890" w14:textId="77777777" w:rsidR="00CB07DD" w:rsidRDefault="00CB07DD" w:rsidP="00CB07DD">
      <w:r>
        <w:t>At their heart, system dynamics models are systems of integral (or differential) equations. We start from that perspective in defining the basic structure of the simulation language. Using this frame, a model is composed of stocks, flows, and other equations necessary to compute the flows or initialize the stocks which we will call inclusively auxiliaries. Stocks are also often called levels or states, and flows are often called rates or derivatives. All other computations can include constants, initialization computations, data constructs, and other items that will be distinguished by their defining equations - all will be referred to as auxiliaries. Stocks, flows, and auxiliaries will be collectively referred to as variables.</w:t>
      </w:r>
    </w:p>
    <w:p w14:paraId="22251554" w14:textId="77777777" w:rsidR="00CB07DD" w:rsidRDefault="00CB07DD" w:rsidP="00CB07DD">
      <w:r>
        <w:t>We also base our computational definition on the assumption that a model starts from some well-defined initial condition and then computations progress forward in time. Other approaches, such as mixed initial and terminal conditions or simulating backwards in time, can be applied to the models specified in this document but will require extensions of the specification to accommodate these differences.</w:t>
      </w:r>
    </w:p>
    <w:p w14:paraId="03B00944" w14:textId="77777777" w:rsidR="00CB07DD" w:rsidRDefault="00CB07DD" w:rsidP="00CB07DD">
      <w:r>
        <w:t xml:space="preserve">We will refer to the computation used to determine the values of variables over time as "the simulation." In later sections, we will discuss solution techniques for integral equations, but for discussion purposes we will use the notion that time is broken up into finite intervals during this computation. We will call the time between these intervals DT, corresponding the denominator in the </w:t>
      </w:r>
      <w:r>
        <w:fldChar w:fldCharType="begin"/>
      </w:r>
      <w:r>
        <w:instrText xml:space="preserve"> EQ \F(</w:instrText>
      </w:r>
      <w:r w:rsidRPr="00DB7817">
        <w:rPr>
          <w:i/>
        </w:rPr>
        <w:instrText>d</w:instrText>
      </w:r>
      <w:r>
        <w:instrText>,</w:instrText>
      </w:r>
      <w:r w:rsidRPr="00DB7817">
        <w:rPr>
          <w:i/>
        </w:rPr>
        <w:instrText>dt</w:instrText>
      </w:r>
      <w:r>
        <w:instrText>)</w:instrText>
      </w:r>
      <w:r>
        <w:fldChar w:fldCharType="end"/>
      </w:r>
      <w:r>
        <w:t xml:space="preserve"> notation often used in introductory calculus courses. DT is directly analogous to </w:t>
      </w:r>
      <w:r>
        <w:rPr>
          <w:rFonts w:cs="Arial"/>
        </w:rPr>
        <w:t>Δ</w:t>
      </w:r>
      <w:r w:rsidRPr="00AB7AE7">
        <w:rPr>
          <w:i/>
        </w:rPr>
        <w:t>t</w:t>
      </w:r>
      <w:r>
        <w:t xml:space="preserve"> in the Riemann sum. This discrete time terminology is often used for pedagogical purposes and is also important in defining computation, especially with some of the added constructs such as queues now common in many system dynamics models.</w:t>
      </w:r>
    </w:p>
    <w:p w14:paraId="13602FB3" w14:textId="77777777" w:rsidR="00CB07DD" w:rsidRPr="0012387E" w:rsidRDefault="00CB07DD" w:rsidP="00CB07DD">
      <w:r>
        <w:t xml:space="preserve">As a final note, all variables in XMILE models are floating point numbers.  It is recommended that software supporting XMILE use double-precision floating point numbers as specified by IEEE 754.   At a minimum, such software should maintain </w:t>
      </w:r>
      <w:r w:rsidRPr="00CE58A7">
        <w:t>at least single-precision floating point numbers.</w:t>
      </w:r>
    </w:p>
    <w:p w14:paraId="6C12B021" w14:textId="77777777" w:rsidR="00CB07DD" w:rsidRDefault="00CB07DD" w:rsidP="00CB07DD">
      <w:pPr>
        <w:pStyle w:val="Heading2"/>
        <w:numPr>
          <w:ilvl w:val="1"/>
          <w:numId w:val="3"/>
        </w:numPr>
      </w:pPr>
      <w:bookmarkStart w:id="54" w:name="_Toc426543494"/>
      <w:r w:rsidRPr="00F907FC">
        <w:t>Basic Functionality</w:t>
      </w:r>
      <w:bookmarkEnd w:id="54"/>
    </w:p>
    <w:p w14:paraId="23FBD47B" w14:textId="77777777" w:rsidR="00CB07DD" w:rsidRPr="0012387E" w:rsidRDefault="00CB07DD" w:rsidP="00CB07DD">
      <w:r>
        <w:t>The following sections define the core system dynamics language that is REQUIRED to be XMILE-compliant.</w:t>
      </w:r>
    </w:p>
    <w:p w14:paraId="0F133B24" w14:textId="77777777" w:rsidR="00CB07DD" w:rsidRDefault="00CB07DD" w:rsidP="00CB07DD">
      <w:pPr>
        <w:pStyle w:val="Heading3"/>
        <w:numPr>
          <w:ilvl w:val="2"/>
          <w:numId w:val="3"/>
        </w:numPr>
      </w:pPr>
      <w:bookmarkStart w:id="55" w:name="_Toc426543495"/>
      <w:r>
        <w:t>Stocks</w:t>
      </w:r>
      <w:bookmarkEnd w:id="55"/>
    </w:p>
    <w:p w14:paraId="6FD0A05A" w14:textId="77777777" w:rsidR="00CB07DD" w:rsidRDefault="00CB07DD" w:rsidP="00CB07DD">
      <w:r>
        <w:t xml:space="preserve">Stocks accumulate. </w:t>
      </w:r>
      <w:r w:rsidRPr="00F907FC">
        <w:t>T</w:t>
      </w:r>
      <w:r>
        <w:t>o simulate, t</w:t>
      </w:r>
      <w:r w:rsidRPr="00F907FC">
        <w:t xml:space="preserve">heir value at the start of the simulation </w:t>
      </w:r>
      <w:r>
        <w:t>MUST</w:t>
      </w:r>
      <w:r w:rsidRPr="00F907FC">
        <w:t xml:space="preserve"> be set as either a constant or with an initial equation. The initial equation is evaluated only once, at the beginning of the simulation.</w:t>
      </w:r>
    </w:p>
    <w:p w14:paraId="31A49974" w14:textId="77777777" w:rsidR="00CB07DD" w:rsidRDefault="00CB07DD" w:rsidP="00CB07DD">
      <w:r>
        <w:t xml:space="preserve">During the course of the simulation, the value of a stock is increased by its inflows and decreased by its outflows. Using the discrete time interval </w:t>
      </w:r>
      <w:r w:rsidRPr="00E63BC7">
        <w:rPr>
          <w:i/>
        </w:rPr>
        <w:t>dt</w:t>
      </w:r>
      <w:r>
        <w:t xml:space="preserve"> and subscripted text to represent a value at given time, we can write</w:t>
      </w:r>
    </w:p>
    <w:p w14:paraId="129FBB41" w14:textId="77777777" w:rsidR="00CB07DD" w:rsidRPr="00E11EAC" w:rsidRDefault="00CB07DD" w:rsidP="00CB07DD">
      <w:pPr>
        <w:ind w:left="360"/>
        <w:rPr>
          <w:rFonts w:ascii="Cambria Math" w:hAnsi="Cambria Math"/>
          <w:sz w:val="24"/>
        </w:rPr>
      </w:pPr>
      <w:r w:rsidRPr="00E11EAC">
        <w:rPr>
          <w:rFonts w:ascii="Cambria Math" w:hAnsi="Cambria Math"/>
          <w:i/>
          <w:sz w:val="24"/>
        </w:rPr>
        <w:t>stock</w:t>
      </w:r>
      <w:r w:rsidRPr="00E11EAC">
        <w:rPr>
          <w:rFonts w:ascii="Cambria Math" w:hAnsi="Cambria Math"/>
          <w:i/>
          <w:sz w:val="24"/>
          <w:vertAlign w:val="subscript"/>
        </w:rPr>
        <w:t>t</w:t>
      </w:r>
      <w:r w:rsidRPr="00E11EAC">
        <w:rPr>
          <w:rFonts w:ascii="Cambria Math" w:hAnsi="Cambria Math"/>
          <w:sz w:val="24"/>
        </w:rPr>
        <w:t xml:space="preserve"> = </w:t>
      </w:r>
      <w:r w:rsidRPr="00E11EAC">
        <w:rPr>
          <w:rFonts w:ascii="Cambria Math" w:hAnsi="Cambria Math"/>
          <w:i/>
          <w:sz w:val="24"/>
        </w:rPr>
        <w:t>stock</w:t>
      </w:r>
      <w:r w:rsidRPr="00E11EAC">
        <w:rPr>
          <w:rFonts w:ascii="Cambria Math" w:hAnsi="Cambria Math"/>
          <w:i/>
          <w:sz w:val="24"/>
          <w:vertAlign w:val="subscript"/>
        </w:rPr>
        <w:t>t</w:t>
      </w:r>
      <w:r w:rsidRPr="00E11EAC">
        <w:rPr>
          <w:rFonts w:ascii="Cambria Math" w:hAnsi="Cambria Math"/>
          <w:sz w:val="24"/>
          <w:vertAlign w:val="subscript"/>
        </w:rPr>
        <w:t xml:space="preserve"> - </w:t>
      </w:r>
      <w:r w:rsidRPr="00E11EAC">
        <w:rPr>
          <w:rFonts w:ascii="Cambria Math" w:hAnsi="Cambria Math"/>
          <w:i/>
          <w:sz w:val="24"/>
          <w:vertAlign w:val="subscript"/>
        </w:rPr>
        <w:t>dt</w:t>
      </w:r>
      <w:r w:rsidRPr="00E11EAC">
        <w:rPr>
          <w:rFonts w:ascii="Cambria Math" w:hAnsi="Cambria Math"/>
          <w:sz w:val="24"/>
        </w:rPr>
        <w:t xml:space="preserve"> + </w:t>
      </w:r>
      <w:r w:rsidRPr="00E11EAC">
        <w:rPr>
          <w:rFonts w:ascii="Cambria Math" w:hAnsi="Cambria Math"/>
          <w:i/>
          <w:sz w:val="24"/>
        </w:rPr>
        <w:t>dt</w:t>
      </w:r>
      <w:r w:rsidRPr="00E11EAC">
        <w:rPr>
          <w:rFonts w:ascii="Cambria Math" w:hAnsi="Cambria Math"/>
          <w:b/>
          <w:sz w:val="24"/>
        </w:rPr>
        <w:sym w:font="Symbol" w:char="F0D7"/>
      </w:r>
      <w:r w:rsidRPr="00E11EAC">
        <w:rPr>
          <w:rFonts w:ascii="Cambria Math" w:hAnsi="Cambria Math"/>
          <w:sz w:val="24"/>
        </w:rPr>
        <w:t>(</w:t>
      </w:r>
      <w:r w:rsidRPr="00E11EAC">
        <w:rPr>
          <w:rFonts w:ascii="Cambria Math" w:hAnsi="Cambria Math"/>
          <w:i/>
          <w:sz w:val="24"/>
        </w:rPr>
        <w:t>inflows</w:t>
      </w:r>
      <w:r w:rsidRPr="00E11EAC">
        <w:rPr>
          <w:rFonts w:ascii="Cambria Math" w:hAnsi="Cambria Math"/>
          <w:i/>
          <w:sz w:val="24"/>
          <w:vertAlign w:val="subscript"/>
        </w:rPr>
        <w:t>t</w:t>
      </w:r>
      <w:r w:rsidRPr="00E11EAC">
        <w:rPr>
          <w:rFonts w:ascii="Cambria Math" w:hAnsi="Cambria Math"/>
          <w:sz w:val="24"/>
          <w:vertAlign w:val="subscript"/>
        </w:rPr>
        <w:t xml:space="preserve"> - </w:t>
      </w:r>
      <w:r w:rsidRPr="00E11EAC">
        <w:rPr>
          <w:rFonts w:ascii="Cambria Math" w:hAnsi="Cambria Math"/>
          <w:i/>
          <w:sz w:val="24"/>
          <w:vertAlign w:val="subscript"/>
        </w:rPr>
        <w:t>dt</w:t>
      </w:r>
      <w:r>
        <w:rPr>
          <w:rFonts w:ascii="Cambria Math" w:hAnsi="Cambria Math"/>
          <w:sz w:val="24"/>
        </w:rPr>
        <w:t xml:space="preserve"> – </w:t>
      </w:r>
      <w:r w:rsidRPr="00E11EAC">
        <w:rPr>
          <w:rFonts w:ascii="Cambria Math" w:hAnsi="Cambria Math"/>
          <w:i/>
          <w:sz w:val="24"/>
        </w:rPr>
        <w:t>outflows</w:t>
      </w:r>
      <w:r w:rsidRPr="00E11EAC">
        <w:rPr>
          <w:rFonts w:ascii="Cambria Math" w:hAnsi="Cambria Math"/>
          <w:i/>
          <w:sz w:val="24"/>
          <w:vertAlign w:val="subscript"/>
        </w:rPr>
        <w:t>t</w:t>
      </w:r>
      <w:r w:rsidRPr="00E11EAC">
        <w:rPr>
          <w:rFonts w:ascii="Cambria Math" w:hAnsi="Cambria Math"/>
          <w:sz w:val="24"/>
          <w:vertAlign w:val="subscript"/>
        </w:rPr>
        <w:t xml:space="preserve"> - </w:t>
      </w:r>
      <w:r w:rsidRPr="00E11EAC">
        <w:rPr>
          <w:rFonts w:ascii="Cambria Math" w:hAnsi="Cambria Math"/>
          <w:i/>
          <w:sz w:val="24"/>
          <w:vertAlign w:val="subscript"/>
        </w:rPr>
        <w:t>dt</w:t>
      </w:r>
      <w:r w:rsidRPr="00E11EAC">
        <w:rPr>
          <w:rFonts w:ascii="Cambria Math" w:hAnsi="Cambria Math"/>
          <w:sz w:val="24"/>
        </w:rPr>
        <w:t>)</w:t>
      </w:r>
    </w:p>
    <w:p w14:paraId="14DF645D" w14:textId="77777777" w:rsidR="00CB07DD" w:rsidRDefault="00CB07DD" w:rsidP="00CB07DD">
      <w:r w:rsidRPr="00CD3225">
        <w:t>The above computation is notional, though it is used in one of the specified integration techniques (Euler).</w:t>
      </w:r>
    </w:p>
    <w:p w14:paraId="5919FCA8" w14:textId="77777777" w:rsidR="00CB07DD" w:rsidRDefault="00CB07DD" w:rsidP="00CB07DD">
      <w:r w:rsidRPr="00CD3225">
        <w:t>In specifying a stock</w:t>
      </w:r>
      <w:r>
        <w:t>,</w:t>
      </w:r>
      <w:r w:rsidRPr="00CD3225">
        <w:t xml:space="preserve"> we list its inflows and outflows separately as in:</w:t>
      </w:r>
    </w:p>
    <w:p w14:paraId="54FE8DB3" w14:textId="77777777" w:rsidR="00CB07DD" w:rsidRDefault="00CB07DD" w:rsidP="00CB07DD">
      <w:pPr>
        <w:tabs>
          <w:tab w:val="left" w:pos="720"/>
          <w:tab w:val="left" w:pos="1710"/>
        </w:tabs>
        <w:ind w:left="360"/>
      </w:pPr>
      <w:r w:rsidRPr="00510662">
        <w:rPr>
          <w:b/>
        </w:rPr>
        <w:t>stock</w:t>
      </w:r>
      <w:r>
        <w:t>:  Population</w:t>
      </w:r>
      <w:r>
        <w:br/>
      </w:r>
      <w:r>
        <w:tab/>
      </w:r>
      <w:r>
        <w:rPr>
          <w:b/>
        </w:rPr>
        <w:t>i</w:t>
      </w:r>
      <w:r w:rsidRPr="00510662">
        <w:rPr>
          <w:b/>
        </w:rPr>
        <w:t>nflows</w:t>
      </w:r>
      <w:r>
        <w:t xml:space="preserve">:  </w:t>
      </w:r>
      <w:r>
        <w:tab/>
        <w:t>births, immigration</w:t>
      </w:r>
      <w:r>
        <w:br/>
      </w:r>
      <w:r>
        <w:tab/>
      </w:r>
      <w:r w:rsidRPr="00510662">
        <w:rPr>
          <w:b/>
        </w:rPr>
        <w:t>outflows</w:t>
      </w:r>
      <w:r>
        <w:t>:</w:t>
      </w:r>
      <w:r>
        <w:tab/>
        <w:t>deaths, emigration</w:t>
      </w:r>
      <w:r>
        <w:br/>
      </w:r>
      <w:r>
        <w:tab/>
      </w:r>
      <w:r>
        <w:rPr>
          <w:b/>
        </w:rPr>
        <w:t>eqn</w:t>
      </w:r>
      <w:r>
        <w:t>:  100</w:t>
      </w:r>
      <w:r>
        <w:br/>
      </w:r>
      <w:r>
        <w:tab/>
      </w:r>
      <w:r w:rsidRPr="00510662">
        <w:rPr>
          <w:b/>
        </w:rPr>
        <w:t>units</w:t>
      </w:r>
      <w:r>
        <w:t>:</w:t>
      </w:r>
      <w:r>
        <w:tab/>
        <w:t>people</w:t>
      </w:r>
    </w:p>
    <w:p w14:paraId="448EEF9B" w14:textId="77777777" w:rsidR="00CB07DD" w:rsidRDefault="00CB07DD" w:rsidP="00CB07DD">
      <w:pPr>
        <w:pStyle w:val="Heading3"/>
        <w:numPr>
          <w:ilvl w:val="2"/>
          <w:numId w:val="3"/>
        </w:numPr>
      </w:pPr>
      <w:bookmarkStart w:id="56" w:name="_Toc426543496"/>
      <w:r>
        <w:t>Flows</w:t>
      </w:r>
      <w:bookmarkEnd w:id="56"/>
    </w:p>
    <w:p w14:paraId="3A8AF682" w14:textId="77777777" w:rsidR="00CB07DD" w:rsidRDefault="00CB07DD" w:rsidP="00CB07DD">
      <w:r w:rsidRPr="00344D13">
        <w:t xml:space="preserve">Flows represent </w:t>
      </w:r>
      <w:r>
        <w:t xml:space="preserve">rates of change of the stocks. </w:t>
      </w:r>
      <w:r w:rsidRPr="00344D13">
        <w:t>T</w:t>
      </w:r>
      <w:r>
        <w:t>o simulate, t</w:t>
      </w:r>
      <w:r w:rsidRPr="00344D13">
        <w:t xml:space="preserve">hey </w:t>
      </w:r>
      <w:r>
        <w:t>MUST</w:t>
      </w:r>
      <w:r w:rsidRPr="00344D13">
        <w:t xml:space="preserve"> be defined using any algebraic </w:t>
      </w:r>
      <w:r>
        <w:t>expression</w:t>
      </w:r>
      <w:r w:rsidRPr="00344D13">
        <w:t xml:space="preserve"> </w:t>
      </w:r>
      <w:r>
        <w:t>as described in Section 3.3</w:t>
      </w:r>
      <w:r w:rsidRPr="00344D13">
        <w:t xml:space="preserve"> or by using a </w:t>
      </w:r>
      <w:r>
        <w:t>graphical</w:t>
      </w:r>
      <w:r w:rsidRPr="00344D13">
        <w:t xml:space="preserve"> function as described </w:t>
      </w:r>
      <w:r>
        <w:t>in Section 3.1.4</w:t>
      </w:r>
      <w:r w:rsidRPr="00344D13">
        <w:t>.</w:t>
      </w:r>
    </w:p>
    <w:p w14:paraId="001FB3F8" w14:textId="77777777" w:rsidR="00CB07DD" w:rsidRDefault="00CB07DD" w:rsidP="00CB07DD">
      <w:r w:rsidRPr="00344D13">
        <w:t>During the course of a simulation, a flow’s value is computed and used in the computation of leve</w:t>
      </w:r>
      <w:r>
        <w:t>ls as described. An example flow</w:t>
      </w:r>
      <w:r w:rsidRPr="00344D13">
        <w:t>:</w:t>
      </w:r>
    </w:p>
    <w:p w14:paraId="5B47E34B" w14:textId="77777777" w:rsidR="00CB07DD" w:rsidRDefault="00CB07DD" w:rsidP="00CB07DD">
      <w:pPr>
        <w:tabs>
          <w:tab w:val="left" w:pos="720"/>
          <w:tab w:val="left" w:pos="1710"/>
        </w:tabs>
        <w:ind w:left="360"/>
      </w:pPr>
      <w:r w:rsidRPr="00510662">
        <w:rPr>
          <w:b/>
        </w:rPr>
        <w:t>flow</w:t>
      </w:r>
      <w:r>
        <w:t>:  births</w:t>
      </w:r>
      <w:r>
        <w:br/>
      </w:r>
      <w:r>
        <w:tab/>
      </w:r>
      <w:r w:rsidRPr="00510662">
        <w:rPr>
          <w:b/>
        </w:rPr>
        <w:t>e</w:t>
      </w:r>
      <w:r>
        <w:rPr>
          <w:b/>
        </w:rPr>
        <w:t>q</w:t>
      </w:r>
      <w:r w:rsidRPr="00510662">
        <w:rPr>
          <w:b/>
        </w:rPr>
        <w:t>n</w:t>
      </w:r>
      <w:r>
        <w:t>:</w:t>
      </w:r>
      <w:r>
        <w:tab/>
        <w:t>Population*birth_rate</w:t>
      </w:r>
      <w:r>
        <w:br/>
      </w:r>
      <w:r>
        <w:tab/>
      </w:r>
      <w:r w:rsidRPr="00510662">
        <w:rPr>
          <w:b/>
        </w:rPr>
        <w:t>units</w:t>
      </w:r>
      <w:r>
        <w:t>:</w:t>
      </w:r>
      <w:r>
        <w:tab/>
        <w:t>people/year</w:t>
      </w:r>
    </w:p>
    <w:p w14:paraId="6FE7A8E9" w14:textId="77777777" w:rsidR="00CB07DD" w:rsidRDefault="00CB07DD" w:rsidP="00CB07DD">
      <w:pPr>
        <w:pStyle w:val="Heading3"/>
        <w:numPr>
          <w:ilvl w:val="2"/>
          <w:numId w:val="3"/>
        </w:numPr>
      </w:pPr>
      <w:bookmarkStart w:id="57" w:name="_Toc426543497"/>
      <w:r>
        <w:t>Auxiliaries</w:t>
      </w:r>
      <w:bookmarkEnd w:id="57"/>
    </w:p>
    <w:p w14:paraId="2547D3C1" w14:textId="77777777" w:rsidR="00CB07DD" w:rsidRDefault="00CB07DD" w:rsidP="00CB07DD">
      <w:r w:rsidRPr="006365AA">
        <w:t>Auxiliaries allow the isolation of any a</w:t>
      </w:r>
      <w:r>
        <w:t>lgebraic function that is used.</w:t>
      </w:r>
      <w:r w:rsidRPr="006365AA">
        <w:t xml:space="preserve"> They can both clarify a model and factor out impor</w:t>
      </w:r>
      <w:r>
        <w:t xml:space="preserve">tant or repeated calculations. </w:t>
      </w:r>
      <w:r w:rsidRPr="006365AA">
        <w:t>T</w:t>
      </w:r>
      <w:r>
        <w:t>o simulate, t</w:t>
      </w:r>
      <w:r w:rsidRPr="006365AA">
        <w:t xml:space="preserve">hey </w:t>
      </w:r>
      <w:r>
        <w:t>MUST be</w:t>
      </w:r>
      <w:r w:rsidRPr="006365AA">
        <w:t xml:space="preserve"> defined using any algebraic expression </w:t>
      </w:r>
      <w:r>
        <w:t xml:space="preserve">(including a constant value), optionally in conjunction with </w:t>
      </w:r>
      <w:r w:rsidRPr="006365AA">
        <w:t xml:space="preserve">a </w:t>
      </w:r>
      <w:r>
        <w:t>graphical</w:t>
      </w:r>
      <w:r w:rsidRPr="006365AA">
        <w:t xml:space="preserve"> function</w:t>
      </w:r>
      <w:r w:rsidRPr="00344D13">
        <w:t>.</w:t>
      </w:r>
    </w:p>
    <w:p w14:paraId="4F93562C" w14:textId="77777777" w:rsidR="00CB07DD" w:rsidRDefault="00CB07DD" w:rsidP="00CB07DD">
      <w:r>
        <w:t>An example auxiliary</w:t>
      </w:r>
      <w:r w:rsidRPr="00344D13">
        <w:t>:</w:t>
      </w:r>
    </w:p>
    <w:p w14:paraId="625DC5A0" w14:textId="77777777" w:rsidR="00CB07DD" w:rsidRDefault="00CB07DD" w:rsidP="00CB07DD">
      <w:pPr>
        <w:tabs>
          <w:tab w:val="left" w:pos="720"/>
          <w:tab w:val="left" w:pos="1710"/>
        </w:tabs>
        <w:ind w:left="360"/>
      </w:pPr>
      <w:r w:rsidRPr="000E6F4C">
        <w:rPr>
          <w:b/>
        </w:rPr>
        <w:t>a</w:t>
      </w:r>
      <w:r>
        <w:rPr>
          <w:b/>
        </w:rPr>
        <w:t>ux</w:t>
      </w:r>
      <w:r>
        <w:t>:  birth_rate</w:t>
      </w:r>
      <w:r>
        <w:br/>
      </w:r>
      <w:r>
        <w:tab/>
      </w:r>
      <w:r w:rsidRPr="000E6F4C">
        <w:rPr>
          <w:b/>
        </w:rPr>
        <w:t>eqn</w:t>
      </w:r>
      <w:r>
        <w:t xml:space="preserve">:  </w:t>
      </w:r>
      <w:r>
        <w:tab/>
      </w:r>
      <w:r w:rsidRPr="006365AA">
        <w:t>n</w:t>
      </w:r>
      <w:r>
        <w:t>ormal_birth_rate*</w:t>
      </w:r>
      <w:r w:rsidRPr="006365AA">
        <w:t>food_availability_multiplier</w:t>
      </w:r>
      <w:r>
        <w:br/>
      </w:r>
      <w:r>
        <w:tab/>
      </w:r>
      <w:r w:rsidRPr="000E6F4C">
        <w:rPr>
          <w:b/>
        </w:rPr>
        <w:t>units</w:t>
      </w:r>
      <w:r>
        <w:t>:</w:t>
      </w:r>
      <w:r>
        <w:tab/>
        <w:t>people/person/year</w:t>
      </w:r>
    </w:p>
    <w:p w14:paraId="42737DB1" w14:textId="77777777" w:rsidR="00CB07DD" w:rsidRDefault="00CB07DD" w:rsidP="00CB07DD">
      <w:r w:rsidRPr="006365AA">
        <w:t xml:space="preserve">Auxiliaries </w:t>
      </w:r>
      <w:r>
        <w:t>can also represent constants</w:t>
      </w:r>
      <w:r w:rsidRPr="00344D13">
        <w:t>:</w:t>
      </w:r>
    </w:p>
    <w:p w14:paraId="63A9BEB9" w14:textId="77777777" w:rsidR="00CB07DD" w:rsidRDefault="00CB07DD" w:rsidP="00CB07DD">
      <w:pPr>
        <w:tabs>
          <w:tab w:val="left" w:pos="720"/>
          <w:tab w:val="left" w:pos="1710"/>
        </w:tabs>
        <w:ind w:left="360"/>
      </w:pPr>
      <w:r w:rsidRPr="000E6F4C">
        <w:rPr>
          <w:b/>
        </w:rPr>
        <w:t>a</w:t>
      </w:r>
      <w:r>
        <w:rPr>
          <w:b/>
        </w:rPr>
        <w:t>ux</w:t>
      </w:r>
      <w:r>
        <w:t>:  normal_birth_rate</w:t>
      </w:r>
      <w:r>
        <w:br/>
      </w:r>
      <w:r>
        <w:tab/>
      </w:r>
      <w:r w:rsidRPr="000E6F4C">
        <w:rPr>
          <w:b/>
        </w:rPr>
        <w:t>eqn</w:t>
      </w:r>
      <w:r>
        <w:t xml:space="preserve">:  </w:t>
      </w:r>
      <w:r>
        <w:tab/>
        <w:t>0.04</w:t>
      </w:r>
      <w:r>
        <w:br/>
      </w:r>
      <w:r>
        <w:tab/>
      </w:r>
      <w:r w:rsidRPr="000E6F4C">
        <w:rPr>
          <w:b/>
        </w:rPr>
        <w:t>units</w:t>
      </w:r>
      <w:r>
        <w:t>:</w:t>
      </w:r>
      <w:r>
        <w:tab/>
        <w:t>people/person/year</w:t>
      </w:r>
    </w:p>
    <w:p w14:paraId="0206ADBB" w14:textId="77777777" w:rsidR="00CB07DD" w:rsidRDefault="00CB07DD" w:rsidP="00CB07DD">
      <w:pPr>
        <w:pStyle w:val="Heading3"/>
        <w:numPr>
          <w:ilvl w:val="2"/>
          <w:numId w:val="3"/>
        </w:numPr>
      </w:pPr>
      <w:bookmarkStart w:id="58" w:name="_Toc426543498"/>
      <w:r>
        <w:t>Graphical Functions</w:t>
      </w:r>
      <w:bookmarkEnd w:id="58"/>
    </w:p>
    <w:p w14:paraId="55438F56" w14:textId="77777777" w:rsidR="00CB07DD" w:rsidRDefault="00CB07DD" w:rsidP="00CB07DD">
      <w:r w:rsidRPr="0052457F">
        <w:t>Graphical functions are alternately called lookup functions and table</w:t>
      </w:r>
      <w:r>
        <w:t xml:space="preserve"> functions. </w:t>
      </w:r>
      <w:r w:rsidRPr="0052457F">
        <w:t xml:space="preserve">They </w:t>
      </w:r>
      <w:r>
        <w:t xml:space="preserve">are used to describe an arbitrary relationship between one input variable and one output variable. </w:t>
      </w:r>
      <w:r w:rsidRPr="0052457F">
        <w:t>The domain</w:t>
      </w:r>
      <w:r>
        <w:t xml:space="preserve"> of these functions</w:t>
      </w:r>
      <w:r w:rsidRPr="0052457F">
        <w:t xml:space="preserve"> is consistently referred to as </w:t>
      </w:r>
      <w:r w:rsidRPr="0052457F">
        <w:rPr>
          <w:i/>
        </w:rPr>
        <w:t>x</w:t>
      </w:r>
      <w:r w:rsidRPr="0052457F">
        <w:t xml:space="preserve"> and the range is consistently referred to as </w:t>
      </w:r>
      <w:r w:rsidRPr="0052457F">
        <w:rPr>
          <w:i/>
        </w:rPr>
        <w:t>y</w:t>
      </w:r>
      <w:r w:rsidRPr="0052457F">
        <w:t>.</w:t>
      </w:r>
    </w:p>
    <w:p w14:paraId="1BDEBD20" w14:textId="77777777" w:rsidR="00CB07DD" w:rsidRDefault="00CB07DD" w:rsidP="00CB07DD">
      <w:r>
        <w:t xml:space="preserve">A graphical function MUST be defined either with an </w:t>
      </w:r>
      <w:r>
        <w:softHyphen/>
        <w:t>x</w:t>
      </w:r>
      <w:r>
        <w:softHyphen/>
        <w:t xml:space="preserve">-axis scale and a set of </w:t>
      </w:r>
      <w:r>
        <w:rPr>
          <w:i/>
        </w:rPr>
        <w:t>y</w:t>
      </w:r>
      <w:r>
        <w:t xml:space="preserve">-values (evenly spaced across the given </w:t>
      </w:r>
      <w:r>
        <w:rPr>
          <w:i/>
        </w:rPr>
        <w:t>x</w:t>
      </w:r>
      <w:r>
        <w:t xml:space="preserve">-axis scale) or with a set of </w:t>
      </w:r>
      <w:r>
        <w:rPr>
          <w:i/>
        </w:rPr>
        <w:t>x</w:t>
      </w:r>
      <w:r>
        <w:t>-</w:t>
      </w:r>
      <w:r>
        <w:rPr>
          <w:i/>
        </w:rPr>
        <w:t>y</w:t>
      </w:r>
      <w:r>
        <w:t xml:space="preserve"> pairs. An example of a graphical function using an </w:t>
      </w:r>
      <w:r>
        <w:rPr>
          <w:i/>
        </w:rPr>
        <w:t>x</w:t>
      </w:r>
      <w:r>
        <w:t xml:space="preserve">-axis scale with a set of </w:t>
      </w:r>
      <w:r>
        <w:rPr>
          <w:i/>
        </w:rPr>
        <w:t>y</w:t>
      </w:r>
      <w:r>
        <w:t>-values:</w:t>
      </w:r>
    </w:p>
    <w:p w14:paraId="4B0A27CD" w14:textId="77777777" w:rsidR="00CB07DD" w:rsidRDefault="00CB07DD" w:rsidP="00CB07DD">
      <w:pPr>
        <w:tabs>
          <w:tab w:val="left" w:pos="720"/>
          <w:tab w:val="left" w:pos="1710"/>
        </w:tabs>
        <w:ind w:left="360"/>
      </w:pPr>
      <w:r>
        <w:t>Graphical Function:  food_availability_multiplier_function</w:t>
      </w:r>
      <w:r>
        <w:br/>
      </w:r>
      <w:r>
        <w:tab/>
      </w:r>
      <w:r>
        <w:rPr>
          <w:i/>
        </w:rPr>
        <w:t>x</w:t>
      </w:r>
      <w:r>
        <w:t xml:space="preserve"> scale:  </w:t>
      </w:r>
      <w:r>
        <w:tab/>
        <w:t>0 to 1</w:t>
      </w:r>
      <w:r>
        <w:br/>
      </w:r>
      <w:r>
        <w:tab/>
      </w:r>
      <w:r>
        <w:rPr>
          <w:i/>
        </w:rPr>
        <w:t>y</w:t>
      </w:r>
      <w:r>
        <w:t xml:space="preserve"> values:</w:t>
      </w:r>
      <w:r>
        <w:tab/>
        <w:t xml:space="preserve">0, 0.3, 0.55, 0.7, 0.83, 0.9, 0.95, 0.98, 0.99, 0.995, </w:t>
      </w:r>
      <w:r w:rsidRPr="00974732">
        <w:t>1</w:t>
      </w:r>
    </w:p>
    <w:p w14:paraId="5FA5BFA2" w14:textId="77777777" w:rsidR="00CB07DD" w:rsidRDefault="00CB07DD" w:rsidP="00CB07DD">
      <w:r>
        <w:t xml:space="preserve">As there are 11 </w:t>
      </w:r>
      <w:r w:rsidRPr="00E15C15">
        <w:rPr>
          <w:i/>
        </w:rPr>
        <w:t>y</w:t>
      </w:r>
      <w:r>
        <w:t xml:space="preserve"> values, the </w:t>
      </w:r>
      <w:r w:rsidRPr="00E15C15">
        <w:rPr>
          <w:i/>
        </w:rPr>
        <w:t>x</w:t>
      </w:r>
      <w:r>
        <w:t xml:space="preserve">-axis also must be divided into 11 values from zero to one, leading to an </w:t>
      </w:r>
      <w:r w:rsidRPr="00E15C15">
        <w:rPr>
          <w:i/>
        </w:rPr>
        <w:t>x</w:t>
      </w:r>
      <w:r>
        <w:t xml:space="preserve">-axis interval of 0.1. </w:t>
      </w:r>
      <w:r w:rsidRPr="00E15C15">
        <w:t>The</w:t>
      </w:r>
      <w:r w:rsidRPr="00974732">
        <w:t xml:space="preserve"> graph of this function appears below</w:t>
      </w:r>
      <w:r>
        <w:t>.</w:t>
      </w:r>
    </w:p>
    <w:p w14:paraId="74B593B9" w14:textId="77777777" w:rsidR="00CB07DD" w:rsidRPr="0098157D" w:rsidRDefault="00CB07DD" w:rsidP="00CB07DD">
      <w:pPr>
        <w:jc w:val="center"/>
      </w:pPr>
      <w:r w:rsidRPr="0098157D">
        <w:t xml:space="preserve">0 </w:t>
      </w:r>
      <w:r w:rsidR="0015090F">
        <w:pict w14:anchorId="0007D8F8">
          <v:shape id="_x0000_i1026" type="#_x0000_t75" style="width:182.4pt;height:152.4pt">
            <v:imagedata r:id="rId49" o:title=""/>
          </v:shape>
        </w:pict>
      </w:r>
    </w:p>
    <w:p w14:paraId="74F1134B" w14:textId="77777777" w:rsidR="00CB07DD" w:rsidRPr="0098157D" w:rsidRDefault="00CB07DD" w:rsidP="00CB07DD">
      <w:pPr>
        <w:tabs>
          <w:tab w:val="left" w:pos="2880"/>
          <w:tab w:val="left" w:pos="5940"/>
        </w:tabs>
        <w:ind w:firstLine="720"/>
      </w:pPr>
      <w:r>
        <w:tab/>
      </w:r>
      <w:r w:rsidRPr="0098157D">
        <w:t>0</w:t>
      </w:r>
      <w:r w:rsidRPr="0098157D">
        <w:tab/>
        <w:t>1</w:t>
      </w:r>
    </w:p>
    <w:p w14:paraId="5F7E2472" w14:textId="77777777" w:rsidR="00CB07DD" w:rsidRDefault="00CB07DD" w:rsidP="00CB07DD">
      <w:r>
        <w:t xml:space="preserve">Distinct </w:t>
      </w:r>
      <w:r>
        <w:rPr>
          <w:i/>
        </w:rPr>
        <w:t>x</w:t>
      </w:r>
      <w:r>
        <w:t>-</w:t>
      </w:r>
      <w:r>
        <w:rPr>
          <w:i/>
        </w:rPr>
        <w:t>y</w:t>
      </w:r>
      <w:r>
        <w:rPr>
          <w:i/>
        </w:rPr>
        <w:softHyphen/>
      </w:r>
      <w:r>
        <w:t xml:space="preserve"> pairs are intended for use when the function cannot be properly represented by using a fixed interval along the </w:t>
      </w:r>
      <w:r>
        <w:rPr>
          <w:i/>
        </w:rPr>
        <w:t>x</w:t>
      </w:r>
      <w:r>
        <w:t xml:space="preserve">-axis.  Although not desired for the above graphical function, it can be represented using a set of </w:t>
      </w:r>
      <w:r>
        <w:rPr>
          <w:i/>
        </w:rPr>
        <w:t>x</w:t>
      </w:r>
      <w:r>
        <w:rPr>
          <w:i/>
        </w:rPr>
        <w:softHyphen/>
      </w:r>
      <w:r>
        <w:t>-</w:t>
      </w:r>
      <w:r>
        <w:rPr>
          <w:i/>
        </w:rPr>
        <w:t>y</w:t>
      </w:r>
      <w:r>
        <w:t xml:space="preserve"> pairs as follows:</w:t>
      </w:r>
    </w:p>
    <w:p w14:paraId="05492187" w14:textId="77777777" w:rsidR="00CB07DD" w:rsidRDefault="00CB07DD" w:rsidP="00CB07DD">
      <w:pPr>
        <w:tabs>
          <w:tab w:val="left" w:pos="720"/>
          <w:tab w:val="left" w:pos="1710"/>
        </w:tabs>
        <w:ind w:left="360"/>
      </w:pPr>
      <w:r>
        <w:t>Graphical Function:  food_availability_multiplier_function</w:t>
      </w:r>
      <w:r>
        <w:br/>
      </w:r>
      <w:r>
        <w:tab/>
      </w:r>
      <w:r>
        <w:rPr>
          <w:i/>
        </w:rPr>
        <w:t>x</w:t>
      </w:r>
      <w:r>
        <w:t xml:space="preserve"> values:  </w:t>
      </w:r>
      <w:r>
        <w:tab/>
        <w:t>0, 0.1, 0.2,   0.3, 0.4,   0.5, 0.6,   0.7,   0.8,   0.9,     1</w:t>
      </w:r>
      <w:r>
        <w:br/>
      </w:r>
      <w:r>
        <w:tab/>
      </w:r>
      <w:r>
        <w:rPr>
          <w:i/>
        </w:rPr>
        <w:t>y</w:t>
      </w:r>
      <w:r>
        <w:t xml:space="preserve"> values:</w:t>
      </w:r>
      <w:r>
        <w:tab/>
        <w:t xml:space="preserve">0, 0.3, 0.55, 0.7, 0.83, 0.9, 0.95, 0.98, 0.99, 0.995, </w:t>
      </w:r>
      <w:r w:rsidRPr="00974732">
        <w:t>1</w:t>
      </w:r>
    </w:p>
    <w:p w14:paraId="6197F209" w14:textId="77777777" w:rsidR="00CB07DD" w:rsidRDefault="00CB07DD" w:rsidP="00CB07DD">
      <w:r>
        <w:t xml:space="preserve">The example graphical </w:t>
      </w:r>
      <w:r w:rsidRPr="00056982">
        <w:t>function</w:t>
      </w:r>
      <w:r>
        <w:t xml:space="preserve"> above is continuous. </w:t>
      </w:r>
      <w:r w:rsidRPr="00056982">
        <w:t>There are three types of graphical functions supported, with these names</w:t>
      </w:r>
      <w:r>
        <w:t>, which define how intermediate and out-of-range values are calculated</w:t>
      </w:r>
      <w:r w:rsidRPr="00056982">
        <w:t>:</w:t>
      </w:r>
    </w:p>
    <w:p w14:paraId="1D2D33BD" w14:textId="77777777" w:rsidR="00CB07DD" w:rsidRPr="006E734B" w:rsidRDefault="00CB07DD" w:rsidP="00CB07DD">
      <w:pPr>
        <w:keepNext/>
        <w:spacing w:after="0"/>
        <w:ind w:left="1980" w:hanging="1620"/>
        <w:rPr>
          <w:u w:val="single"/>
        </w:rPr>
      </w:pPr>
      <w:r w:rsidRPr="006E734B">
        <w:rPr>
          <w:u w:val="single"/>
        </w:rPr>
        <w:t>Name</w:t>
      </w:r>
      <w:r w:rsidRPr="006E734B">
        <w:tab/>
      </w:r>
      <w:r w:rsidRPr="006E734B">
        <w:rPr>
          <w:u w:val="single"/>
        </w:rPr>
        <w:t>Description</w:t>
      </w:r>
    </w:p>
    <w:p w14:paraId="6A26A5C9" w14:textId="77777777" w:rsidR="00CB07DD" w:rsidRPr="006E734B" w:rsidRDefault="00CB07DD" w:rsidP="00CB07DD">
      <w:pPr>
        <w:keepNext/>
        <w:spacing w:before="0"/>
        <w:ind w:left="1980" w:hanging="1620"/>
      </w:pPr>
      <w:r w:rsidRPr="006E734B">
        <w:rPr>
          <w:i/>
        </w:rPr>
        <w:t>continuous</w:t>
      </w:r>
      <w:r w:rsidRPr="006E734B">
        <w:tab/>
        <w:t>Intermediate values are calculated with linear interpolation between the intermediate points. Out-of-range values are the same as the closest endpoint (i.e, no extrapolation is performed).</w:t>
      </w:r>
    </w:p>
    <w:p w14:paraId="67B2FED6" w14:textId="77777777" w:rsidR="00CB07DD" w:rsidRPr="006E734B" w:rsidRDefault="00CB07DD" w:rsidP="00CB07DD">
      <w:pPr>
        <w:keepNext/>
        <w:spacing w:before="0"/>
        <w:ind w:left="1980" w:hanging="1620"/>
      </w:pPr>
      <w:r w:rsidRPr="006E734B">
        <w:rPr>
          <w:i/>
        </w:rPr>
        <w:t>extrapolate</w:t>
      </w:r>
      <w:r w:rsidRPr="006E734B">
        <w:tab/>
        <w:t>Intermediate values are calculated with linear interpolation between the intermediate points. Out-of-range values are calculated with linear extrapolation from the last two values at either end.</w:t>
      </w:r>
    </w:p>
    <w:p w14:paraId="58E74A62" w14:textId="77777777" w:rsidR="00CB07DD" w:rsidRPr="006E734B" w:rsidRDefault="00CB07DD" w:rsidP="00CB07DD">
      <w:pPr>
        <w:spacing w:before="0"/>
        <w:ind w:left="1980" w:hanging="1620"/>
      </w:pPr>
      <w:r w:rsidRPr="006E734B">
        <w:rPr>
          <w:i/>
        </w:rPr>
        <w:t>discrete</w:t>
      </w:r>
      <w:r w:rsidRPr="006E734B">
        <w:tab/>
        <w:t xml:space="preserve">Intermediate values take on the value associated with the next lower </w:t>
      </w:r>
      <w:r w:rsidRPr="006E734B">
        <w:rPr>
          <w:i/>
        </w:rPr>
        <w:t>x</w:t>
      </w:r>
      <w:r w:rsidRPr="006E734B">
        <w:t>-coordinate (also</w:t>
      </w:r>
      <w:r>
        <w:t xml:space="preserve"> called a step-wise function). </w:t>
      </w:r>
      <w:r w:rsidRPr="006E734B">
        <w:t xml:space="preserve">The last two points of a discrete graphical function must have the same </w:t>
      </w:r>
      <w:r w:rsidRPr="006E734B">
        <w:rPr>
          <w:i/>
        </w:rPr>
        <w:t>y</w:t>
      </w:r>
      <w:r>
        <w:t xml:space="preserve"> value. </w:t>
      </w:r>
      <w:r w:rsidRPr="006E734B">
        <w:t>Out-of-range values are the same as the closest endpoint (i.e, no extrapolation is performed).</w:t>
      </w:r>
    </w:p>
    <w:p w14:paraId="3C1D67FF" w14:textId="77777777" w:rsidR="00CB07DD" w:rsidRDefault="00CB07DD" w:rsidP="00CB07DD">
      <w:r>
        <w:t>Graphical functions can stand alone, as shown above, or be embedded within a flow or auxiliary. In the latter case, the graphical function name is OPTIONAL, for example:</w:t>
      </w:r>
    </w:p>
    <w:p w14:paraId="4F2B65AC" w14:textId="77777777" w:rsidR="00CB07DD" w:rsidRDefault="00CB07DD" w:rsidP="00CB07DD">
      <w:pPr>
        <w:tabs>
          <w:tab w:val="left" w:pos="720"/>
          <w:tab w:val="left" w:pos="1080"/>
          <w:tab w:val="left" w:pos="2070"/>
        </w:tabs>
        <w:ind w:left="360"/>
      </w:pPr>
      <w:r w:rsidRPr="000E6F4C">
        <w:rPr>
          <w:b/>
        </w:rPr>
        <w:t>a</w:t>
      </w:r>
      <w:r>
        <w:rPr>
          <w:b/>
        </w:rPr>
        <w:t>ux</w:t>
      </w:r>
      <w:r>
        <w:t>:  food_availability_multiplier</w:t>
      </w:r>
      <w:r>
        <w:br/>
      </w:r>
      <w:r>
        <w:tab/>
      </w:r>
      <w:r w:rsidRPr="000E6F4C">
        <w:rPr>
          <w:b/>
        </w:rPr>
        <w:t>eqn</w:t>
      </w:r>
      <w:r>
        <w:t xml:space="preserve">:  </w:t>
      </w:r>
      <w:r>
        <w:tab/>
        <w:t>Food</w:t>
      </w:r>
    </w:p>
    <w:p w14:paraId="4EE84EA0" w14:textId="77777777" w:rsidR="00CB07DD" w:rsidRDefault="00CB07DD" w:rsidP="00CB07DD">
      <w:pPr>
        <w:tabs>
          <w:tab w:val="left" w:pos="720"/>
          <w:tab w:val="left" w:pos="1080"/>
          <w:tab w:val="left" w:pos="2070"/>
        </w:tabs>
        <w:ind w:left="360"/>
      </w:pPr>
      <w:r>
        <w:rPr>
          <w:b/>
        </w:rPr>
        <w:tab/>
        <w:t>gf</w:t>
      </w:r>
      <w:r>
        <w:t>:</w:t>
      </w:r>
      <w:r>
        <w:br/>
      </w:r>
      <w:r>
        <w:tab/>
      </w:r>
      <w:r>
        <w:tab/>
      </w:r>
      <w:r>
        <w:rPr>
          <w:b/>
        </w:rPr>
        <w:t>xscale</w:t>
      </w:r>
      <w:r>
        <w:t>:</w:t>
      </w:r>
      <w:r>
        <w:tab/>
        <w:t>0.0-1.0</w:t>
      </w:r>
      <w:r>
        <w:br/>
      </w:r>
      <w:r>
        <w:tab/>
      </w:r>
      <w:r>
        <w:tab/>
      </w:r>
      <w:r>
        <w:rPr>
          <w:b/>
        </w:rPr>
        <w:t>ypts</w:t>
      </w:r>
      <w:r>
        <w:t>:</w:t>
      </w:r>
      <w:r>
        <w:tab/>
        <w:t xml:space="preserve">0, 0.3, 0.55, 0.7, 0.83, 0.9, 0.95, 0.98, 0.99, 0.995, </w:t>
      </w:r>
      <w:r w:rsidRPr="00974732">
        <w:t>1</w:t>
      </w:r>
    </w:p>
    <w:p w14:paraId="411D337B" w14:textId="77777777" w:rsidR="00CB07DD" w:rsidRDefault="00CB07DD" w:rsidP="00CB07DD">
      <w:pPr>
        <w:pStyle w:val="Heading3"/>
        <w:numPr>
          <w:ilvl w:val="2"/>
          <w:numId w:val="3"/>
        </w:numPr>
      </w:pPr>
      <w:bookmarkStart w:id="59" w:name="_Toc426543499"/>
      <w:r>
        <w:t>Model Decomposition</w:t>
      </w:r>
      <w:bookmarkEnd w:id="59"/>
    </w:p>
    <w:p w14:paraId="184CC9FB" w14:textId="77777777" w:rsidR="00CB07DD" w:rsidRDefault="00CB07DD" w:rsidP="00CB07DD">
      <w:r w:rsidRPr="005005B3">
        <w:t xml:space="preserve">Larger models are typically organized into smaller parts, often called, groups, sectors or views, in order to </w:t>
      </w:r>
      <w:r>
        <w:t xml:space="preserve">make them easier to understand. </w:t>
      </w:r>
      <w:r w:rsidRPr="005005B3">
        <w:t>In XMILE</w:t>
      </w:r>
      <w:r>
        <w:t>,</w:t>
      </w:r>
      <w:r w:rsidRPr="005005B3">
        <w:t xml:space="preserve"> this can be accomplished by arranging or tagging variables for inclusion in groups, breaking up the displays for a model into different </w:t>
      </w:r>
      <w:r>
        <w:t>views</w:t>
      </w:r>
      <w:r w:rsidRPr="005005B3">
        <w:t>, nesting models, or creating separate models that exchange inputs and outputs with one another.</w:t>
      </w:r>
    </w:p>
    <w:p w14:paraId="54ED62EC" w14:textId="77777777" w:rsidR="00CB07DD" w:rsidRDefault="00CB07DD" w:rsidP="00CB07DD">
      <w:r w:rsidRPr="00371BC5">
        <w:t xml:space="preserve">Groups represent the simplest of these organizational concepts. </w:t>
      </w:r>
      <w:r>
        <w:t>Groups allow related model variables to be collected in one physical place on the diagram</w:t>
      </w:r>
      <w:r w:rsidRPr="00344D13">
        <w:t>.</w:t>
      </w:r>
      <w:r>
        <w:t xml:space="preserve"> Any subset of groups MAY be independently simulated if the application software supports that, though no explicit restrictions on how such computational closure is obtained are required by the standard. Every group has a unique name and its own documentation.  The names of variables of IDs of drawing objects within that group are listed in the group:</w:t>
      </w:r>
    </w:p>
    <w:p w14:paraId="31F8CF2D" w14:textId="77777777" w:rsidR="00CB07DD" w:rsidRDefault="00CB07DD" w:rsidP="00CB07DD">
      <w:pPr>
        <w:tabs>
          <w:tab w:val="left" w:pos="720"/>
          <w:tab w:val="left" w:pos="1710"/>
        </w:tabs>
        <w:ind w:left="360"/>
      </w:pPr>
      <w:r>
        <w:rPr>
          <w:b/>
        </w:rPr>
        <w:t>group</w:t>
      </w:r>
      <w:r>
        <w:t>:</w:t>
      </w:r>
      <w:r>
        <w:tab/>
        <w:t>Fleet Size</w:t>
      </w:r>
      <w:r>
        <w:br/>
      </w:r>
      <w:r>
        <w:tab/>
      </w:r>
      <w:r>
        <w:rPr>
          <w:b/>
        </w:rPr>
        <w:t>entities</w:t>
      </w:r>
      <w:r>
        <w:t xml:space="preserve">:  </w:t>
      </w:r>
      <w:r>
        <w:tab/>
        <w:t>Fleet, buy_planes, sell_planes</w:t>
      </w:r>
      <w:r>
        <w:br/>
      </w:r>
      <w:r>
        <w:tab/>
      </w:r>
      <w:r>
        <w:rPr>
          <w:b/>
        </w:rPr>
        <w:t>display</w:t>
      </w:r>
      <w:r>
        <w:t>:</w:t>
      </w:r>
      <w:r>
        <w:tab/>
        <w:t>UID 7, UID 8</w:t>
      </w:r>
    </w:p>
    <w:p w14:paraId="3130CA37" w14:textId="77777777" w:rsidR="00CB07DD" w:rsidRDefault="00CB07DD" w:rsidP="00CB07DD">
      <w:r w:rsidRPr="00830DB3">
        <w:t>Groups do not have an</w:t>
      </w:r>
      <w:r>
        <w:t>y direct effect on computation, except when simulated independently</w:t>
      </w:r>
      <w:r w:rsidRPr="00830DB3">
        <w:t>. Groups can also be used to control the visual display of models as discussed in later</w:t>
      </w:r>
      <w:r>
        <w:t xml:space="preserve"> sections on this specification </w:t>
      </w:r>
      <w:r w:rsidRPr="00830DB3">
        <w:t>and can be used by documentation and other tools to organize equations and variable definitions.</w:t>
      </w:r>
    </w:p>
    <w:p w14:paraId="37CA63CB" w14:textId="77777777" w:rsidR="00CB07DD" w:rsidRDefault="00CB07DD" w:rsidP="00CB07DD">
      <w:r>
        <w:t>Submodels are m</w:t>
      </w:r>
      <w:r w:rsidRPr="00925F41">
        <w:t>ore formal than groups. These are extensions of the basic modeling language and so may not be supported by all implementations.</w:t>
      </w:r>
      <w:r>
        <w:t xml:space="preserve"> They are described in a later section of this specification.</w:t>
      </w:r>
    </w:p>
    <w:p w14:paraId="6A6324FB" w14:textId="77777777" w:rsidR="00CB07DD" w:rsidRDefault="00CB07DD" w:rsidP="00CB07DD">
      <w:pPr>
        <w:pStyle w:val="Heading2"/>
        <w:numPr>
          <w:ilvl w:val="1"/>
          <w:numId w:val="3"/>
        </w:numPr>
      </w:pPr>
      <w:bookmarkStart w:id="60" w:name="_Toc426543500"/>
      <w:r>
        <w:t>General Conventions</w:t>
      </w:r>
      <w:bookmarkEnd w:id="60"/>
    </w:p>
    <w:p w14:paraId="788EA0E6" w14:textId="77777777" w:rsidR="00CB07DD" w:rsidRPr="0012387E" w:rsidRDefault="00CB07DD" w:rsidP="00CB07DD">
      <w:r w:rsidRPr="000D020C">
        <w:t xml:space="preserve">All statements and </w:t>
      </w:r>
      <w:r>
        <w:t xml:space="preserve">numeric </w:t>
      </w:r>
      <w:r w:rsidRPr="000D020C">
        <w:t xml:space="preserve">constants </w:t>
      </w:r>
      <w:r>
        <w:t>follow US English conventions. Thus,</w:t>
      </w:r>
      <w:r w:rsidRPr="000D020C">
        <w:t xml:space="preserve"> built-in function</w:t>
      </w:r>
      <w:r>
        <w:t xml:space="preserve"> name</w:t>
      </w:r>
      <w:r w:rsidRPr="000D020C">
        <w:t xml:space="preserve">s are in English, operators are based on the Roman character set, and </w:t>
      </w:r>
      <w:r>
        <w:t xml:space="preserve">numeric </w:t>
      </w:r>
      <w:r w:rsidRPr="000D020C">
        <w:t xml:space="preserve">constants </w:t>
      </w:r>
      <w:r>
        <w:t>are expressed using</w:t>
      </w:r>
      <w:r w:rsidRPr="000D020C">
        <w:t xml:space="preserve"> US English delimiters (that is, a period is used for a decimal point).</w:t>
      </w:r>
    </w:p>
    <w:p w14:paraId="12BF9117" w14:textId="77777777" w:rsidR="00CB07DD" w:rsidRDefault="00CB07DD" w:rsidP="00CB07DD">
      <w:r w:rsidRPr="0037725B">
        <w:t xml:space="preserve">Variable names, </w:t>
      </w:r>
      <w:r>
        <w:t xml:space="preserve">model names, group names, unit names, </w:t>
      </w:r>
      <w:r w:rsidRPr="0037725B">
        <w:t xml:space="preserve">comments, and embedded text </w:t>
      </w:r>
      <w:r>
        <w:t>MAY</w:t>
      </w:r>
      <w:r w:rsidRPr="0037725B">
        <w:t xml:space="preserve"> be localized</w:t>
      </w:r>
      <w:r>
        <w:t>.</w:t>
      </w:r>
    </w:p>
    <w:p w14:paraId="5A2DEACF" w14:textId="77777777" w:rsidR="00CB07DD" w:rsidRDefault="00CB07DD" w:rsidP="00CB07DD">
      <w:pPr>
        <w:pStyle w:val="Heading3"/>
        <w:numPr>
          <w:ilvl w:val="2"/>
          <w:numId w:val="3"/>
        </w:numPr>
      </w:pPr>
      <w:bookmarkStart w:id="61" w:name="_Toc426543501"/>
      <w:r>
        <w:t>Numeric Constants</w:t>
      </w:r>
      <w:bookmarkEnd w:id="61"/>
    </w:p>
    <w:p w14:paraId="2E95DDAB" w14:textId="77777777" w:rsidR="00CB07DD" w:rsidRDefault="00CB07DD" w:rsidP="00CB07DD">
      <w:r w:rsidRPr="00CE58A7">
        <w:t xml:space="preserve">As mentioned, </w:t>
      </w:r>
      <w:r>
        <w:t xml:space="preserve">numeric </w:t>
      </w:r>
      <w:r w:rsidRPr="00CE58A7">
        <w:t xml:space="preserve">constants </w:t>
      </w:r>
      <w:r>
        <w:t xml:space="preserve">MUST </w:t>
      </w:r>
      <w:r w:rsidRPr="00CE58A7">
        <w:t>follow US English conventio</w:t>
      </w:r>
      <w:r>
        <w:t>ns and are expressed as</w:t>
      </w:r>
      <w:r w:rsidRPr="00CE58A7">
        <w:t xml:space="preserve"> floa</w:t>
      </w:r>
      <w:r>
        <w:t xml:space="preserve">ting point numbers in decimal. </w:t>
      </w:r>
      <w:r w:rsidRPr="00CE58A7">
        <w:t>They begin with eith</w:t>
      </w:r>
      <w:r>
        <w:t>er a digit or a decimal point and contain</w:t>
      </w:r>
      <w:r w:rsidRPr="00CE58A7">
        <w:t xml:space="preserve"> any number of digits </w:t>
      </w:r>
      <w:r>
        <w:t>on either side of</w:t>
      </w:r>
      <w:r w:rsidRPr="00CE58A7">
        <w:t xml:space="preserve"> the </w:t>
      </w:r>
      <w:r>
        <w:t xml:space="preserve">OPTIONAL </w:t>
      </w:r>
      <w:r w:rsidRPr="00CE58A7">
        <w:t>decimal point</w:t>
      </w:r>
      <w:r>
        <w:t>.  They MUST contain at least one digit, but a</w:t>
      </w:r>
      <w:r w:rsidRPr="00CE58A7">
        <w:t xml:space="preserve"> decimal point is </w:t>
      </w:r>
      <w:r>
        <w:t xml:space="preserve">OPTIONAL. </w:t>
      </w:r>
      <w:r w:rsidRPr="00CE58A7">
        <w:t xml:space="preserve">The number can be </w:t>
      </w:r>
      <w:r>
        <w:t xml:space="preserve">OPTIONALLY </w:t>
      </w:r>
      <w:r w:rsidRPr="00CE58A7">
        <w:t>followed by an “E” (or “e”)</w:t>
      </w:r>
      <w:r>
        <w:t xml:space="preserve"> and a signed integer constant.</w:t>
      </w:r>
      <w:r w:rsidRPr="00CE58A7">
        <w:t xml:space="preserve"> The “E” is used as shorthand for scientific notation and represents “times</w:t>
      </w:r>
      <w:r>
        <w:t xml:space="preserve"> ten to the power of”</w:t>
      </w:r>
      <w:r w:rsidRPr="00F907FC">
        <w:t>.</w:t>
      </w:r>
    </w:p>
    <w:p w14:paraId="4665B420" w14:textId="77777777" w:rsidR="00CB07DD" w:rsidRDefault="00CB07DD" w:rsidP="00CB07DD">
      <w:pPr>
        <w:keepNext/>
      </w:pPr>
      <w:r w:rsidRPr="00CE58A7">
        <w:t>In BNF,</w:t>
      </w:r>
    </w:p>
    <w:p w14:paraId="46BC02A5" w14:textId="77777777" w:rsidR="00CB07DD" w:rsidRPr="00CE58A7" w:rsidRDefault="00CB07DD" w:rsidP="00CB07DD">
      <w:pPr>
        <w:keepNext/>
        <w:ind w:left="360"/>
      </w:pPr>
      <w:r>
        <w:rPr>
          <w:i/>
        </w:rPr>
        <w:t>number</w:t>
      </w:r>
      <w:r w:rsidRPr="00CE58A7">
        <w:t xml:space="preserve"> ::= { [</w:t>
      </w:r>
      <w:r w:rsidRPr="00CE58A7">
        <w:rPr>
          <w:i/>
        </w:rPr>
        <w:t>digit</w:t>
      </w:r>
      <w:r w:rsidRPr="00CE58A7">
        <w:t>]+[</w:t>
      </w:r>
      <w:r w:rsidRPr="00CE58A7">
        <w:rPr>
          <w:b/>
        </w:rPr>
        <w:t>.</w:t>
      </w:r>
      <w:r w:rsidRPr="00CE58A7">
        <w:t>[</w:t>
      </w:r>
      <w:r w:rsidRPr="00CE58A7">
        <w:rPr>
          <w:i/>
        </w:rPr>
        <w:t>digit</w:t>
      </w:r>
      <w:r w:rsidRPr="00CE58A7">
        <w:t>]*] | [</w:t>
      </w:r>
      <w:r w:rsidRPr="00CE58A7">
        <w:rPr>
          <w:i/>
        </w:rPr>
        <w:t>digit</w:t>
      </w:r>
      <w:r w:rsidRPr="00CE58A7">
        <w:t>]*</w:t>
      </w:r>
      <w:r w:rsidRPr="00CE58A7">
        <w:rPr>
          <w:b/>
        </w:rPr>
        <w:t>.</w:t>
      </w:r>
      <w:r w:rsidRPr="00CE58A7">
        <w:t>[</w:t>
      </w:r>
      <w:r w:rsidRPr="00CE58A7">
        <w:rPr>
          <w:i/>
        </w:rPr>
        <w:t>digit</w:t>
      </w:r>
      <w:r w:rsidRPr="00CE58A7">
        <w:t>]+ }[{</w:t>
      </w:r>
      <w:r w:rsidRPr="00CE58A7">
        <w:rPr>
          <w:b/>
        </w:rPr>
        <w:t>E</w:t>
      </w:r>
      <w:r w:rsidRPr="00CE58A7">
        <w:t xml:space="preserve"> | </w:t>
      </w:r>
      <w:r w:rsidRPr="00CE58A7">
        <w:rPr>
          <w:b/>
        </w:rPr>
        <w:t>e</w:t>
      </w:r>
      <w:r w:rsidRPr="00CE58A7">
        <w:t>} [{</w:t>
      </w:r>
      <w:r w:rsidRPr="00CE58A7">
        <w:rPr>
          <w:b/>
        </w:rPr>
        <w:t>+</w:t>
      </w:r>
      <w:r w:rsidRPr="00CE58A7">
        <w:t xml:space="preserve"> | </w:t>
      </w:r>
      <w:r w:rsidRPr="00CE58A7">
        <w:rPr>
          <w:b/>
        </w:rPr>
        <w:t>–</w:t>
      </w:r>
      <w:r w:rsidRPr="00CE58A7">
        <w:t>}] [</w:t>
      </w:r>
      <w:r w:rsidRPr="00CE58A7">
        <w:rPr>
          <w:i/>
        </w:rPr>
        <w:t>digit</w:t>
      </w:r>
      <w:r>
        <w:t>]+]</w:t>
      </w:r>
    </w:p>
    <w:p w14:paraId="35BE57AC" w14:textId="77777777" w:rsidR="00CB07DD" w:rsidRPr="00CE58A7" w:rsidRDefault="00CB07DD" w:rsidP="00CB07DD">
      <w:pPr>
        <w:spacing w:before="0"/>
        <w:ind w:left="360"/>
      </w:pPr>
      <w:r w:rsidRPr="00CE58A7">
        <w:rPr>
          <w:i/>
        </w:rPr>
        <w:t>digit</w:t>
      </w:r>
      <w:r w:rsidRPr="00CE58A7">
        <w:t xml:space="preserve"> ::= { </w:t>
      </w:r>
      <w:r w:rsidRPr="00CE58A7">
        <w:rPr>
          <w:b/>
        </w:rPr>
        <w:t>0</w:t>
      </w:r>
      <w:r w:rsidRPr="00CE58A7">
        <w:t xml:space="preserve"> | </w:t>
      </w:r>
      <w:r w:rsidRPr="00CE58A7">
        <w:rPr>
          <w:b/>
        </w:rPr>
        <w:t>1</w:t>
      </w:r>
      <w:r w:rsidRPr="00CE58A7">
        <w:t xml:space="preserve"> | </w:t>
      </w:r>
      <w:r w:rsidRPr="00CE58A7">
        <w:rPr>
          <w:b/>
        </w:rPr>
        <w:t>2</w:t>
      </w:r>
      <w:r w:rsidRPr="00CE58A7">
        <w:t xml:space="preserve"> | </w:t>
      </w:r>
      <w:r w:rsidRPr="00CE58A7">
        <w:rPr>
          <w:b/>
        </w:rPr>
        <w:t>3</w:t>
      </w:r>
      <w:r w:rsidRPr="00CE58A7">
        <w:t xml:space="preserve"> | </w:t>
      </w:r>
      <w:r w:rsidRPr="00CE58A7">
        <w:rPr>
          <w:b/>
        </w:rPr>
        <w:t>4</w:t>
      </w:r>
      <w:r w:rsidRPr="00CE58A7">
        <w:t xml:space="preserve"> | </w:t>
      </w:r>
      <w:r w:rsidRPr="00CE58A7">
        <w:rPr>
          <w:b/>
        </w:rPr>
        <w:t>5</w:t>
      </w:r>
      <w:r w:rsidRPr="00CE58A7">
        <w:t xml:space="preserve"> | </w:t>
      </w:r>
      <w:r w:rsidRPr="00CE58A7">
        <w:rPr>
          <w:b/>
        </w:rPr>
        <w:t>6</w:t>
      </w:r>
      <w:r w:rsidRPr="00CE58A7">
        <w:t xml:space="preserve"> | </w:t>
      </w:r>
      <w:r w:rsidRPr="00CE58A7">
        <w:rPr>
          <w:b/>
        </w:rPr>
        <w:t>7</w:t>
      </w:r>
      <w:r w:rsidRPr="00CE58A7">
        <w:t xml:space="preserve"> | </w:t>
      </w:r>
      <w:r w:rsidRPr="00CE58A7">
        <w:rPr>
          <w:b/>
        </w:rPr>
        <w:t>8</w:t>
      </w:r>
      <w:r w:rsidRPr="00CE58A7">
        <w:t xml:space="preserve"> | </w:t>
      </w:r>
      <w:r w:rsidRPr="00CE58A7">
        <w:rPr>
          <w:b/>
        </w:rPr>
        <w:t>9</w:t>
      </w:r>
      <w:r w:rsidRPr="00CE58A7">
        <w:t xml:space="preserve"> }</w:t>
      </w:r>
    </w:p>
    <w:p w14:paraId="62363241" w14:textId="77777777" w:rsidR="00CB07DD" w:rsidRDefault="00CB07DD" w:rsidP="00CB07DD">
      <w:r w:rsidRPr="00B57823">
        <w:t>Note that negative numbers are entered using</w:t>
      </w:r>
      <w:r>
        <w:t xml:space="preserve"> the unary minus sign which is included in expressions (Section 3.3</w:t>
      </w:r>
      <w:r w:rsidRPr="00B57823">
        <w:t>).</w:t>
      </w:r>
    </w:p>
    <w:p w14:paraId="5432E079" w14:textId="77777777" w:rsidR="00CB07DD" w:rsidRDefault="00CB07DD" w:rsidP="00CB07DD">
      <w:r w:rsidRPr="00CE58A7">
        <w:t xml:space="preserve">Sample </w:t>
      </w:r>
      <w:r>
        <w:t>numeric constants:</w:t>
      </w:r>
      <w:r>
        <w:tab/>
        <w:t>0</w:t>
      </w:r>
      <w:r>
        <w:tab/>
        <w:t>-1</w:t>
      </w:r>
      <w:r>
        <w:tab/>
        <w:t>.375</w:t>
      </w:r>
      <w:r>
        <w:tab/>
        <w:t>14.</w:t>
      </w:r>
      <w:r>
        <w:tab/>
        <w:t>6E</w:t>
      </w:r>
      <w:r w:rsidRPr="00CE58A7">
        <w:t>5</w:t>
      </w:r>
      <w:r w:rsidRPr="00CE58A7">
        <w:tab/>
      </w:r>
      <w:r>
        <w:t>+</w:t>
      </w:r>
      <w:r w:rsidRPr="00CE58A7">
        <w:t>8.123e-10</w:t>
      </w:r>
    </w:p>
    <w:p w14:paraId="3EDA5B46" w14:textId="77777777" w:rsidR="00CB07DD" w:rsidRDefault="00CB07DD" w:rsidP="00CB07DD">
      <w:pPr>
        <w:pStyle w:val="Heading3"/>
        <w:numPr>
          <w:ilvl w:val="2"/>
          <w:numId w:val="3"/>
        </w:numPr>
      </w:pPr>
      <w:bookmarkStart w:id="62" w:name="_Toc426543502"/>
      <w:r>
        <w:t>Identifiers</w:t>
      </w:r>
      <w:bookmarkEnd w:id="62"/>
    </w:p>
    <w:p w14:paraId="59EC53AF" w14:textId="77777777" w:rsidR="00CB07DD" w:rsidRDefault="00CB07DD" w:rsidP="00CB07DD">
      <w:r w:rsidRPr="00474201">
        <w:t>Identifiers are used throughout a model to give variables, namespaces, units, subscripts, groups, macros, and model</w:t>
      </w:r>
      <w:r>
        <w:t xml:space="preserve">s names. </w:t>
      </w:r>
      <w:r w:rsidRPr="00474201">
        <w:t>Most of these ident</w:t>
      </w:r>
      <w:r>
        <w:t>ifiers will appear in equations</w:t>
      </w:r>
      <w:r w:rsidRPr="00474201">
        <w:t>, and as such need to follow certain rules to allow for well-formed expressions.</w:t>
      </w:r>
    </w:p>
    <w:p w14:paraId="5A5356CF" w14:textId="77777777" w:rsidR="00CB07DD" w:rsidRDefault="00CB07DD" w:rsidP="00CB07DD">
      <w:r w:rsidRPr="00424645">
        <w:t xml:space="preserve">The form of identifiers in XMILE is relatively restrictive, but arbitrary UTF8 strings </w:t>
      </w:r>
      <w:r>
        <w:t>MAY</w:t>
      </w:r>
      <w:r w:rsidRPr="00424645">
        <w:t xml:space="preserve"> be includ</w:t>
      </w:r>
      <w:r>
        <w:t>ed</w:t>
      </w:r>
      <w:r w:rsidRPr="00424645">
        <w:t xml:space="preserve"> by surrounding the names in double quotes </w:t>
      </w:r>
      <w:r>
        <w:t>(</w:t>
      </w:r>
      <w:r w:rsidRPr="00424645">
        <w:t>"</w:t>
      </w:r>
      <w:r>
        <w:t>)</w:t>
      </w:r>
      <w:r w:rsidRPr="00424645">
        <w:t xml:space="preserve"> and appropriately escaping certain special characters. This will mean that some variable names may require quotes, even </w:t>
      </w:r>
      <w:r>
        <w:t>when</w:t>
      </w:r>
      <w:r w:rsidRPr="00424645">
        <w:t xml:space="preserve"> they would</w:t>
      </w:r>
      <w:r>
        <w:t xml:space="preserve"> not be required in their vendor-specific</w:t>
      </w:r>
      <w:r w:rsidRPr="00424645">
        <w:t xml:space="preserve"> implementation.</w:t>
      </w:r>
    </w:p>
    <w:p w14:paraId="4A36352A" w14:textId="77777777" w:rsidR="00CB07DD" w:rsidRDefault="00CB07DD" w:rsidP="00CB07DD">
      <w:r>
        <w:t>Note the underscore</w:t>
      </w:r>
      <w:r w:rsidRPr="00424645">
        <w:t xml:space="preserve"> </w:t>
      </w:r>
      <w:r>
        <w:t>(</w:t>
      </w:r>
      <w:r w:rsidRPr="00424645">
        <w:t>_</w:t>
      </w:r>
      <w:r>
        <w:t>)</w:t>
      </w:r>
      <w:r w:rsidRPr="00424645">
        <w:t xml:space="preserve"> is often used in variables that appear in diagrammati</w:t>
      </w:r>
      <w:r>
        <w:t xml:space="preserve">c representations with a space. </w:t>
      </w:r>
      <w:r w:rsidRPr="00424645">
        <w:t xml:space="preserve">For example </w:t>
      </w:r>
      <w:r w:rsidRPr="00424645">
        <w:rPr>
          <w:i/>
        </w:rPr>
        <w:t>birth_rate</w:t>
      </w:r>
      <w:r w:rsidRPr="00424645">
        <w:t xml:space="preserve"> might appear as simply </w:t>
      </w:r>
      <w:r w:rsidRPr="00424645">
        <w:rPr>
          <w:i/>
        </w:rPr>
        <w:t>birth rate</w:t>
      </w:r>
      <w:r w:rsidRPr="00424645">
        <w:t xml:space="preserve"> in the diagram. One consequence of this is that </w:t>
      </w:r>
      <w:r w:rsidRPr="00424645">
        <w:rPr>
          <w:i/>
        </w:rPr>
        <w:t>birth_rate</w:t>
      </w:r>
      <w:r w:rsidRPr="00424645">
        <w:t xml:space="preserve">, </w:t>
      </w:r>
      <w:r w:rsidRPr="00424645">
        <w:rPr>
          <w:i/>
        </w:rPr>
        <w:t>"birth_rate"</w:t>
      </w:r>
      <w:r>
        <w:t>,</w:t>
      </w:r>
      <w:r w:rsidRPr="00424645">
        <w:t xml:space="preserve"> and </w:t>
      </w:r>
      <w:r w:rsidRPr="00424645">
        <w:rPr>
          <w:i/>
        </w:rPr>
        <w:t>"birth rate"</w:t>
      </w:r>
      <w:r w:rsidRPr="00424645">
        <w:t xml:space="preserve"> are all considered to be the same name. Typically</w:t>
      </w:r>
      <w:r>
        <w:t>,</w:t>
      </w:r>
      <w:r w:rsidRPr="00424645">
        <w:t xml:space="preserve"> only one of these forms (</w:t>
      </w:r>
      <w:r w:rsidRPr="00424645">
        <w:rPr>
          <w:i/>
        </w:rPr>
        <w:t>birth_rate</w:t>
      </w:r>
      <w:r>
        <w:t>) SHOULD</w:t>
      </w:r>
      <w:r w:rsidRPr="00424645">
        <w:t xml:space="preserve"> be used</w:t>
      </w:r>
      <w:r>
        <w:t>.</w:t>
      </w:r>
    </w:p>
    <w:p w14:paraId="1CA270AA" w14:textId="77777777" w:rsidR="00CB07DD" w:rsidRDefault="00CB07DD" w:rsidP="00CB07DD">
      <w:pPr>
        <w:pStyle w:val="Heading4"/>
        <w:numPr>
          <w:ilvl w:val="3"/>
          <w:numId w:val="3"/>
        </w:numPr>
      </w:pPr>
      <w:r>
        <w:t>Identifier Form</w:t>
      </w:r>
    </w:p>
    <w:p w14:paraId="1EC8EC85" w14:textId="77777777" w:rsidR="00CB07DD" w:rsidRDefault="00CB07DD" w:rsidP="00CB07DD">
      <w:r w:rsidRPr="00A213F8">
        <w:t>Identifiers are formed by a sequence of one or more characters that include roman letters (A-Z or a-z), underscore (_), dollar sign ($), digits (0-9), and</w:t>
      </w:r>
      <w:r>
        <w:t xml:space="preserve"> Unicode characters above 127. </w:t>
      </w:r>
      <w:r w:rsidRPr="00A213F8">
        <w:t xml:space="preserve">Identifiers </w:t>
      </w:r>
      <w:r>
        <w:t>SHALL NOT</w:t>
      </w:r>
      <w:r w:rsidRPr="00A213F8">
        <w:t xml:space="preserve"> begin with a digit or a dollar sign</w:t>
      </w:r>
      <w:r>
        <w:t xml:space="preserve"> (with exceptions as noted for units of measure)</w:t>
      </w:r>
      <w:r w:rsidRPr="00A213F8">
        <w:t xml:space="preserve">, and </w:t>
      </w:r>
      <w:r>
        <w:t>SHALL NOT</w:t>
      </w:r>
      <w:r w:rsidRPr="00A213F8">
        <w:t xml:space="preserve"> begin or end with an underscore.</w:t>
      </w:r>
    </w:p>
    <w:p w14:paraId="1D267E17" w14:textId="77777777" w:rsidR="00CB07DD" w:rsidRDefault="00CB07DD" w:rsidP="00CB07DD">
      <w:r w:rsidRPr="00A11FD7">
        <w:t>An</w:t>
      </w:r>
      <w:r>
        <w:t>y</w:t>
      </w:r>
      <w:r w:rsidRPr="00A11FD7">
        <w:t xml:space="preserve"> identifier </w:t>
      </w:r>
      <w:r>
        <w:t>MAY</w:t>
      </w:r>
      <w:r w:rsidRPr="00A11FD7">
        <w:t xml:space="preserve"> be enclosed in quotation marks, which are not</w:t>
      </w:r>
      <w:r>
        <w:t xml:space="preserve"> part of the identifier itself. A</w:t>
      </w:r>
      <w:r w:rsidRPr="00A11FD7">
        <w:t xml:space="preserve">n identifier </w:t>
      </w:r>
      <w:r>
        <w:t>MUST</w:t>
      </w:r>
      <w:r w:rsidRPr="00A11FD7">
        <w:t xml:space="preserve"> be enclosed within quotation marks if it violat</w:t>
      </w:r>
      <w:r>
        <w:t xml:space="preserve">es any of the above rules. </w:t>
      </w:r>
      <w:r w:rsidRPr="00A11FD7">
        <w:t xml:space="preserve">Within quotation marks, a few characters </w:t>
      </w:r>
      <w:r>
        <w:t>MUST</w:t>
      </w:r>
      <w:r w:rsidRPr="00A11FD7">
        <w:t xml:space="preserve"> be specified with an escape sequence</w:t>
      </w:r>
      <w:r>
        <w:t xml:space="preserve"> that starts with a backslash. </w:t>
      </w:r>
      <w:r w:rsidRPr="00A11FD7">
        <w:t>All other c</w:t>
      </w:r>
      <w:r>
        <w:t xml:space="preserve">haracters are taken literally. </w:t>
      </w:r>
      <w:r w:rsidRPr="00A11FD7">
        <w:t xml:space="preserve">The </w:t>
      </w:r>
      <w:r>
        <w:t xml:space="preserve">only </w:t>
      </w:r>
      <w:r w:rsidRPr="00A11FD7">
        <w:t xml:space="preserve">valid </w:t>
      </w:r>
      <w:r>
        <w:t xml:space="preserve">escape sequences appear below. No other character SHALL appear after a backslash. </w:t>
      </w:r>
      <w:r w:rsidRPr="00A11FD7">
        <w:t>If any character other than those specified below appears after a backslash, the identifier is invalid.</w:t>
      </w:r>
    </w:p>
    <w:p w14:paraId="68BFEEAD" w14:textId="77777777" w:rsidR="00CB07DD" w:rsidRPr="002727F2" w:rsidRDefault="00CB07DD" w:rsidP="00CB07DD">
      <w:pPr>
        <w:keepNext/>
        <w:tabs>
          <w:tab w:val="left" w:pos="2160"/>
        </w:tabs>
        <w:spacing w:after="0"/>
        <w:ind w:left="360"/>
      </w:pPr>
      <w:r w:rsidRPr="002727F2">
        <w:rPr>
          <w:u w:val="single"/>
        </w:rPr>
        <w:t>Escape sequence</w:t>
      </w:r>
      <w:r w:rsidRPr="002727F2">
        <w:tab/>
      </w:r>
      <w:r w:rsidRPr="002727F2">
        <w:rPr>
          <w:u w:val="single"/>
        </w:rPr>
        <w:t>Character</w:t>
      </w:r>
    </w:p>
    <w:p w14:paraId="26345723" w14:textId="77777777" w:rsidR="00CB07DD" w:rsidRPr="002727F2" w:rsidRDefault="00CB07DD" w:rsidP="00CB07DD">
      <w:pPr>
        <w:keepNext/>
        <w:tabs>
          <w:tab w:val="left" w:pos="2160"/>
        </w:tabs>
        <w:spacing w:before="0" w:after="0"/>
        <w:ind w:left="360"/>
      </w:pPr>
      <w:r>
        <w:t>\"</w:t>
      </w:r>
      <w:r>
        <w:tab/>
      </w:r>
      <w:r w:rsidRPr="002727F2">
        <w:t>quotation mark (")</w:t>
      </w:r>
    </w:p>
    <w:p w14:paraId="40FFAFF5" w14:textId="77777777" w:rsidR="00CB07DD" w:rsidRPr="002727F2" w:rsidRDefault="00CB07DD" w:rsidP="00CB07DD">
      <w:pPr>
        <w:keepNext/>
        <w:tabs>
          <w:tab w:val="left" w:pos="2160"/>
        </w:tabs>
        <w:spacing w:before="0" w:after="0"/>
        <w:ind w:left="360"/>
      </w:pPr>
      <w:r>
        <w:t>\n</w:t>
      </w:r>
      <w:r>
        <w:tab/>
      </w:r>
      <w:r w:rsidRPr="002727F2">
        <w:t>newline</w:t>
      </w:r>
    </w:p>
    <w:p w14:paraId="2C0E2678" w14:textId="77777777" w:rsidR="00CB07DD" w:rsidRPr="002727F2" w:rsidRDefault="00CB07DD" w:rsidP="00CB07DD">
      <w:pPr>
        <w:tabs>
          <w:tab w:val="left" w:pos="2160"/>
        </w:tabs>
        <w:spacing w:before="0" w:after="0"/>
        <w:ind w:left="360"/>
      </w:pPr>
      <w:r>
        <w:t>\\</w:t>
      </w:r>
      <w:r>
        <w:tab/>
      </w:r>
      <w:r w:rsidRPr="002727F2">
        <w:t>backslash</w:t>
      </w:r>
    </w:p>
    <w:p w14:paraId="35E6829D" w14:textId="77777777" w:rsidR="00CB07DD" w:rsidRDefault="00CB07DD" w:rsidP="00CB07DD">
      <w:pPr>
        <w:keepNext/>
      </w:pPr>
      <w:r>
        <w:t>Sample identifiers:</w:t>
      </w:r>
    </w:p>
    <w:p w14:paraId="672DA3A4" w14:textId="77777777" w:rsidR="00CB07DD" w:rsidRDefault="00CB07DD" w:rsidP="00CB07DD">
      <w:pPr>
        <w:tabs>
          <w:tab w:val="left" w:pos="2070"/>
          <w:tab w:val="left" w:pos="3330"/>
          <w:tab w:val="left" w:pos="5130"/>
        </w:tabs>
        <w:ind w:left="360"/>
      </w:pPr>
      <w:r w:rsidRPr="008D3D45">
        <w:t>Cash_Balance</w:t>
      </w:r>
      <w:r w:rsidRPr="008D3D45">
        <w:tab/>
        <w:t>draining2</w:t>
      </w:r>
      <w:r w:rsidRPr="008D3D45">
        <w:tab/>
        <w:t>"wom multiplier"</w:t>
      </w:r>
      <w:r>
        <w:tab/>
      </w:r>
      <w:r w:rsidRPr="008D3D45">
        <w:t>"revenue\ngap"</w:t>
      </w:r>
    </w:p>
    <w:p w14:paraId="5CEBA5EA" w14:textId="77777777" w:rsidR="00CB07DD" w:rsidRDefault="00CB07DD" w:rsidP="00CB07DD">
      <w:r>
        <w:t>Control characters (those below U+0020) SHOULD never appear in an identifier, even one surrounded by quotation marks but MAY be treated as a space if encountered when reading a file.</w:t>
      </w:r>
    </w:p>
    <w:p w14:paraId="5748EBF5" w14:textId="77777777" w:rsidR="00CB07DD" w:rsidRDefault="00CB07DD" w:rsidP="00CB07DD">
      <w:pPr>
        <w:pStyle w:val="Heading4"/>
        <w:numPr>
          <w:ilvl w:val="3"/>
          <w:numId w:val="3"/>
        </w:numPr>
      </w:pPr>
      <w:r>
        <w:t>Identifier Equivalences</w:t>
      </w:r>
    </w:p>
    <w:p w14:paraId="2390E9B3" w14:textId="77777777" w:rsidR="00CB07DD" w:rsidRDefault="00CB07DD" w:rsidP="00CB07DD">
      <w:r w:rsidRPr="007B65AF">
        <w:rPr>
          <w:u w:val="single"/>
        </w:rPr>
        <w:t>Case-insensitive</w:t>
      </w:r>
      <w:r w:rsidRPr="007B65AF">
        <w:t xml:space="preserve">:  Identifiers </w:t>
      </w:r>
      <w:r>
        <w:t>MAY</w:t>
      </w:r>
      <w:r w:rsidRPr="007B65AF">
        <w:t xml:space="preserve"> use any mixture of uppercase and lowercase letters, but identifiers that differ only by ca</w:t>
      </w:r>
      <w:r>
        <w:t>se will be considered the same.</w:t>
      </w:r>
      <w:r w:rsidRPr="007B65AF">
        <w:t xml:space="preserve"> Thus, Cash_Balance, cash_balance, and CASH_BALANCE</w:t>
      </w:r>
      <w:r>
        <w:t xml:space="preserve"> are all the same identifier. </w:t>
      </w:r>
      <w:r w:rsidRPr="007B65AF">
        <w:t>For Unicode c</w:t>
      </w:r>
      <w:r>
        <w:t>haracters, case-insensitivity SHALL be</w:t>
      </w:r>
      <w:r w:rsidRPr="007B65AF">
        <w:t xml:space="preserve"> defined by the Unicode Collation Algorithm (UCA – </w:t>
      </w:r>
      <w:r w:rsidRPr="00AD2FC8">
        <w:t>http://www.unicode.org/unicode/reports/tr10/</w:t>
      </w:r>
      <w:r w:rsidRPr="007B65AF">
        <w:t xml:space="preserve">), which is compliant with ISO 14651. For C, C++, and Java, this algorithm is implemented in the International Components for Unicode (ICU – </w:t>
      </w:r>
      <w:r w:rsidRPr="00AD2FC8">
        <w:t>http://site.icu-project.org/</w:t>
      </w:r>
      <w:r w:rsidRPr="007B65AF">
        <w:t>).</w:t>
      </w:r>
    </w:p>
    <w:p w14:paraId="09624DC0" w14:textId="77777777" w:rsidR="00CB07DD" w:rsidRDefault="00CB07DD" w:rsidP="00CB07DD">
      <w:r w:rsidRPr="008046C9">
        <w:rPr>
          <w:u w:val="single"/>
        </w:rPr>
        <w:t>Whitespace</w:t>
      </w:r>
      <w:r w:rsidRPr="008046C9">
        <w:t xml:space="preserve">:  Whitespace characters </w:t>
      </w:r>
      <w:r>
        <w:t xml:space="preserve">SHALL </w:t>
      </w:r>
      <w:r w:rsidRPr="008046C9">
        <w:t xml:space="preserve">include the space ( ), </w:t>
      </w:r>
      <w:r>
        <w:t>non-breaking space (</w:t>
      </w:r>
      <w:r w:rsidRPr="00A07530">
        <w:t>U+00A0</w:t>
      </w:r>
      <w:r>
        <w:t xml:space="preserve">),  </w:t>
      </w:r>
      <w:r w:rsidRPr="008046C9">
        <w:t xml:space="preserve">newline (\n), </w:t>
      </w:r>
      <w:r>
        <w:t xml:space="preserve">and underscore (_). </w:t>
      </w:r>
      <w:r w:rsidRPr="008046C9">
        <w:t xml:space="preserve">Within an identifier, whitespace characters </w:t>
      </w:r>
      <w:r>
        <w:t>SHALL be</w:t>
      </w:r>
      <w:r w:rsidRPr="008046C9">
        <w:t xml:space="preserve"> considered equivalent</w:t>
      </w:r>
      <w:r>
        <w:t xml:space="preserve">. </w:t>
      </w:r>
      <w:r w:rsidRPr="008046C9">
        <w:t>Thus, wom_multiplier is the same identifier as "wom multiplier" and "wom\nmultiplier".</w:t>
      </w:r>
    </w:p>
    <w:p w14:paraId="1B4D6A70" w14:textId="77777777" w:rsidR="00CB07DD" w:rsidRDefault="00CB07DD" w:rsidP="00CB07DD">
      <w:r w:rsidRPr="003A1E27">
        <w:t xml:space="preserve">Additionally, groups of whitespace characters </w:t>
      </w:r>
      <w:r>
        <w:t>SHALL</w:t>
      </w:r>
      <w:r w:rsidRPr="003A1E27">
        <w:t xml:space="preserve"> always </w:t>
      </w:r>
      <w:r>
        <w:t xml:space="preserve">be </w:t>
      </w:r>
      <w:r w:rsidRPr="003A1E27">
        <w:t xml:space="preserve">treated as </w:t>
      </w:r>
      <w:r w:rsidRPr="003A1E27">
        <w:rPr>
          <w:i/>
        </w:rPr>
        <w:t>one</w:t>
      </w:r>
      <w:r w:rsidRPr="003A1E27">
        <w:t xml:space="preserve"> whitespace character for the purposes of distinguishing between identifiers</w:t>
      </w:r>
      <w:r>
        <w:t xml:space="preserve">. </w:t>
      </w:r>
      <w:r w:rsidRPr="003A1E27">
        <w:t>Thus, wom_multiplier is the same identifier as wom______multiplier.</w:t>
      </w:r>
    </w:p>
    <w:p w14:paraId="03F8FA32" w14:textId="77777777" w:rsidR="00CB07DD" w:rsidRDefault="00CB07DD" w:rsidP="00CB07DD">
      <w:r>
        <w:rPr>
          <w:u w:val="single"/>
        </w:rPr>
        <w:t>Unicode equivalences</w:t>
      </w:r>
      <w:r w:rsidRPr="008046C9">
        <w:t xml:space="preserve">:  </w:t>
      </w:r>
      <w:r>
        <w:t>There are several Unicode spaces, e.g., the en-space (U+2002) and the em-space (U+2003)</w:t>
      </w:r>
      <w:r w:rsidRPr="008046C9">
        <w:t>.</w:t>
      </w:r>
      <w:r>
        <w:t xml:space="preserve"> These SHALL not treated as whitespace within XMILE. If they are supposed to be treated as whitespace, be certain to map them to a valid XMILE whitespace character when entered by the user. Likewise, the roman characters, including letters, digits, and punctuation, are duplicated at full width from U+FF00 to U+FF5E.  These SHALL NOT be recognized in XMILE as valid operators, symbols, or digits, nor do the letters match with the normal roman letters.  It is strongly RECOMMENDED that these be mapped to the appropriate roman characters when entered by the user.</w:t>
      </w:r>
    </w:p>
    <w:p w14:paraId="01A309CA" w14:textId="77777777" w:rsidR="00CB07DD" w:rsidRDefault="00CB07DD" w:rsidP="00CB07DD">
      <w:pPr>
        <w:pStyle w:val="Heading4"/>
        <w:numPr>
          <w:ilvl w:val="3"/>
          <w:numId w:val="3"/>
        </w:numPr>
      </w:pPr>
      <w:r>
        <w:t>Namespaces</w:t>
      </w:r>
    </w:p>
    <w:p w14:paraId="66BB31A5" w14:textId="77777777" w:rsidR="00CB07DD" w:rsidRDefault="00CB07DD" w:rsidP="00CB07DD">
      <w:r w:rsidRPr="00835E00">
        <w:t xml:space="preserve">To avoid conflicts between identifiers in different libraries of functions, each library, whether vendor-specific or user-defined, </w:t>
      </w:r>
      <w:r>
        <w:t>SHOULD</w:t>
      </w:r>
      <w:r w:rsidRPr="00835E00">
        <w:t xml:space="preserve"> e</w:t>
      </w:r>
      <w:r>
        <w:t>xist within its own namespace.</w:t>
      </w:r>
      <w:r>
        <w:rPr>
          <w:rStyle w:val="FootnoteReference"/>
        </w:rPr>
        <w:footnoteReference w:id="4"/>
      </w:r>
      <w:r>
        <w:t xml:space="preserve"> </w:t>
      </w:r>
      <w:r w:rsidRPr="00835E00">
        <w:t xml:space="preserve">Note that identifiers within </w:t>
      </w:r>
      <w:r>
        <w:t>macros and submodels</w:t>
      </w:r>
      <w:r w:rsidRPr="00835E00">
        <w:t xml:space="preserve">, by definition, appear in their </w:t>
      </w:r>
      <w:r>
        <w:t>own local namespace (see S</w:t>
      </w:r>
      <w:r w:rsidRPr="00835E00">
        <w:t>ection</w:t>
      </w:r>
      <w:r>
        <w:t xml:space="preserve">s 3.6.1 and </w:t>
      </w:r>
      <w:r w:rsidRPr="00835E00">
        <w:t xml:space="preserve"> </w:t>
      </w:r>
      <w:r>
        <w:t>3.7.4</w:t>
      </w:r>
      <w:r w:rsidRPr="00835E00">
        <w:t>).</w:t>
      </w:r>
      <w:r>
        <w:t xml:space="preserve"> Array dimension names also receive special treatment as described below and in section 3.7.1.</w:t>
      </w:r>
    </w:p>
    <w:p w14:paraId="366C67AD" w14:textId="77777777" w:rsidR="00CB07DD" w:rsidRDefault="00CB07DD" w:rsidP="00CB07DD">
      <w:r w:rsidRPr="00CF741C">
        <w:t xml:space="preserve">A namespace </w:t>
      </w:r>
      <w:r>
        <w:t xml:space="preserve">SHALL be specified with an identifier. </w:t>
      </w:r>
      <w:r w:rsidRPr="00CF741C">
        <w:t>An identifier from a namespace other than the local one is only accessible by qualifying it with its namespace, a period (.), and the identifier itself, w</w:t>
      </w:r>
      <w:r>
        <w:t xml:space="preserve">ith no intervening spaces. </w:t>
      </w:r>
      <w:r w:rsidRPr="00CF741C">
        <w:t xml:space="preserve">For example, the identifier </w:t>
      </w:r>
      <w:r w:rsidRPr="00CF741C">
        <w:rPr>
          <w:i/>
        </w:rPr>
        <w:t>find</w:t>
      </w:r>
      <w:r w:rsidRPr="00CF741C">
        <w:t xml:space="preserve"> within the namespace </w:t>
      </w:r>
      <w:r w:rsidRPr="00CF741C">
        <w:rPr>
          <w:i/>
        </w:rPr>
        <w:t>funcs</w:t>
      </w:r>
      <w:r w:rsidRPr="00CF741C">
        <w:t xml:space="preserve"> would be accessed as </w:t>
      </w:r>
      <w:r w:rsidRPr="00CF741C">
        <w:rPr>
          <w:i/>
        </w:rPr>
        <w:t>funcs.find</w:t>
      </w:r>
      <w:r w:rsidRPr="00CF741C">
        <w:t xml:space="preserve"> (and not as </w:t>
      </w:r>
      <w:r w:rsidRPr="00CF741C">
        <w:rPr>
          <w:i/>
        </w:rPr>
        <w:t>funcs . find</w:t>
      </w:r>
      <w:r w:rsidRPr="00CF741C">
        <w:t xml:space="preserve">).  Such a compound identifier is known as a </w:t>
      </w:r>
      <w:r w:rsidRPr="00CF741C">
        <w:rPr>
          <w:i/>
        </w:rPr>
        <w:t>qualified name</w:t>
      </w:r>
      <w:r>
        <w:t>;</w:t>
      </w:r>
      <w:r w:rsidRPr="00CF741C">
        <w:t xml:space="preserve"> those without the namespace are known as </w:t>
      </w:r>
      <w:r w:rsidRPr="00CF741C">
        <w:rPr>
          <w:i/>
        </w:rPr>
        <w:t>unqualified</w:t>
      </w:r>
      <w:r w:rsidRPr="00CF741C">
        <w:t>.</w:t>
      </w:r>
    </w:p>
    <w:p w14:paraId="77D229E4" w14:textId="77777777" w:rsidR="00CB07DD" w:rsidRDefault="00CB07DD" w:rsidP="00CB07DD">
      <w:r w:rsidRPr="00CB2956">
        <w:t xml:space="preserve">Namespace identifiers </w:t>
      </w:r>
      <w:r>
        <w:t>MUST</w:t>
      </w:r>
      <w:r w:rsidRPr="00CB2956">
        <w:t xml:space="preserve"> be unique across a </w:t>
      </w:r>
      <w:r>
        <w:t>whole-</w:t>
      </w:r>
      <w:r w:rsidRPr="00CB2956">
        <w:t>model and cannot confli</w:t>
      </w:r>
      <w:r>
        <w:t>ct with any other identifier.  X</w:t>
      </w:r>
      <w:r w:rsidRPr="00CB2956">
        <w:t>MILE predefines its own namespace and a number of namespaces for vendors:</w:t>
      </w:r>
    </w:p>
    <w:p w14:paraId="549E0C0F" w14:textId="77777777" w:rsidR="00CB07DD" w:rsidRPr="007C49C5" w:rsidRDefault="00CB07DD" w:rsidP="00CB07DD">
      <w:pPr>
        <w:keepNext/>
        <w:tabs>
          <w:tab w:val="left" w:pos="2160"/>
        </w:tabs>
        <w:spacing w:after="0"/>
        <w:ind w:left="360"/>
      </w:pPr>
      <w:r w:rsidRPr="007C49C5">
        <w:rPr>
          <w:u w:val="single"/>
        </w:rPr>
        <w:t>Name</w:t>
      </w:r>
      <w:r w:rsidRPr="007C49C5">
        <w:tab/>
      </w:r>
      <w:r w:rsidRPr="007C49C5">
        <w:rPr>
          <w:u w:val="single"/>
        </w:rPr>
        <w:t>Purpose</w:t>
      </w:r>
    </w:p>
    <w:p w14:paraId="4E417B95" w14:textId="77777777" w:rsidR="00CB07DD" w:rsidRDefault="00CB07DD" w:rsidP="00CB07DD">
      <w:pPr>
        <w:keepNext/>
        <w:tabs>
          <w:tab w:val="left" w:pos="2160"/>
        </w:tabs>
        <w:spacing w:before="0" w:after="0"/>
        <w:ind w:left="360"/>
      </w:pPr>
      <w:r w:rsidRPr="007C49C5">
        <w:t>std</w:t>
      </w:r>
      <w:r w:rsidRPr="007C49C5">
        <w:tab/>
      </w:r>
      <w:r>
        <w:t>All X</w:t>
      </w:r>
      <w:r w:rsidRPr="007C49C5">
        <w:t>MILE statement and function identifiers</w:t>
      </w:r>
      <w:r>
        <w:rPr>
          <w:rStyle w:val="FootnoteReference"/>
        </w:rPr>
        <w:footnoteReference w:id="5"/>
      </w:r>
    </w:p>
    <w:p w14:paraId="412EDEB1" w14:textId="77777777" w:rsidR="00CB07DD" w:rsidRPr="007C49C5" w:rsidRDefault="00CB07DD" w:rsidP="00CB07DD">
      <w:pPr>
        <w:keepNext/>
        <w:tabs>
          <w:tab w:val="left" w:pos="2160"/>
        </w:tabs>
        <w:spacing w:before="0" w:after="0"/>
        <w:ind w:left="360"/>
      </w:pPr>
      <w:r>
        <w:t>user</w:t>
      </w:r>
      <w:r>
        <w:tab/>
        <w:t>User-defined function and macro names</w:t>
      </w:r>
    </w:p>
    <w:p w14:paraId="3E2204CB" w14:textId="77777777" w:rsidR="00CB07DD" w:rsidRPr="007C49C5" w:rsidRDefault="00CB07DD" w:rsidP="00CB07DD">
      <w:pPr>
        <w:keepNext/>
        <w:tabs>
          <w:tab w:val="left" w:pos="2160"/>
        </w:tabs>
        <w:spacing w:before="0" w:after="0"/>
        <w:ind w:left="360"/>
      </w:pPr>
      <w:r w:rsidRPr="007C49C5">
        <w:t>anylogic</w:t>
      </w:r>
      <w:r w:rsidRPr="007C49C5">
        <w:tab/>
        <w:t xml:space="preserve">All </w:t>
      </w:r>
      <w:r>
        <w:t>Anylogic</w:t>
      </w:r>
      <w:r w:rsidRPr="007C49C5">
        <w:t xml:space="preserve"> identifiers</w:t>
      </w:r>
    </w:p>
    <w:p w14:paraId="3A1EA714" w14:textId="77777777" w:rsidR="00CB07DD" w:rsidRPr="007C49C5" w:rsidRDefault="00CB07DD" w:rsidP="00CB07DD">
      <w:pPr>
        <w:keepNext/>
        <w:tabs>
          <w:tab w:val="left" w:pos="2160"/>
        </w:tabs>
        <w:spacing w:before="0" w:after="0"/>
        <w:ind w:left="360"/>
      </w:pPr>
      <w:r w:rsidRPr="007C49C5">
        <w:t>forio</w:t>
      </w:r>
      <w:r w:rsidRPr="007C49C5">
        <w:tab/>
        <w:t>All Forio Simulations identifiers</w:t>
      </w:r>
    </w:p>
    <w:p w14:paraId="44FC811C" w14:textId="77777777" w:rsidR="00CB07DD" w:rsidRPr="007C49C5" w:rsidRDefault="00CB07DD" w:rsidP="00CB07DD">
      <w:pPr>
        <w:keepNext/>
        <w:tabs>
          <w:tab w:val="left" w:pos="2160"/>
        </w:tabs>
        <w:spacing w:before="0" w:after="0"/>
        <w:ind w:left="360"/>
      </w:pPr>
      <w:r>
        <w:t>insightmaker</w:t>
      </w:r>
      <w:r>
        <w:tab/>
        <w:t>All Insight Maker identifiers</w:t>
      </w:r>
    </w:p>
    <w:p w14:paraId="25F1D6A8" w14:textId="77777777" w:rsidR="00CB07DD" w:rsidRPr="007C49C5" w:rsidRDefault="00CB07DD" w:rsidP="00CB07DD">
      <w:pPr>
        <w:keepNext/>
        <w:tabs>
          <w:tab w:val="left" w:pos="2160"/>
        </w:tabs>
        <w:spacing w:before="0" w:after="0"/>
        <w:ind w:left="360"/>
      </w:pPr>
      <w:r w:rsidRPr="007C49C5">
        <w:t>isee</w:t>
      </w:r>
      <w:r w:rsidRPr="007C49C5">
        <w:tab/>
        <w:t>All isee systems identifiers</w:t>
      </w:r>
    </w:p>
    <w:p w14:paraId="49C4A972" w14:textId="77777777" w:rsidR="00CB07DD" w:rsidRDefault="00CB07DD" w:rsidP="00CB07DD">
      <w:pPr>
        <w:keepNext/>
        <w:tabs>
          <w:tab w:val="left" w:pos="2160"/>
        </w:tabs>
        <w:spacing w:before="0" w:after="0"/>
        <w:ind w:left="360"/>
      </w:pPr>
      <w:r w:rsidRPr="007C49C5">
        <w:t>powersim</w:t>
      </w:r>
      <w:r w:rsidRPr="007C49C5">
        <w:tab/>
        <w:t>All Powersim Software identifiers</w:t>
      </w:r>
    </w:p>
    <w:p w14:paraId="18A56005" w14:textId="77777777" w:rsidR="00CB07DD" w:rsidRPr="007C49C5" w:rsidRDefault="00CB07DD" w:rsidP="00CB07DD">
      <w:pPr>
        <w:keepNext/>
        <w:tabs>
          <w:tab w:val="left" w:pos="2160"/>
        </w:tabs>
        <w:spacing w:before="0" w:after="0"/>
        <w:ind w:left="360"/>
      </w:pPr>
      <w:r w:rsidRPr="004A663F">
        <w:t>simanticssd</w:t>
      </w:r>
      <w:r>
        <w:tab/>
        <w:t>All Simantics System Dynamics Tool identifiers</w:t>
      </w:r>
    </w:p>
    <w:p w14:paraId="1B615EFC" w14:textId="77777777" w:rsidR="00CB07DD" w:rsidRDefault="00CB07DD" w:rsidP="00CB07DD">
      <w:pPr>
        <w:keepNext/>
        <w:tabs>
          <w:tab w:val="left" w:pos="2160"/>
        </w:tabs>
        <w:spacing w:before="0" w:after="0"/>
        <w:ind w:left="360"/>
      </w:pPr>
      <w:r w:rsidRPr="007C49C5">
        <w:t>simile</w:t>
      </w:r>
      <w:r w:rsidRPr="007C49C5">
        <w:tab/>
        <w:t>All Simulistics identifiers</w:t>
      </w:r>
    </w:p>
    <w:p w14:paraId="0185A1BF" w14:textId="77777777" w:rsidR="00CB07DD" w:rsidRDefault="00CB07DD" w:rsidP="00CB07DD">
      <w:pPr>
        <w:keepNext/>
        <w:tabs>
          <w:tab w:val="left" w:pos="2160"/>
        </w:tabs>
        <w:spacing w:before="0" w:after="0"/>
        <w:ind w:left="360"/>
      </w:pPr>
      <w:r>
        <w:t>sysdea</w:t>
      </w:r>
      <w:r>
        <w:tab/>
        <w:t>All Strategy Dynamics identifiers</w:t>
      </w:r>
    </w:p>
    <w:p w14:paraId="7E9AD8B3" w14:textId="77777777" w:rsidR="00CB07DD" w:rsidRPr="007C49C5" w:rsidRDefault="00CB07DD" w:rsidP="00CB07DD">
      <w:pPr>
        <w:tabs>
          <w:tab w:val="left" w:pos="2160"/>
        </w:tabs>
        <w:spacing w:before="0"/>
        <w:ind w:left="360"/>
      </w:pPr>
      <w:r w:rsidRPr="007C49C5">
        <w:t>vensim</w:t>
      </w:r>
      <w:r w:rsidRPr="007C49C5">
        <w:tab/>
        <w:t>All Ventana Systems identifiers</w:t>
      </w:r>
    </w:p>
    <w:p w14:paraId="157853B3" w14:textId="77777777" w:rsidR="00CB07DD" w:rsidRDefault="00CB07DD" w:rsidP="00CB07DD">
      <w:r>
        <w:t xml:space="preserve">It is RECOMMENDED that user defined functions and macros be included in a child namespace of the global </w:t>
      </w:r>
      <w:r>
        <w:rPr>
          <w:rFonts w:ascii="Courier" w:hAnsi="Courier"/>
        </w:rPr>
        <w:t>user</w:t>
      </w:r>
      <w:r>
        <w:t xml:space="preserve"> namespace.</w:t>
      </w:r>
    </w:p>
    <w:p w14:paraId="442FC508" w14:textId="77777777" w:rsidR="00CB07DD" w:rsidRDefault="00CB07DD" w:rsidP="00CB07DD">
      <w:r>
        <w:t xml:space="preserve">Namespaces MAY be nested within other namespaces. For example, </w:t>
      </w:r>
      <w:r w:rsidRPr="00FB1F89">
        <w:rPr>
          <w:rStyle w:val="codeChar"/>
        </w:rPr>
        <w:t>isee.utils.find</w:t>
      </w:r>
      <w:r>
        <w:t xml:space="preserve"> would refer to a function named </w:t>
      </w:r>
      <w:r w:rsidRPr="00FB1F89">
        <w:rPr>
          <w:rStyle w:val="codeChar"/>
        </w:rPr>
        <w:t>find</w:t>
      </w:r>
      <w:r>
        <w:t xml:space="preserve"> in the </w:t>
      </w:r>
      <w:r w:rsidRPr="00FB1F89">
        <w:rPr>
          <w:rStyle w:val="codeChar"/>
        </w:rPr>
        <w:t>utils</w:t>
      </w:r>
      <w:r>
        <w:t xml:space="preserve"> namespace of the </w:t>
      </w:r>
      <w:r w:rsidRPr="00FB1F89">
        <w:rPr>
          <w:rStyle w:val="codeChar"/>
        </w:rPr>
        <w:t>isee</w:t>
      </w:r>
      <w:r>
        <w:t xml:space="preserve"> namespace.</w:t>
      </w:r>
    </w:p>
    <w:p w14:paraId="77A696EC" w14:textId="77777777" w:rsidR="00CB07DD" w:rsidRDefault="00CB07DD" w:rsidP="00CB07DD">
      <w:pPr>
        <w:pStyle w:val="CommentText"/>
      </w:pPr>
      <w:r>
        <w:t>Unqualified names are normally only resolved within the containing model (along with the implicit array namespace or, in a macro definition, strictly inside the macro), i.e., they are assumed local to their model. However, an entire XMILE file, or individual models within an XMILE file, can avoid the use of qualified names</w:t>
      </w:r>
      <w:r w:rsidRPr="00EE4687">
        <w:t xml:space="preserve"> </w:t>
      </w:r>
      <w:r>
        <w:t>from other namespaces, especially for function names in equations, by specifying that the given file or model uses one or more namespaces. In this case, unqualified names MUST first be resolved locally, within the containing model. If no match is found, the specified namespaces MUST then be searched in order, from left to right as specified, until a match is found.  By obeying the specified namespace order, XMILE allows user to control how conflicting identifiers are resolved.  However, it is strongly RECOMMENDED that a warning be generated for such conflicts.  It is also RECOMMENDED that vendors provide an option to treat these as errors.</w:t>
      </w:r>
    </w:p>
    <w:p w14:paraId="4CF8E5D4" w14:textId="77777777" w:rsidR="00CB07DD" w:rsidRDefault="00CB07DD" w:rsidP="00CB07DD">
      <w:r>
        <w:t>Note this namespace resolution capability is only available for explicitly defined namespaces and not for the implicit namespaces of submodels (see Section 3.7.4). Any identifiers other than array dimensions that are accessed across models MUST be qualified.</w:t>
      </w:r>
      <w:r>
        <w:rPr>
          <w:rStyle w:val="FootnoteReference"/>
        </w:rPr>
        <w:footnoteReference w:id="6"/>
      </w:r>
    </w:p>
    <w:p w14:paraId="0395C6DE" w14:textId="77777777" w:rsidR="00CB07DD" w:rsidRDefault="00CB07DD" w:rsidP="00CB07DD">
      <w:r>
        <w:t>By default, all X</w:t>
      </w:r>
      <w:r w:rsidRPr="00A32923">
        <w:t xml:space="preserve">MILE files are in the </w:t>
      </w:r>
      <w:r w:rsidRPr="00A32923">
        <w:rPr>
          <w:rStyle w:val="codeChar"/>
        </w:rPr>
        <w:t>std</w:t>
      </w:r>
      <w:r w:rsidRPr="00A32923">
        <w:t xml:space="preserve"> namespace, but this </w:t>
      </w:r>
      <w:r>
        <w:t>MAY</w:t>
      </w:r>
      <w:r w:rsidRPr="00A32923">
        <w:t xml:space="preserve"> be overridden by explicitly s</w:t>
      </w:r>
      <w:r>
        <w:t>etting one or more namespaces. It is intended that most X</w:t>
      </w:r>
      <w:r w:rsidRPr="00A32923">
        <w:t xml:space="preserve">MILE files </w:t>
      </w:r>
      <w:r>
        <w:t>SHALL</w:t>
      </w:r>
      <w:r w:rsidRPr="00A32923">
        <w:t xml:space="preserve"> specify that they use the </w:t>
      </w:r>
      <w:r w:rsidRPr="00A32923">
        <w:rPr>
          <w:rStyle w:val="codeChar"/>
        </w:rPr>
        <w:t>std</w:t>
      </w:r>
      <w:r w:rsidRPr="00A32923">
        <w:t xml:space="preserve"> namespace, thus obviating the need to include </w:t>
      </w:r>
      <w:r w:rsidRPr="00A32923">
        <w:rPr>
          <w:rStyle w:val="codeChar"/>
        </w:rPr>
        <w:t>std</w:t>
      </w:r>
      <w:r>
        <w:t>. in front of all X</w:t>
      </w:r>
      <w:r w:rsidRPr="00A32923">
        <w:t>MILE identifiers.</w:t>
      </w:r>
    </w:p>
    <w:p w14:paraId="23FAE5C0" w14:textId="77777777" w:rsidR="00CB07DD" w:rsidRDefault="00CB07DD" w:rsidP="00CB07DD">
      <w:r w:rsidRPr="00EB372B">
        <w:t>The same identifier can be used in different name</w:t>
      </w:r>
      <w:r>
        <w:t xml:space="preserve">spaces, but identifiers in the </w:t>
      </w:r>
      <w:r w:rsidRPr="00EB372B">
        <w:rPr>
          <w:rStyle w:val="codeChar"/>
        </w:rPr>
        <w:t>std</w:t>
      </w:r>
      <w:r w:rsidRPr="00EB372B">
        <w:t xml:space="preserve"> namespace </w:t>
      </w:r>
      <w:r>
        <w:t>SHOULD</w:t>
      </w:r>
      <w:r w:rsidRPr="00EB372B">
        <w:t xml:space="preserve"> be reserved to prevent confusion. Similarly, identifiers in any libraries of func</w:t>
      </w:r>
      <w:r>
        <w:t>tions or macros (whether vendor-supplied or user-</w:t>
      </w:r>
      <w:r w:rsidRPr="00EB372B">
        <w:t xml:space="preserve">defined) </w:t>
      </w:r>
      <w:r>
        <w:t>SHOULD</w:t>
      </w:r>
      <w:r w:rsidRPr="00EB372B">
        <w:t xml:space="preserve"> be avoided.</w:t>
      </w:r>
      <w:r>
        <w:t xml:space="preserve"> I</w:t>
      </w:r>
      <w:r w:rsidRPr="00EB372B">
        <w:t xml:space="preserve">t is strongly </w:t>
      </w:r>
      <w:r>
        <w:t>RECOMMENDED</w:t>
      </w:r>
      <w:r w:rsidRPr="00EB372B">
        <w:t xml:space="preserve"> that implementations </w:t>
      </w:r>
      <w:r>
        <w:t xml:space="preserve">do </w:t>
      </w:r>
      <w:r w:rsidRPr="00EB372B">
        <w:t xml:space="preserve">not allow the addition of model variables </w:t>
      </w:r>
      <w:r>
        <w:t>that are the same as</w:t>
      </w:r>
      <w:r w:rsidRPr="00EB372B">
        <w:t xml:space="preserve"> function or macro names and that when a new library is added </w:t>
      </w:r>
      <w:r>
        <w:t>to the whole-model,</w:t>
      </w:r>
      <w:r w:rsidRPr="00EB372B">
        <w:t xml:space="preserve"> a </w:t>
      </w:r>
      <w:r>
        <w:t>check for conflicting symbols be</w:t>
      </w:r>
      <w:r w:rsidRPr="00EB372B">
        <w:t xml:space="preserve"> performed.</w:t>
      </w:r>
    </w:p>
    <w:p w14:paraId="6B4CCBF1" w14:textId="77777777" w:rsidR="00CB07DD" w:rsidRDefault="00CB07DD" w:rsidP="00CB07DD">
      <w:pPr>
        <w:pStyle w:val="Heading4"/>
        <w:numPr>
          <w:ilvl w:val="3"/>
          <w:numId w:val="3"/>
        </w:numPr>
      </w:pPr>
      <w:r>
        <w:t>Identifier Conventions</w:t>
      </w:r>
    </w:p>
    <w:p w14:paraId="7C38CA8B" w14:textId="77777777" w:rsidR="00CB07DD" w:rsidRDefault="00CB07DD" w:rsidP="00CB07DD">
      <w:r>
        <w:t>Identifiers defined by XMILE, including registered vendor namespaces (see Section 3.2.2.3), should be chosen so that they do not require quotation marks. Note that the registered vendor names are all in lowercase; this is intentional.  It is also preferred that vendors choose the identifiers within their namespaces such that they do not require quotation marks.</w:t>
      </w:r>
    </w:p>
    <w:p w14:paraId="29BF2937" w14:textId="77777777" w:rsidR="00CB07DD" w:rsidRDefault="00CB07DD" w:rsidP="00CB07DD">
      <w:pPr>
        <w:pStyle w:val="Heading4"/>
        <w:numPr>
          <w:ilvl w:val="3"/>
          <w:numId w:val="3"/>
        </w:numPr>
      </w:pPr>
      <w:r>
        <w:t>Reserved Identifiers</w:t>
      </w:r>
    </w:p>
    <w:p w14:paraId="259CDA0E" w14:textId="77777777" w:rsidR="00CB07DD" w:rsidRDefault="00CB07DD" w:rsidP="00CB07DD">
      <w:r>
        <w:t xml:space="preserve">The operator names </w:t>
      </w:r>
      <w:r w:rsidRPr="004A677A">
        <w:rPr>
          <w:rStyle w:val="codeChar"/>
        </w:rPr>
        <w:t>AND</w:t>
      </w:r>
      <w:r>
        <w:t xml:space="preserve">, </w:t>
      </w:r>
      <w:r w:rsidRPr="004A677A">
        <w:rPr>
          <w:rStyle w:val="codeChar"/>
        </w:rPr>
        <w:t>OR</w:t>
      </w:r>
      <w:r>
        <w:t xml:space="preserve">, and </w:t>
      </w:r>
      <w:r w:rsidRPr="004A677A">
        <w:rPr>
          <w:rStyle w:val="codeChar"/>
        </w:rPr>
        <w:t>NOT</w:t>
      </w:r>
      <w:r>
        <w:t xml:space="preserve">, the statement keywords </w:t>
      </w:r>
      <w:r w:rsidRPr="00FB163A">
        <w:rPr>
          <w:rStyle w:val="codeChar"/>
        </w:rPr>
        <w:t>IF</w:t>
      </w:r>
      <w:r>
        <w:t xml:space="preserve">, </w:t>
      </w:r>
      <w:r w:rsidRPr="00FB163A">
        <w:rPr>
          <w:rStyle w:val="codeChar"/>
        </w:rPr>
        <w:t>THEN</w:t>
      </w:r>
      <w:r>
        <w:t xml:space="preserve">, and </w:t>
      </w:r>
      <w:r w:rsidRPr="00FB163A">
        <w:rPr>
          <w:rStyle w:val="codeChar"/>
        </w:rPr>
        <w:t>ELSE</w:t>
      </w:r>
      <w:r>
        <w:t xml:space="preserve">, the names of all built-in functions, and the XMILE namespace </w:t>
      </w:r>
      <w:r w:rsidRPr="004A677A">
        <w:rPr>
          <w:rStyle w:val="codeChar"/>
        </w:rPr>
        <w:t>std</w:t>
      </w:r>
      <w:r>
        <w:t>, are reserved identifiers. They cannot be used as vendor- or user-defined namespaces, macros, or functions. Any conflict with these names that is found when reading user- or vendor-supplied definitions SHOULD be flagged as an error to the end user.</w:t>
      </w:r>
    </w:p>
    <w:p w14:paraId="0D6611F9" w14:textId="77777777" w:rsidR="00CB07DD" w:rsidRDefault="00CB07DD" w:rsidP="00CB07DD">
      <w:pPr>
        <w:pStyle w:val="Heading3"/>
        <w:numPr>
          <w:ilvl w:val="2"/>
          <w:numId w:val="3"/>
        </w:numPr>
      </w:pPr>
      <w:bookmarkStart w:id="63" w:name="_Toc426543503"/>
      <w:r>
        <w:t>Data Types</w:t>
      </w:r>
      <w:bookmarkEnd w:id="63"/>
    </w:p>
    <w:p w14:paraId="1FCC2A7E" w14:textId="77777777" w:rsidR="00CB07DD" w:rsidRDefault="00CB07DD" w:rsidP="00CB07DD">
      <w:r>
        <w:t>There is only one data type in XMILE:  real numbers. Although some parts of the language require integers, e.g., array indices, these are still represented as real numbers.</w:t>
      </w:r>
    </w:p>
    <w:p w14:paraId="7686DD9D" w14:textId="77777777" w:rsidR="00CB07DD" w:rsidRDefault="00CB07DD" w:rsidP="00CB07DD">
      <w:pPr>
        <w:pStyle w:val="Heading3"/>
        <w:numPr>
          <w:ilvl w:val="2"/>
          <w:numId w:val="3"/>
        </w:numPr>
      </w:pPr>
      <w:bookmarkStart w:id="64" w:name="_Toc426543504"/>
      <w:r>
        <w:t>Containers</w:t>
      </w:r>
      <w:bookmarkEnd w:id="64"/>
    </w:p>
    <w:p w14:paraId="2EF0D8EE" w14:textId="77777777" w:rsidR="00CB07DD" w:rsidRDefault="00CB07DD" w:rsidP="00CB07DD">
      <w:r>
        <w:t>All containers in XMILE are lists of numbers. As much as possible, the syntax and operation of these containers are consistent. Only one container is inherent to XMILE:  graphical functions. Three containers are optional in XMILE:  arrays, conveyors, and queues.</w:t>
      </w:r>
    </w:p>
    <w:p w14:paraId="68BEF6E7" w14:textId="77777777" w:rsidR="00CB07DD" w:rsidRDefault="00CB07DD" w:rsidP="00CB07DD">
      <w:r>
        <w:t>Neither a graphical function nor an array SHALL change its size during a simulation. However, the size of a conveyor (its length) MAY change and the size of a queue changes as a matter of course during a simulation.</w:t>
      </w:r>
    </w:p>
    <w:p w14:paraId="0112F0F6" w14:textId="77777777" w:rsidR="00CB07DD" w:rsidRDefault="00CB07DD" w:rsidP="00CB07DD">
      <w:r>
        <w:t>Since all four containers are lists of numbers we may wish to operate on (for example, find their mean or examine an element), they are uniformly accessed with square bracket notation as defined in Section 3.7.1, Arrays. There are also a number of built-in functions that apply to all of them. These features are OPTIONAL and are only guaranteed to be present if arrays are supported.</w:t>
      </w:r>
    </w:p>
    <w:p w14:paraId="4EB2B634" w14:textId="77777777" w:rsidR="00CB07DD" w:rsidRDefault="00CB07DD" w:rsidP="00CB07DD">
      <w:pPr>
        <w:pStyle w:val="Heading2"/>
        <w:numPr>
          <w:ilvl w:val="1"/>
          <w:numId w:val="3"/>
        </w:numPr>
      </w:pPr>
      <w:bookmarkStart w:id="65" w:name="_Toc426543505"/>
      <w:r>
        <w:t>Expressions</w:t>
      </w:r>
      <w:bookmarkEnd w:id="65"/>
    </w:p>
    <w:p w14:paraId="3904C282" w14:textId="77777777" w:rsidR="00CB07DD" w:rsidRDefault="00CB07DD" w:rsidP="00CB07DD">
      <w:r>
        <w:t>Equations are defined using expressions.  The simplest expression is simply a constant, e.g., 3.14.</w:t>
      </w:r>
    </w:p>
    <w:p w14:paraId="06A6BD76" w14:textId="77777777" w:rsidR="00CB07DD" w:rsidRDefault="00CB07DD" w:rsidP="00CB07DD">
      <w:r>
        <w:t>Expressions are infix (e.g., algebraic), following the general rules of algebraic precedence (parenthesis, exponents, multiplication and division, and addition and subtraction – in that order). Since our set of operators is much richer than basic algebra, we have to account for functions, unary operators, and relational operators. In general, the rules for precedence and associativity (the order of computation when operators have the same precedence) follow the established rules of the C-derived languages.</w:t>
      </w:r>
    </w:p>
    <w:p w14:paraId="45BF0F3D" w14:textId="77777777" w:rsidR="00CB07DD" w:rsidRDefault="00CB07DD" w:rsidP="00CB07DD">
      <w:r w:rsidRPr="00DA5725">
        <w:t>Expressions in an XMILE document MUST follow the rules or assertions expressed in this section and sub-sections, even when these are not worded using RFC2119 keywords.</w:t>
      </w:r>
    </w:p>
    <w:p w14:paraId="4DB879EA" w14:textId="77777777" w:rsidR="00CB07DD" w:rsidRDefault="00CB07DD" w:rsidP="00CB07DD">
      <w:pPr>
        <w:pStyle w:val="Heading3"/>
        <w:numPr>
          <w:ilvl w:val="2"/>
          <w:numId w:val="3"/>
        </w:numPr>
      </w:pPr>
      <w:bookmarkStart w:id="66" w:name="_Toc426543506"/>
      <w:r>
        <w:t>Operators</w:t>
      </w:r>
      <w:bookmarkEnd w:id="66"/>
    </w:p>
    <w:p w14:paraId="3929EF48" w14:textId="77777777" w:rsidR="00CB07DD" w:rsidRDefault="00CB07DD" w:rsidP="00CB07DD">
      <w:r>
        <w:t>The following table lists the supported operators in precedence order. All but exponentiation and the unary operators have left-to-right associativity (right-to-left is the only thing that makes sense for unary operators).</w:t>
      </w:r>
    </w:p>
    <w:p w14:paraId="18CD7EDE" w14:textId="77777777" w:rsidR="00CB07DD" w:rsidRPr="007C49C5" w:rsidRDefault="00CB07DD" w:rsidP="00CB07DD">
      <w:pPr>
        <w:keepNext/>
        <w:tabs>
          <w:tab w:val="left" w:pos="2160"/>
        </w:tabs>
        <w:spacing w:after="0"/>
        <w:ind w:left="360"/>
      </w:pPr>
      <w:r>
        <w:rPr>
          <w:u w:val="single"/>
        </w:rPr>
        <w:t>Operators</w:t>
      </w:r>
      <w:r w:rsidRPr="007C49C5">
        <w:tab/>
      </w:r>
      <w:r w:rsidRPr="00B414A3">
        <w:rPr>
          <w:u w:val="single"/>
        </w:rPr>
        <w:t>Precedence Group (in decreasing order)</w:t>
      </w:r>
    </w:p>
    <w:p w14:paraId="1E88B8BB" w14:textId="77777777" w:rsidR="00CB07DD" w:rsidRDefault="00CB07DD" w:rsidP="00CB07DD">
      <w:pPr>
        <w:keepNext/>
        <w:tabs>
          <w:tab w:val="left" w:pos="2160"/>
        </w:tabs>
        <w:spacing w:before="0" w:after="0"/>
        <w:ind w:left="360"/>
      </w:pPr>
      <w:r>
        <w:t>[ ]</w:t>
      </w:r>
      <w:r>
        <w:tab/>
        <w:t>Subscripts</w:t>
      </w:r>
    </w:p>
    <w:p w14:paraId="7E23AC9B" w14:textId="77777777" w:rsidR="00CB07DD" w:rsidRDefault="00CB07DD" w:rsidP="00CB07DD">
      <w:pPr>
        <w:keepNext/>
        <w:tabs>
          <w:tab w:val="left" w:pos="2160"/>
        </w:tabs>
        <w:spacing w:before="0" w:after="0"/>
        <w:ind w:left="360"/>
      </w:pPr>
      <w:r>
        <w:t>( )</w:t>
      </w:r>
      <w:r>
        <w:tab/>
        <w:t>Parentheses</w:t>
      </w:r>
    </w:p>
    <w:p w14:paraId="39A1ABDF" w14:textId="77777777" w:rsidR="00CB07DD" w:rsidRPr="007C49C5" w:rsidRDefault="00CB07DD" w:rsidP="00CB07DD">
      <w:pPr>
        <w:keepNext/>
        <w:tabs>
          <w:tab w:val="left" w:pos="2160"/>
        </w:tabs>
        <w:spacing w:before="0" w:after="0"/>
        <w:ind w:left="360"/>
      </w:pPr>
      <w:r>
        <w:t>^</w:t>
      </w:r>
      <w:r>
        <w:tab/>
        <w:t>Exponentiation (right to left)</w:t>
      </w:r>
    </w:p>
    <w:p w14:paraId="0A4B63B4" w14:textId="77777777" w:rsidR="00CB07DD" w:rsidRPr="007C49C5" w:rsidRDefault="00CB07DD" w:rsidP="00CB07DD">
      <w:pPr>
        <w:keepNext/>
        <w:tabs>
          <w:tab w:val="left" w:pos="2160"/>
        </w:tabs>
        <w:spacing w:before="0" w:after="0"/>
        <w:ind w:left="360"/>
      </w:pPr>
      <w:r>
        <w:t xml:space="preserve">+  –  </w:t>
      </w:r>
      <w:r w:rsidRPr="00E37FAD">
        <w:rPr>
          <w:rStyle w:val="codeChar"/>
        </w:rPr>
        <w:t>NOT</w:t>
      </w:r>
      <w:r>
        <w:tab/>
        <w:t>Unary operators positive, negative, and logical not</w:t>
      </w:r>
    </w:p>
    <w:p w14:paraId="093CB421" w14:textId="77777777" w:rsidR="00CB07DD" w:rsidRPr="007C49C5" w:rsidRDefault="00CB07DD" w:rsidP="00CB07DD">
      <w:pPr>
        <w:keepNext/>
        <w:tabs>
          <w:tab w:val="left" w:pos="2160"/>
        </w:tabs>
        <w:spacing w:before="0" w:after="0"/>
        <w:ind w:left="360"/>
      </w:pPr>
      <w:r>
        <w:t xml:space="preserve">*  /  </w:t>
      </w:r>
      <w:r w:rsidRPr="004872AA">
        <w:rPr>
          <w:rStyle w:val="codeChar"/>
        </w:rPr>
        <w:t>MOD</w:t>
      </w:r>
      <w:r>
        <w:tab/>
        <w:t>Multiplication, division, modulo</w:t>
      </w:r>
    </w:p>
    <w:p w14:paraId="78D71141" w14:textId="77777777" w:rsidR="00CB07DD" w:rsidRPr="007C49C5" w:rsidRDefault="00CB07DD" w:rsidP="00CB07DD">
      <w:pPr>
        <w:keepNext/>
        <w:tabs>
          <w:tab w:val="left" w:pos="2160"/>
        </w:tabs>
        <w:spacing w:before="0" w:after="0"/>
        <w:ind w:left="360"/>
      </w:pPr>
      <w:r>
        <w:t>+ –</w:t>
      </w:r>
      <w:r>
        <w:tab/>
        <w:t>Addition, subtraction</w:t>
      </w:r>
    </w:p>
    <w:p w14:paraId="6DBDDE73" w14:textId="77777777" w:rsidR="00CB07DD" w:rsidRPr="007C49C5" w:rsidRDefault="00CB07DD" w:rsidP="00CB07DD">
      <w:pPr>
        <w:keepNext/>
        <w:tabs>
          <w:tab w:val="left" w:pos="2160"/>
        </w:tabs>
        <w:spacing w:before="0" w:after="0"/>
        <w:ind w:left="360"/>
      </w:pPr>
      <w:r>
        <w:t>&lt;  &lt;= &gt;  &gt;=</w:t>
      </w:r>
      <w:r>
        <w:tab/>
        <w:t>Relational operators</w:t>
      </w:r>
    </w:p>
    <w:p w14:paraId="280BDB17" w14:textId="77777777" w:rsidR="00CB07DD" w:rsidRPr="007C49C5" w:rsidRDefault="00CB07DD" w:rsidP="00CB07DD">
      <w:pPr>
        <w:keepNext/>
        <w:tabs>
          <w:tab w:val="left" w:pos="2160"/>
        </w:tabs>
        <w:spacing w:before="0" w:after="0"/>
        <w:ind w:left="360"/>
      </w:pPr>
      <w:r>
        <w:t>=  &lt;&gt;</w:t>
      </w:r>
      <w:r>
        <w:tab/>
        <w:t>Equality operators</w:t>
      </w:r>
      <w:r>
        <w:rPr>
          <w:rStyle w:val="FootnoteReference"/>
        </w:rPr>
        <w:footnoteReference w:id="7"/>
      </w:r>
    </w:p>
    <w:p w14:paraId="69E0B7D3" w14:textId="77777777" w:rsidR="00CB07DD" w:rsidRDefault="00CB07DD" w:rsidP="00CB07DD">
      <w:pPr>
        <w:keepNext/>
        <w:tabs>
          <w:tab w:val="left" w:pos="2160"/>
        </w:tabs>
        <w:spacing w:before="0" w:after="0"/>
        <w:ind w:left="360"/>
      </w:pPr>
      <w:r w:rsidRPr="00E37FAD">
        <w:rPr>
          <w:rStyle w:val="codeChar"/>
        </w:rPr>
        <w:t>AND</w:t>
      </w:r>
      <w:r>
        <w:tab/>
        <w:t>Logical and</w:t>
      </w:r>
    </w:p>
    <w:p w14:paraId="6CF91BE0" w14:textId="77777777" w:rsidR="00CB07DD" w:rsidRDefault="00CB07DD" w:rsidP="00CB07DD">
      <w:pPr>
        <w:tabs>
          <w:tab w:val="left" w:pos="2160"/>
        </w:tabs>
        <w:spacing w:before="0" w:after="0"/>
        <w:ind w:left="360"/>
      </w:pPr>
      <w:r w:rsidRPr="00E37FAD">
        <w:rPr>
          <w:rStyle w:val="codeChar"/>
        </w:rPr>
        <w:t>OR</w:t>
      </w:r>
      <w:r w:rsidRPr="00E37FAD">
        <w:rPr>
          <w:rStyle w:val="codeChar"/>
        </w:rPr>
        <w:tab/>
      </w:r>
      <w:r>
        <w:t>Logical or</w:t>
      </w:r>
    </w:p>
    <w:p w14:paraId="2BAF54BD" w14:textId="77777777" w:rsidR="00CB07DD" w:rsidRDefault="00CB07DD" w:rsidP="00CB07DD">
      <w:r w:rsidRPr="00F570A9">
        <w:t>Note the logical, relational, and equality operators are all defined to return</w:t>
      </w:r>
      <w:r>
        <w:t xml:space="preserve"> zero (0) if the result is false and one (1) if the result is true.</w:t>
      </w:r>
    </w:p>
    <w:p w14:paraId="0052B3F3" w14:textId="77777777" w:rsidR="00CB07DD" w:rsidRDefault="00CB07DD" w:rsidP="00CB07DD">
      <w:r>
        <w:t>Modulo is defined to return the floored modulus proposed by Knuth.  In this form, the sign of the result always follows the sign of the divisor, as one would expect.</w:t>
      </w:r>
      <w:r>
        <w:rPr>
          <w:rStyle w:val="FootnoteReference"/>
        </w:rPr>
        <w:footnoteReference w:id="8"/>
      </w:r>
    </w:p>
    <w:p w14:paraId="7FCE2A38" w14:textId="77777777" w:rsidR="00CB07DD" w:rsidRDefault="00CB07DD" w:rsidP="00CB07DD">
      <w:pPr>
        <w:rPr>
          <w:rStyle w:val="codeChar"/>
        </w:rPr>
      </w:pPr>
      <w:r w:rsidRPr="00A66F79">
        <w:t>Sample expressions:</w:t>
      </w:r>
      <w:r w:rsidRPr="00A66F79">
        <w:tab/>
      </w:r>
      <w:r w:rsidRPr="00E37FAD">
        <w:rPr>
          <w:rStyle w:val="codeChar"/>
        </w:rPr>
        <w:t>a*b</w:t>
      </w:r>
      <w:r w:rsidRPr="00A66F79">
        <w:tab/>
      </w:r>
      <w:r>
        <w:tab/>
      </w:r>
      <w:r w:rsidRPr="00E37FAD">
        <w:rPr>
          <w:rStyle w:val="codeChar"/>
        </w:rPr>
        <w:t xml:space="preserve">(x &lt; 5) </w:t>
      </w:r>
      <w:r>
        <w:rPr>
          <w:rStyle w:val="codeChar"/>
        </w:rPr>
        <w:t>and</w:t>
      </w:r>
      <w:r w:rsidRPr="00E37FAD">
        <w:rPr>
          <w:rStyle w:val="codeChar"/>
        </w:rPr>
        <w:t xml:space="preserve"> (y &gt;= 3)</w:t>
      </w:r>
      <w:r>
        <w:rPr>
          <w:rStyle w:val="codeChar"/>
        </w:rPr>
        <w:tab/>
      </w:r>
      <w:r w:rsidRPr="00A66F79">
        <w:tab/>
      </w:r>
      <w:r w:rsidRPr="00E37FAD">
        <w:rPr>
          <w:rStyle w:val="codeChar"/>
        </w:rPr>
        <w:t>(–3)^x</w:t>
      </w:r>
    </w:p>
    <w:p w14:paraId="2336A859" w14:textId="77777777" w:rsidR="00CB07DD" w:rsidRDefault="00CB07DD" w:rsidP="00CB07DD">
      <w:pPr>
        <w:pStyle w:val="Heading3"/>
        <w:numPr>
          <w:ilvl w:val="2"/>
          <w:numId w:val="3"/>
        </w:numPr>
      </w:pPr>
      <w:bookmarkStart w:id="67" w:name="_Toc426543507"/>
      <w:r>
        <w:t>Function Calls</w:t>
      </w:r>
      <w:bookmarkEnd w:id="67"/>
    </w:p>
    <w:p w14:paraId="02E525E5" w14:textId="77777777" w:rsidR="00CB07DD" w:rsidRDefault="00CB07DD" w:rsidP="00CB07DD">
      <w:r>
        <w:t xml:space="preserve">Parentheses are also used to provide parameters to function calls, e.g., </w:t>
      </w:r>
      <w:r w:rsidRPr="00144D24">
        <w:rPr>
          <w:rStyle w:val="codeChar"/>
        </w:rPr>
        <w:t>ABS(x)</w:t>
      </w:r>
      <w:r>
        <w:t xml:space="preserve">. In this case, they take precedence over all operators (as do the commas separating parameters). Note that functions that do not take parameters do not include parentheses when used in an equation, e.g., </w:t>
      </w:r>
      <w:r w:rsidRPr="00144D24">
        <w:rPr>
          <w:rStyle w:val="codeChar"/>
        </w:rPr>
        <w:t>TIME</w:t>
      </w:r>
      <w:r>
        <w:t>. There are several cases where variable names MAY be (syntactically) used like a function in equations:</w:t>
      </w:r>
    </w:p>
    <w:p w14:paraId="2BEB6137" w14:textId="77777777" w:rsidR="00CB07DD" w:rsidRDefault="00CB07DD" w:rsidP="00CB07DD">
      <w:pPr>
        <w:numPr>
          <w:ilvl w:val="0"/>
          <w:numId w:val="10"/>
        </w:numPr>
      </w:pPr>
      <w:r>
        <w:t xml:space="preserve">Named graphical function:  The graphical function is evaluated at the passed valued, e.g., given the graphical function named </w:t>
      </w:r>
      <w:r w:rsidRPr="00F85725">
        <w:rPr>
          <w:rStyle w:val="codeChar"/>
        </w:rPr>
        <w:t>cos</w:t>
      </w:r>
      <w:r>
        <w:rPr>
          <w:rStyle w:val="codeChar"/>
        </w:rPr>
        <w:t>t_f</w:t>
      </w:r>
      <w:r>
        <w:t xml:space="preserve">, </w:t>
      </w:r>
      <w:r w:rsidRPr="00F85725">
        <w:rPr>
          <w:rStyle w:val="codeChar"/>
        </w:rPr>
        <w:t>cost</w:t>
      </w:r>
      <w:r>
        <w:rPr>
          <w:rStyle w:val="codeChar"/>
        </w:rPr>
        <w:t>_f</w:t>
      </w:r>
      <w:r w:rsidRPr="00F85725">
        <w:rPr>
          <w:rStyle w:val="codeChar"/>
        </w:rPr>
        <w:t>(2003)</w:t>
      </w:r>
      <w:r>
        <w:t xml:space="preserve"> evaluates the graphical function at </w:t>
      </w:r>
      <w:r w:rsidRPr="00F85725">
        <w:rPr>
          <w:i/>
          <w:iCs/>
        </w:rPr>
        <w:t>x</w:t>
      </w:r>
      <w:r>
        <w:t xml:space="preserve"> = 2003.</w:t>
      </w:r>
    </w:p>
    <w:p w14:paraId="7FFD3619" w14:textId="77777777" w:rsidR="00CB07DD" w:rsidRDefault="00CB07DD" w:rsidP="00CB07DD">
      <w:pPr>
        <w:numPr>
          <w:ilvl w:val="0"/>
          <w:numId w:val="10"/>
        </w:numPr>
      </w:pPr>
      <w:r>
        <w:t xml:space="preserve">Named model:  A model that has a name, defined submodel inputs, and one submodel output can be treated as a function in an equation, e.g., given the model named </w:t>
      </w:r>
      <w:r w:rsidRPr="002779A9">
        <w:rPr>
          <w:rStyle w:val="codeChar"/>
        </w:rPr>
        <w:t>maximum</w:t>
      </w:r>
      <w:r>
        <w:t xml:space="preserve"> with one submodel input and one submodel output that gives the maximum value of the input over this run, </w:t>
      </w:r>
      <w:r w:rsidRPr="002779A9">
        <w:rPr>
          <w:rStyle w:val="codeChar"/>
        </w:rPr>
        <w:t>maximum(</w:t>
      </w:r>
      <w:r>
        <w:rPr>
          <w:rStyle w:val="codeChar"/>
        </w:rPr>
        <w:t>Balance</w:t>
      </w:r>
      <w:r w:rsidRPr="002779A9">
        <w:rPr>
          <w:rStyle w:val="codeChar"/>
        </w:rPr>
        <w:t>)</w:t>
      </w:r>
      <w:r>
        <w:t xml:space="preserve"> evaluates to the maximum value of </w:t>
      </w:r>
      <w:r>
        <w:rPr>
          <w:rStyle w:val="codeChar"/>
        </w:rPr>
        <w:t>Balanc</w:t>
      </w:r>
      <w:r w:rsidRPr="002779A9">
        <w:rPr>
          <w:rStyle w:val="codeChar"/>
        </w:rPr>
        <w:t>e</w:t>
      </w:r>
      <w:r>
        <w:t xml:space="preserve"> during this run. When there is more than one submodel input, the order of the parameters must be defined as they are for a macro definition. For more information, see Sections 3.6.1 (macros) and 3.7.4 (submodels).</w:t>
      </w:r>
    </w:p>
    <w:p w14:paraId="301159FD" w14:textId="77777777" w:rsidR="00CB07DD" w:rsidRDefault="00CB07DD" w:rsidP="00CB07DD">
      <w:pPr>
        <w:numPr>
          <w:ilvl w:val="0"/>
          <w:numId w:val="10"/>
        </w:numPr>
      </w:pPr>
      <w:r>
        <w:t xml:space="preserve">Array name:  An array name can be passed the flat index (i.e., the linear row-major index) of an element to access that element. Since functions can only return one value, this can be useful when a function must identify an element across a multidimensional array (e.g., the </w:t>
      </w:r>
      <w:r w:rsidRPr="00860FB4">
        <w:rPr>
          <w:rStyle w:val="codeChar"/>
        </w:rPr>
        <w:t>RANK</w:t>
      </w:r>
      <w:r>
        <w:t xml:space="preserve"> built-in). For example, given the three-dimensional array </w:t>
      </w:r>
      <w:r w:rsidRPr="00860FB4">
        <w:rPr>
          <w:rStyle w:val="codeChar"/>
        </w:rPr>
        <w:t>A</w:t>
      </w:r>
      <w:r>
        <w:t xml:space="preserve"> with bounds </w:t>
      </w:r>
      <w:r w:rsidRPr="00860FB4">
        <w:rPr>
          <w:rStyle w:val="codeChar"/>
        </w:rPr>
        <w:t>[2, 3, 4]</w:t>
      </w:r>
      <w:r>
        <w:t xml:space="preserve">, </w:t>
      </w:r>
      <w:r w:rsidRPr="00860FB4">
        <w:rPr>
          <w:rStyle w:val="codeChar"/>
        </w:rPr>
        <w:t>A(10)</w:t>
      </w:r>
      <w:r>
        <w:t xml:space="preserve"> refers to the tenth element in row-major order, i.e., element </w:t>
      </w:r>
      <w:r>
        <w:rPr>
          <w:rStyle w:val="codeChar"/>
        </w:rPr>
        <w:t xml:space="preserve">A[1, 3, </w:t>
      </w:r>
      <w:r w:rsidRPr="00860FB4">
        <w:rPr>
          <w:rStyle w:val="codeChar"/>
        </w:rPr>
        <w:t>2]</w:t>
      </w:r>
      <w:r>
        <w:t>. See Section 3.7.1 for more information about arrays.</w:t>
      </w:r>
    </w:p>
    <w:p w14:paraId="24B610F5" w14:textId="77777777" w:rsidR="00CB07DD" w:rsidRDefault="00CB07DD" w:rsidP="00CB07DD">
      <w:pPr>
        <w:pStyle w:val="Heading3"/>
        <w:numPr>
          <w:ilvl w:val="2"/>
          <w:numId w:val="3"/>
        </w:numPr>
      </w:pPr>
      <w:bookmarkStart w:id="68" w:name="_Toc426543508"/>
      <w:r>
        <w:t>Structured Statements</w:t>
      </w:r>
      <w:bookmarkEnd w:id="68"/>
    </w:p>
    <w:p w14:paraId="77B55CDE" w14:textId="77777777" w:rsidR="00CB07DD" w:rsidRDefault="00CB07DD" w:rsidP="00CB07DD">
      <w:pPr>
        <w:keepNext/>
      </w:pPr>
      <w:r>
        <w:t>One control structure statement MUST be supported:</w:t>
      </w:r>
    </w:p>
    <w:p w14:paraId="03B8B700" w14:textId="77777777" w:rsidR="00CB07DD" w:rsidRDefault="00CB07DD" w:rsidP="00CB07DD">
      <w:pPr>
        <w:ind w:left="360"/>
      </w:pPr>
      <w:r w:rsidRPr="00C4200B">
        <w:rPr>
          <w:rStyle w:val="codeChar"/>
        </w:rPr>
        <w:t>IF</w:t>
      </w:r>
      <w:r>
        <w:t xml:space="preserve"> </w:t>
      </w:r>
      <w:r>
        <w:rPr>
          <w:i/>
        </w:rPr>
        <w:t>condition</w:t>
      </w:r>
      <w:r>
        <w:t xml:space="preserve"> </w:t>
      </w:r>
      <w:r w:rsidRPr="00C4200B">
        <w:rPr>
          <w:rStyle w:val="codeChar"/>
        </w:rPr>
        <w:t>THEN</w:t>
      </w:r>
      <w:r>
        <w:t xml:space="preserve"> </w:t>
      </w:r>
      <w:r>
        <w:rPr>
          <w:i/>
        </w:rPr>
        <w:t>expression</w:t>
      </w:r>
      <w:r>
        <w:t xml:space="preserve"> </w:t>
      </w:r>
      <w:r w:rsidRPr="00C4200B">
        <w:rPr>
          <w:rStyle w:val="codeChar"/>
        </w:rPr>
        <w:t>ELSE</w:t>
      </w:r>
      <w:r>
        <w:t xml:space="preserve"> </w:t>
      </w:r>
      <w:r>
        <w:rPr>
          <w:i/>
        </w:rPr>
        <w:t>expression</w:t>
      </w:r>
    </w:p>
    <w:p w14:paraId="60512256" w14:textId="77777777" w:rsidR="00CB07DD" w:rsidRDefault="00CB07DD" w:rsidP="00CB07DD">
      <w:r>
        <w:t xml:space="preserve">where </w:t>
      </w:r>
      <w:r w:rsidRPr="009626ED">
        <w:rPr>
          <w:i/>
        </w:rPr>
        <w:t>condition</w:t>
      </w:r>
      <w:r>
        <w:t xml:space="preserve"> is an expression that evaluates to true or false. We follow the convention of C that all non-zero values are true, while zero is false. Generally, </w:t>
      </w:r>
      <w:r w:rsidRPr="009D1721">
        <w:rPr>
          <w:i/>
        </w:rPr>
        <w:t>condition</w:t>
      </w:r>
      <w:r>
        <w:t xml:space="preserve"> is an expression involving the logical, relational, and equality operators.</w:t>
      </w:r>
    </w:p>
    <w:p w14:paraId="239F24F2" w14:textId="77777777" w:rsidR="00CB07DD" w:rsidRDefault="00CB07DD" w:rsidP="00CB07DD">
      <w:pPr>
        <w:keepNext/>
      </w:pPr>
      <w:r>
        <w:t>Note that some vendors implement this as a built-in function:</w:t>
      </w:r>
    </w:p>
    <w:p w14:paraId="2B591A61" w14:textId="77777777" w:rsidR="00CB07DD" w:rsidRDefault="00CB07DD" w:rsidP="00CB07DD">
      <w:pPr>
        <w:ind w:left="360"/>
      </w:pPr>
      <w:r w:rsidRPr="00960898">
        <w:rPr>
          <w:rStyle w:val="codeChar"/>
        </w:rPr>
        <w:t>if_then_else</w:t>
      </w:r>
      <w:r>
        <w:t>(</w:t>
      </w:r>
      <w:r>
        <w:rPr>
          <w:i/>
        </w:rPr>
        <w:t>condition</w:t>
      </w:r>
      <w:r>
        <w:t xml:space="preserve">, </w:t>
      </w:r>
      <w:r>
        <w:rPr>
          <w:i/>
        </w:rPr>
        <w:t>then-expression</w:t>
      </w:r>
      <w:r>
        <w:t xml:space="preserve">, </w:t>
      </w:r>
      <w:r>
        <w:rPr>
          <w:i/>
        </w:rPr>
        <w:t>else-expression</w:t>
      </w:r>
      <w:r>
        <w:t>)</w:t>
      </w:r>
    </w:p>
    <w:p w14:paraId="1455B323" w14:textId="77777777" w:rsidR="00CB07DD" w:rsidRDefault="00CB07DD" w:rsidP="00CB07DD">
      <w:r>
        <w:t>While the statement form is preferred, this OPTIONAL alterative, if used, should be implemented by the vendor using an XMILE macro (Section 3.6).</w:t>
      </w:r>
    </w:p>
    <w:p w14:paraId="36C60C86" w14:textId="77777777" w:rsidR="00CB07DD" w:rsidRDefault="00CB07DD" w:rsidP="00CB07DD">
      <w:pPr>
        <w:pStyle w:val="Heading3"/>
        <w:numPr>
          <w:ilvl w:val="2"/>
          <w:numId w:val="3"/>
        </w:numPr>
      </w:pPr>
      <w:bookmarkStart w:id="69" w:name="_Toc426543509"/>
      <w:r>
        <w:t>In-line Comments</w:t>
      </w:r>
      <w:bookmarkEnd w:id="69"/>
    </w:p>
    <w:p w14:paraId="66DB3D1B" w14:textId="77777777" w:rsidR="00CB07DD" w:rsidRDefault="00CB07DD" w:rsidP="00CB07DD">
      <w:r>
        <w:t>Comments are provided to include explanatory text that is ignored by the computer and MUST be supported. Comment are delimited by braces { } and MAY be included anywhere within an expression. This functionality allows the modeler to temporarily turn off parts of an equation or to comment the separate parts of a complex formulation.</w:t>
      </w:r>
    </w:p>
    <w:p w14:paraId="03C41924" w14:textId="77777777" w:rsidR="00CB07DD" w:rsidRDefault="00CB07DD" w:rsidP="00CB07DD">
      <w:r>
        <w:t xml:space="preserve">Sample comments:  </w:t>
      </w:r>
      <w:r w:rsidRPr="00394896">
        <w:rPr>
          <w:rStyle w:val="codeChar"/>
        </w:rPr>
        <w:t>a*b { tak</w:t>
      </w:r>
      <w:r>
        <w:rPr>
          <w:rStyle w:val="codeChar"/>
        </w:rPr>
        <w:t>e product of a and b } + c { then</w:t>
      </w:r>
      <w:r w:rsidRPr="00394896">
        <w:rPr>
          <w:rStyle w:val="codeChar"/>
        </w:rPr>
        <w:t xml:space="preserve"> add c }</w:t>
      </w:r>
    </w:p>
    <w:p w14:paraId="150535E0" w14:textId="77777777" w:rsidR="00CB07DD" w:rsidRDefault="00CB07DD" w:rsidP="00CB07DD">
      <w:pPr>
        <w:pStyle w:val="Heading3"/>
        <w:numPr>
          <w:ilvl w:val="2"/>
          <w:numId w:val="3"/>
        </w:numPr>
      </w:pPr>
      <w:bookmarkStart w:id="70" w:name="_Toc426543510"/>
      <w:r>
        <w:t>Documentation</w:t>
      </w:r>
      <w:bookmarkEnd w:id="70"/>
    </w:p>
    <w:p w14:paraId="03F083E8" w14:textId="77777777" w:rsidR="00CB07DD" w:rsidRDefault="00CB07DD" w:rsidP="00CB07DD">
      <w:r>
        <w:t>Each variable OPTIONALLY has its own documentation, which is a block of unrestricted text unrelated to the equation. This MAY be stored in either plain text or in rich text (HTML).</w:t>
      </w:r>
    </w:p>
    <w:p w14:paraId="3D01113B" w14:textId="77777777" w:rsidR="00CB07DD" w:rsidRDefault="00CB07DD" w:rsidP="00CB07DD">
      <w:pPr>
        <w:pStyle w:val="Heading3"/>
        <w:numPr>
          <w:ilvl w:val="2"/>
          <w:numId w:val="3"/>
        </w:numPr>
      </w:pPr>
      <w:bookmarkStart w:id="71" w:name="_Toc426543511"/>
      <w:r>
        <w:t>Units</w:t>
      </w:r>
      <w:bookmarkEnd w:id="71"/>
    </w:p>
    <w:p w14:paraId="6CFED5E1" w14:textId="77777777" w:rsidR="00CB07DD" w:rsidRDefault="00CB07DD" w:rsidP="00CB07DD">
      <w:r>
        <w:t xml:space="preserve">Each variable OPTIONALLY has its own units of measure, which are specified by combining other units defined in the </w:t>
      </w:r>
      <w:r w:rsidRPr="00BC765F">
        <w:rPr>
          <w:rStyle w:val="codeChar"/>
        </w:rPr>
        <w:t>units</w:t>
      </w:r>
      <w:r>
        <w:t xml:space="preserve"> namespace as described below.</w:t>
      </w:r>
    </w:p>
    <w:p w14:paraId="07600397" w14:textId="77777777" w:rsidR="00CB07DD" w:rsidRDefault="00CB07DD" w:rsidP="00CB07DD">
      <w:r>
        <w:t xml:space="preserve">Units of measure are specified with XMILE expressions, called the </w:t>
      </w:r>
      <w:r w:rsidRPr="00BC765F">
        <w:rPr>
          <w:i/>
        </w:rPr>
        <w:t>unit equation</w:t>
      </w:r>
      <w:r>
        <w:t>, restricted to the operators ^ (exponentiation), - or * (multiplication), and / (division) with parentheses as needed</w:t>
      </w:r>
      <w:r w:rsidRPr="00475304">
        <w:t xml:space="preserve"> </w:t>
      </w:r>
      <w:r>
        <w:t>to group units in the numerator or denominator. Exponents MUST be integers. When there are no named units in the numerator (e.g., units of “per second”), the integer one (1), or one of its aliases as described below, MUST be used as a placeholder for the numerator (e.g., 1/seconds). The integer one (1) MAY be used at any time to represent the identity element for units and both Dimensionless and Dmnl are RECOMMENDED as built-in aliases for this.</w:t>
      </w:r>
    </w:p>
    <w:p w14:paraId="09766C3C" w14:textId="77777777" w:rsidR="00CB07DD" w:rsidRDefault="00CB07DD" w:rsidP="00CB07DD">
      <w:r>
        <w:t xml:space="preserve">Units appearing in the </w:t>
      </w:r>
      <w:r w:rsidRPr="007F28FE">
        <w:rPr>
          <w:i/>
        </w:rPr>
        <w:t>unit equation</w:t>
      </w:r>
      <w:r>
        <w:t xml:space="preserve"> MAY also be defined in terms of other units. For example, Square Miles would have the equation Miles^2. When a unit is defined in this way, any use of it is the equivalent of using its defining equation. Units with no defining equation are called primary units. Every </w:t>
      </w:r>
      <w:r>
        <w:rPr>
          <w:i/>
        </w:rPr>
        <w:t xml:space="preserve">unit equation </w:t>
      </w:r>
      <w:r>
        <w:t>can be reduced to an expression involving only primary units by the process of substitution.</w:t>
      </w:r>
    </w:p>
    <w:p w14:paraId="1F22EC00" w14:textId="77777777" w:rsidR="00CB07DD" w:rsidRDefault="00CB07DD" w:rsidP="00CB07DD">
      <w:r>
        <w:t xml:space="preserve">Unit aliases allow multiple names to have the same meaning. For example, People, Person, and Persons could all be considered to be the same. When a unit has an alias, that unit's name or any of its aliases MAY be used interchangeably for the purpose of specifying the </w:t>
      </w:r>
      <w:r>
        <w:rPr>
          <w:i/>
        </w:rPr>
        <w:t>units equation</w:t>
      </w:r>
      <w:r>
        <w:t xml:space="preserve">. Aliases are actually a special case of units being defined by other units, but allowing multiple aliases simplifies the way that information about units is kept. Unit aliases may be chained by specifying the name of an existing unit (or one of its aliases) as the equation. This allows the addition of user-defined aliases for built-in units in a straightforward manner. </w:t>
      </w:r>
    </w:p>
    <w:p w14:paraId="19C48A4D" w14:textId="77777777" w:rsidR="00CB07DD" w:rsidRDefault="00CB07DD" w:rsidP="00CB07DD">
      <w:r>
        <w:t>A unit is thus specified by a name, an equation, and a sequence of aliases. The name and equation are standard XMILE identifiers except that $ is allowed as the first (and often only) character in the name of a unit without surrounding quotes. Also, the single digit 1 is used as the unit identity. Like variables names, unit names are stored with underscores (_) but generally presented to users with spaces. A unit with no equation is a primary unit. A unit with an equation SHOULD, when possible, be presented to the user with its name rather than its equation</w:t>
      </w:r>
    </w:p>
    <w:p w14:paraId="23FA7EB2" w14:textId="77777777" w:rsidR="00CB07DD" w:rsidRDefault="00CB07DD" w:rsidP="00CB07DD">
      <w:r>
        <w:t>There is a separate unnamed namespace for units. All units, regardless of which model they are contained in, are resolved against that single namespace.</w:t>
      </w:r>
    </w:p>
    <w:p w14:paraId="5BDB3A85" w14:textId="77777777" w:rsidR="00CB07DD" w:rsidRDefault="00CB07DD" w:rsidP="00CB07DD">
      <w:r>
        <w:t>The following baseline unit definitions are RECOMMENDED. 1 is REQUIRED.</w:t>
      </w:r>
    </w:p>
    <w:p w14:paraId="0460E194" w14:textId="77777777" w:rsidR="00CB07DD" w:rsidRPr="007C49C5" w:rsidRDefault="00CB07DD" w:rsidP="00CB07DD">
      <w:pPr>
        <w:keepNext/>
        <w:tabs>
          <w:tab w:val="left" w:pos="2160"/>
        </w:tabs>
        <w:spacing w:after="0"/>
        <w:ind w:left="360"/>
      </w:pPr>
      <w:r>
        <w:rPr>
          <w:u w:val="single"/>
        </w:rPr>
        <w:t>Name</w:t>
      </w:r>
      <w:r w:rsidRPr="007C49C5">
        <w:tab/>
      </w:r>
      <w:r w:rsidRPr="006D79A8">
        <w:rPr>
          <w:u w:val="single"/>
        </w:rPr>
        <w:t>Equation</w:t>
      </w:r>
      <w:r>
        <w:tab/>
      </w:r>
      <w:r>
        <w:tab/>
      </w:r>
      <w:r>
        <w:tab/>
      </w:r>
      <w:r w:rsidRPr="006D79A8">
        <w:rPr>
          <w:u w:val="single"/>
        </w:rPr>
        <w:t>Aliases</w:t>
      </w:r>
    </w:p>
    <w:p w14:paraId="13BA9567" w14:textId="77777777" w:rsidR="00CB07DD" w:rsidRDefault="00CB07DD" w:rsidP="00CB07DD">
      <w:pPr>
        <w:keepNext/>
        <w:tabs>
          <w:tab w:val="left" w:pos="2160"/>
        </w:tabs>
        <w:spacing w:before="0" w:after="0"/>
        <w:ind w:left="360"/>
        <w:rPr>
          <w:rStyle w:val="codeChar"/>
          <w:rFonts w:cs="Courier New"/>
          <w:szCs w:val="22"/>
        </w:rPr>
      </w:pPr>
      <w:r>
        <w:rPr>
          <w:rStyle w:val="codeChar"/>
          <w:rFonts w:cs="Courier New"/>
          <w:szCs w:val="22"/>
        </w:rPr>
        <w:t>1</w:t>
      </w:r>
      <w:r>
        <w:rPr>
          <w:rStyle w:val="codeChar"/>
          <w:rFonts w:cs="Courier New"/>
          <w:szCs w:val="22"/>
        </w:rPr>
        <w:tab/>
      </w:r>
      <w:r>
        <w:rPr>
          <w:rStyle w:val="codeChar"/>
          <w:rFonts w:cs="Courier New"/>
          <w:szCs w:val="22"/>
        </w:rPr>
        <w:tab/>
      </w:r>
      <w:r>
        <w:rPr>
          <w:rStyle w:val="codeChar"/>
          <w:rFonts w:cs="Courier New"/>
          <w:szCs w:val="22"/>
        </w:rPr>
        <w:tab/>
      </w:r>
      <w:r>
        <w:rPr>
          <w:rStyle w:val="codeChar"/>
          <w:rFonts w:cs="Courier New"/>
          <w:szCs w:val="22"/>
        </w:rPr>
        <w:tab/>
      </w:r>
      <w:r>
        <w:rPr>
          <w:rStyle w:val="codeChar"/>
          <w:rFonts w:cs="Courier New"/>
          <w:szCs w:val="22"/>
        </w:rPr>
        <w:tab/>
        <w:t>Dimensionless, Unitless, Dmnl</w:t>
      </w:r>
    </w:p>
    <w:p w14:paraId="78025174" w14:textId="77777777" w:rsidR="00CB07DD" w:rsidRPr="00A42B54" w:rsidRDefault="00CB07DD" w:rsidP="00CB07DD">
      <w:pPr>
        <w:keepNext/>
        <w:tabs>
          <w:tab w:val="left" w:pos="2160"/>
        </w:tabs>
        <w:spacing w:before="0" w:after="0"/>
        <w:ind w:left="360"/>
        <w:rPr>
          <w:rFonts w:ascii="Courier New" w:hAnsi="Courier New" w:cs="Courier New"/>
          <w:sz w:val="22"/>
          <w:szCs w:val="22"/>
        </w:rPr>
      </w:pPr>
      <w:r w:rsidRPr="00A42B54">
        <w:rPr>
          <w:rStyle w:val="codeChar"/>
          <w:rFonts w:cs="Courier New"/>
          <w:szCs w:val="22"/>
        </w:rPr>
        <w:t>nanosecond</w:t>
      </w:r>
      <w:r>
        <w:rPr>
          <w:rStyle w:val="codeChar"/>
          <w:rFonts w:cs="Courier New"/>
          <w:szCs w:val="22"/>
        </w:rPr>
        <w:t>s</w:t>
      </w:r>
      <w:r w:rsidRPr="00A42B54">
        <w:rPr>
          <w:rStyle w:val="codeChar"/>
          <w:rFonts w:cs="Courier New"/>
          <w:szCs w:val="22"/>
        </w:rPr>
        <w:tab/>
      </w:r>
      <w:r w:rsidRPr="00A42B54">
        <w:rPr>
          <w:rStyle w:val="codeChar"/>
          <w:rFonts w:cs="Courier New"/>
          <w:szCs w:val="22"/>
        </w:rPr>
        <w:tab/>
      </w:r>
      <w:r w:rsidRPr="00A42B54">
        <w:rPr>
          <w:rStyle w:val="codeChar"/>
          <w:rFonts w:cs="Courier New"/>
          <w:szCs w:val="22"/>
        </w:rPr>
        <w:tab/>
      </w:r>
      <w:r w:rsidRPr="00A42B54">
        <w:rPr>
          <w:rStyle w:val="codeChar"/>
          <w:rFonts w:cs="Courier New"/>
          <w:szCs w:val="22"/>
        </w:rPr>
        <w:tab/>
      </w:r>
      <w:r w:rsidRPr="00A42B54">
        <w:rPr>
          <w:rFonts w:ascii="Courier New" w:hAnsi="Courier New" w:cs="Courier New"/>
          <w:sz w:val="22"/>
          <w:szCs w:val="22"/>
        </w:rPr>
        <w:tab/>
        <w:t xml:space="preserve">ns, </w:t>
      </w:r>
      <w:r>
        <w:rPr>
          <w:rFonts w:ascii="Courier New" w:hAnsi="Courier New" w:cs="Courier New"/>
          <w:sz w:val="22"/>
          <w:szCs w:val="22"/>
        </w:rPr>
        <w:t>nanosecond</w:t>
      </w:r>
    </w:p>
    <w:p w14:paraId="0BFBC275" w14:textId="77777777" w:rsidR="00CB07DD" w:rsidRPr="00A42B54" w:rsidRDefault="00CB07DD" w:rsidP="00CB07DD">
      <w:pPr>
        <w:keepNext/>
        <w:tabs>
          <w:tab w:val="left" w:pos="2160"/>
        </w:tabs>
        <w:spacing w:before="0" w:after="0"/>
        <w:ind w:left="360"/>
        <w:rPr>
          <w:rFonts w:ascii="Courier New" w:hAnsi="Courier New" w:cs="Courier New"/>
          <w:sz w:val="22"/>
          <w:szCs w:val="22"/>
        </w:rPr>
      </w:pPr>
      <w:r w:rsidRPr="00A42B54">
        <w:rPr>
          <w:rFonts w:ascii="Courier New" w:hAnsi="Courier New" w:cs="Courier New"/>
          <w:sz w:val="22"/>
          <w:szCs w:val="22"/>
        </w:rPr>
        <w:t>microsecond</w:t>
      </w:r>
      <w:r>
        <w:rPr>
          <w:rFonts w:ascii="Courier New" w:hAnsi="Courier New" w:cs="Courier New"/>
          <w:sz w:val="22"/>
          <w:szCs w:val="22"/>
        </w:rPr>
        <w:t>s</w:t>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Style w:val="codeChar"/>
          <w:rFonts w:cs="Courier New"/>
          <w:szCs w:val="22"/>
        </w:rPr>
        <w:t>us, microsecond</w:t>
      </w:r>
    </w:p>
    <w:p w14:paraId="545FCAF5" w14:textId="77777777" w:rsidR="00CB07DD" w:rsidRPr="00A42B54" w:rsidRDefault="00CB07DD" w:rsidP="00CB07DD">
      <w:pPr>
        <w:keepNext/>
        <w:tabs>
          <w:tab w:val="left" w:pos="2160"/>
        </w:tabs>
        <w:spacing w:before="0" w:after="0"/>
        <w:ind w:left="360"/>
        <w:rPr>
          <w:rFonts w:ascii="Courier New" w:hAnsi="Courier New" w:cs="Courier New"/>
          <w:sz w:val="22"/>
          <w:szCs w:val="22"/>
        </w:rPr>
      </w:pPr>
      <w:r>
        <w:rPr>
          <w:rFonts w:ascii="Courier New" w:hAnsi="Courier New" w:cs="Courier New"/>
          <w:sz w:val="22"/>
          <w:szCs w:val="22"/>
        </w:rPr>
        <w:t>milliseconds</w:t>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Style w:val="codeChar"/>
          <w:rFonts w:cs="Courier New"/>
          <w:szCs w:val="22"/>
        </w:rPr>
        <w:t>ms</w:t>
      </w:r>
      <w:r>
        <w:rPr>
          <w:rStyle w:val="codeChar"/>
          <w:rFonts w:cs="Courier New"/>
          <w:szCs w:val="22"/>
        </w:rPr>
        <w:t>, milliseconds</w:t>
      </w:r>
    </w:p>
    <w:p w14:paraId="79FA0BA4" w14:textId="77777777" w:rsidR="00CB07DD" w:rsidRPr="00A42B54" w:rsidRDefault="00CB07DD" w:rsidP="00CB07DD">
      <w:pPr>
        <w:keepNext/>
        <w:tabs>
          <w:tab w:val="left" w:pos="2160"/>
        </w:tabs>
        <w:spacing w:before="0" w:after="0"/>
        <w:ind w:left="360"/>
        <w:rPr>
          <w:rFonts w:ascii="Courier New" w:hAnsi="Courier New" w:cs="Courier New"/>
          <w:sz w:val="22"/>
          <w:szCs w:val="22"/>
        </w:rPr>
      </w:pPr>
      <w:r>
        <w:rPr>
          <w:rFonts w:ascii="Courier New" w:hAnsi="Courier New" w:cs="Courier New"/>
          <w:sz w:val="22"/>
          <w:szCs w:val="22"/>
        </w:rPr>
        <w:t>seconds</w:t>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t>s</w:t>
      </w:r>
      <w:r>
        <w:rPr>
          <w:rFonts w:ascii="Courier New" w:hAnsi="Courier New" w:cs="Courier New"/>
          <w:sz w:val="22"/>
          <w:szCs w:val="22"/>
        </w:rPr>
        <w:t>, second</w:t>
      </w:r>
    </w:p>
    <w:p w14:paraId="089D8F56" w14:textId="77777777" w:rsidR="00CB07DD" w:rsidRDefault="00CB07DD" w:rsidP="00CB07DD">
      <w:pPr>
        <w:tabs>
          <w:tab w:val="left" w:pos="2160"/>
        </w:tabs>
        <w:spacing w:before="0" w:after="0"/>
        <w:ind w:left="360"/>
        <w:rPr>
          <w:rFonts w:ascii="Courier New" w:hAnsi="Courier New" w:cs="Courier New"/>
          <w:sz w:val="22"/>
          <w:szCs w:val="22"/>
        </w:rPr>
      </w:pPr>
      <w:r>
        <w:rPr>
          <w:rFonts w:ascii="Courier New" w:hAnsi="Courier New" w:cs="Courier New"/>
          <w:sz w:val="22"/>
          <w:szCs w:val="22"/>
        </w:rPr>
        <w:t>per_second</w:t>
      </w:r>
      <w:r>
        <w:rPr>
          <w:rFonts w:ascii="Courier New" w:hAnsi="Courier New" w:cs="Courier New"/>
          <w:sz w:val="22"/>
          <w:szCs w:val="22"/>
        </w:rPr>
        <w:tab/>
        <w:t>1/seconds</w:t>
      </w:r>
    </w:p>
    <w:p w14:paraId="1F909A5B" w14:textId="77777777" w:rsidR="00CB07DD" w:rsidRPr="00A42B54" w:rsidRDefault="00CB07DD" w:rsidP="00CB07DD">
      <w:pPr>
        <w:keepNext/>
        <w:tabs>
          <w:tab w:val="left" w:pos="2160"/>
        </w:tabs>
        <w:spacing w:before="0" w:after="0"/>
        <w:ind w:left="360"/>
        <w:rPr>
          <w:rFonts w:ascii="Courier New" w:hAnsi="Courier New" w:cs="Courier New"/>
          <w:sz w:val="22"/>
          <w:szCs w:val="22"/>
        </w:rPr>
      </w:pPr>
      <w:r>
        <w:rPr>
          <w:rFonts w:ascii="Courier New" w:hAnsi="Courier New" w:cs="Courier New"/>
          <w:sz w:val="22"/>
          <w:szCs w:val="22"/>
        </w:rPr>
        <w:t>minutes</w:t>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Pr>
          <w:rFonts w:ascii="Courier New" w:hAnsi="Courier New" w:cs="Courier New"/>
          <w:sz w:val="22"/>
          <w:szCs w:val="22"/>
        </w:rPr>
        <w:tab/>
      </w:r>
      <w:r w:rsidRPr="00A42B54">
        <w:rPr>
          <w:rStyle w:val="codeChar"/>
          <w:rFonts w:cs="Courier New"/>
          <w:szCs w:val="22"/>
        </w:rPr>
        <w:t>min</w:t>
      </w:r>
      <w:r>
        <w:rPr>
          <w:rStyle w:val="codeChar"/>
          <w:rFonts w:cs="Courier New"/>
          <w:szCs w:val="22"/>
        </w:rPr>
        <w:t>, minute</w:t>
      </w:r>
    </w:p>
    <w:p w14:paraId="097E4CCF" w14:textId="77777777" w:rsidR="00CB07DD" w:rsidRDefault="00CB07DD" w:rsidP="00CB07DD">
      <w:pPr>
        <w:tabs>
          <w:tab w:val="left" w:pos="2160"/>
        </w:tabs>
        <w:spacing w:before="0" w:after="0"/>
        <w:ind w:left="360"/>
        <w:rPr>
          <w:rFonts w:ascii="Courier New" w:hAnsi="Courier New" w:cs="Courier New"/>
          <w:sz w:val="22"/>
          <w:szCs w:val="22"/>
        </w:rPr>
      </w:pPr>
      <w:r>
        <w:rPr>
          <w:rFonts w:ascii="Courier New" w:hAnsi="Courier New" w:cs="Courier New"/>
          <w:sz w:val="22"/>
          <w:szCs w:val="22"/>
        </w:rPr>
        <w:t>per_minute</w:t>
      </w:r>
      <w:r>
        <w:rPr>
          <w:rFonts w:ascii="Courier New" w:hAnsi="Courier New" w:cs="Courier New"/>
          <w:sz w:val="22"/>
          <w:szCs w:val="22"/>
        </w:rPr>
        <w:tab/>
        <w:t>1/minutes</w:t>
      </w:r>
    </w:p>
    <w:p w14:paraId="4D555A12" w14:textId="77777777" w:rsidR="00CB07DD" w:rsidRPr="00A42B54" w:rsidRDefault="00CB07DD" w:rsidP="00CB07DD">
      <w:pPr>
        <w:keepNext/>
        <w:tabs>
          <w:tab w:val="left" w:pos="2160"/>
        </w:tabs>
        <w:spacing w:before="0" w:after="0"/>
        <w:ind w:left="360"/>
        <w:rPr>
          <w:rFonts w:ascii="Courier New" w:hAnsi="Courier New" w:cs="Courier New"/>
          <w:sz w:val="22"/>
          <w:szCs w:val="22"/>
        </w:rPr>
      </w:pPr>
      <w:r>
        <w:rPr>
          <w:rFonts w:ascii="Courier New" w:hAnsi="Courier New" w:cs="Courier New"/>
          <w:sz w:val="22"/>
          <w:szCs w:val="22"/>
        </w:rPr>
        <w:t>hours</w:t>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Style w:val="codeChar"/>
          <w:rFonts w:cs="Courier New"/>
          <w:szCs w:val="22"/>
        </w:rPr>
        <w:t>hr</w:t>
      </w:r>
      <w:r>
        <w:rPr>
          <w:rStyle w:val="codeChar"/>
          <w:rFonts w:cs="Courier New"/>
          <w:szCs w:val="22"/>
        </w:rPr>
        <w:t>, hour</w:t>
      </w:r>
    </w:p>
    <w:p w14:paraId="5E6D3935" w14:textId="77777777" w:rsidR="00CB07DD" w:rsidRDefault="00CB07DD" w:rsidP="00CB07DD">
      <w:pPr>
        <w:tabs>
          <w:tab w:val="left" w:pos="2160"/>
        </w:tabs>
        <w:spacing w:before="0" w:after="0"/>
        <w:ind w:left="360"/>
        <w:rPr>
          <w:rFonts w:ascii="Courier New" w:hAnsi="Courier New" w:cs="Courier New"/>
          <w:sz w:val="22"/>
          <w:szCs w:val="22"/>
        </w:rPr>
      </w:pPr>
      <w:r>
        <w:rPr>
          <w:rFonts w:ascii="Courier New" w:hAnsi="Courier New" w:cs="Courier New"/>
          <w:sz w:val="22"/>
          <w:szCs w:val="22"/>
        </w:rPr>
        <w:t>per_hour</w:t>
      </w:r>
      <w:r>
        <w:rPr>
          <w:rFonts w:ascii="Courier New" w:hAnsi="Courier New" w:cs="Courier New"/>
          <w:sz w:val="22"/>
          <w:szCs w:val="22"/>
        </w:rPr>
        <w:tab/>
        <w:t>1/hours</w:t>
      </w:r>
    </w:p>
    <w:p w14:paraId="1F3889D6" w14:textId="77777777" w:rsidR="00CB07DD" w:rsidRPr="00A42B54" w:rsidRDefault="00CB07DD" w:rsidP="00CB07DD">
      <w:pPr>
        <w:keepNext/>
        <w:tabs>
          <w:tab w:val="left" w:pos="2160"/>
        </w:tabs>
        <w:spacing w:before="0" w:after="0"/>
        <w:ind w:left="360"/>
        <w:rPr>
          <w:rFonts w:ascii="Courier New" w:hAnsi="Courier New" w:cs="Courier New"/>
          <w:sz w:val="22"/>
          <w:szCs w:val="22"/>
        </w:rPr>
      </w:pPr>
      <w:r w:rsidRPr="00A42B54">
        <w:rPr>
          <w:rStyle w:val="codeChar"/>
          <w:rFonts w:cs="Courier New"/>
          <w:szCs w:val="22"/>
        </w:rPr>
        <w:t>day</w:t>
      </w:r>
      <w:r>
        <w:rPr>
          <w:rStyle w:val="codeChar"/>
          <w:rFonts w:cs="Courier New"/>
          <w:szCs w:val="22"/>
        </w:rPr>
        <w:t>s</w:t>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Pr>
          <w:rFonts w:ascii="Courier New" w:hAnsi="Courier New" w:cs="Courier New"/>
          <w:sz w:val="22"/>
          <w:szCs w:val="22"/>
        </w:rPr>
        <w:t>day</w:t>
      </w:r>
    </w:p>
    <w:p w14:paraId="570C9994" w14:textId="77777777" w:rsidR="00CB07DD" w:rsidRDefault="00CB07DD" w:rsidP="00CB07DD">
      <w:pPr>
        <w:tabs>
          <w:tab w:val="left" w:pos="2160"/>
        </w:tabs>
        <w:spacing w:before="0" w:after="0"/>
        <w:ind w:left="360"/>
        <w:rPr>
          <w:rFonts w:ascii="Courier New" w:hAnsi="Courier New" w:cs="Courier New"/>
          <w:sz w:val="22"/>
          <w:szCs w:val="22"/>
        </w:rPr>
      </w:pPr>
      <w:r>
        <w:rPr>
          <w:rFonts w:ascii="Courier New" w:hAnsi="Courier New" w:cs="Courier New"/>
          <w:sz w:val="22"/>
          <w:szCs w:val="22"/>
        </w:rPr>
        <w:t>per_day</w:t>
      </w:r>
      <w:r>
        <w:rPr>
          <w:rFonts w:ascii="Courier New" w:hAnsi="Courier New" w:cs="Courier New"/>
          <w:sz w:val="22"/>
          <w:szCs w:val="22"/>
        </w:rPr>
        <w:tab/>
        <w:t>1/days</w:t>
      </w:r>
    </w:p>
    <w:p w14:paraId="196C9D82" w14:textId="77777777" w:rsidR="00CB07DD" w:rsidRPr="00A42B54" w:rsidRDefault="00CB07DD" w:rsidP="00CB07DD">
      <w:pPr>
        <w:keepNext/>
        <w:tabs>
          <w:tab w:val="left" w:pos="2160"/>
        </w:tabs>
        <w:spacing w:before="0" w:after="0"/>
        <w:ind w:left="360"/>
        <w:rPr>
          <w:rFonts w:ascii="Courier New" w:hAnsi="Courier New" w:cs="Courier New"/>
          <w:sz w:val="22"/>
          <w:szCs w:val="22"/>
        </w:rPr>
      </w:pPr>
      <w:r w:rsidRPr="00A42B54">
        <w:rPr>
          <w:rFonts w:ascii="Courier New" w:hAnsi="Courier New" w:cs="Courier New"/>
          <w:sz w:val="22"/>
          <w:szCs w:val="22"/>
        </w:rPr>
        <w:t>weeks</w:t>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wk, week</w:t>
      </w:r>
    </w:p>
    <w:p w14:paraId="76E3366D" w14:textId="77777777" w:rsidR="00CB07DD" w:rsidRDefault="00CB07DD" w:rsidP="00CB07DD">
      <w:pPr>
        <w:tabs>
          <w:tab w:val="left" w:pos="2160"/>
        </w:tabs>
        <w:spacing w:before="0" w:after="0"/>
        <w:ind w:left="360"/>
        <w:rPr>
          <w:rFonts w:ascii="Courier New" w:hAnsi="Courier New" w:cs="Courier New"/>
          <w:sz w:val="22"/>
          <w:szCs w:val="22"/>
        </w:rPr>
      </w:pPr>
      <w:r>
        <w:rPr>
          <w:rFonts w:ascii="Courier New" w:hAnsi="Courier New" w:cs="Courier New"/>
          <w:sz w:val="22"/>
          <w:szCs w:val="22"/>
        </w:rPr>
        <w:t>per_week</w:t>
      </w:r>
      <w:r>
        <w:rPr>
          <w:rFonts w:ascii="Courier New" w:hAnsi="Courier New" w:cs="Courier New"/>
          <w:sz w:val="22"/>
          <w:szCs w:val="22"/>
        </w:rPr>
        <w:tab/>
        <w:t>1/weeks</w:t>
      </w:r>
    </w:p>
    <w:p w14:paraId="05ABE844" w14:textId="77777777" w:rsidR="00CB07DD" w:rsidRPr="00A42B54" w:rsidRDefault="00CB07DD" w:rsidP="00CB07DD">
      <w:pPr>
        <w:keepNext/>
        <w:tabs>
          <w:tab w:val="left" w:pos="2160"/>
        </w:tabs>
        <w:spacing w:before="0" w:after="0"/>
        <w:ind w:left="360"/>
        <w:rPr>
          <w:rFonts w:ascii="Courier New" w:hAnsi="Courier New" w:cs="Courier New"/>
          <w:sz w:val="22"/>
          <w:szCs w:val="22"/>
        </w:rPr>
      </w:pPr>
      <w:r w:rsidRPr="00A42B54">
        <w:rPr>
          <w:rFonts w:ascii="Courier New" w:hAnsi="Courier New" w:cs="Courier New"/>
          <w:sz w:val="22"/>
          <w:szCs w:val="22"/>
        </w:rPr>
        <w:t>months</w:t>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mo, month</w:t>
      </w:r>
    </w:p>
    <w:p w14:paraId="2EFA2523" w14:textId="77777777" w:rsidR="00CB07DD" w:rsidRDefault="00CB07DD" w:rsidP="00CB07DD">
      <w:pPr>
        <w:tabs>
          <w:tab w:val="left" w:pos="2160"/>
        </w:tabs>
        <w:spacing w:before="0" w:after="0"/>
        <w:ind w:left="360"/>
        <w:rPr>
          <w:rFonts w:ascii="Courier New" w:hAnsi="Courier New" w:cs="Courier New"/>
          <w:sz w:val="22"/>
          <w:szCs w:val="22"/>
        </w:rPr>
      </w:pPr>
      <w:r>
        <w:rPr>
          <w:rFonts w:ascii="Courier New" w:hAnsi="Courier New" w:cs="Courier New"/>
          <w:sz w:val="22"/>
          <w:szCs w:val="22"/>
        </w:rPr>
        <w:t>per_month</w:t>
      </w:r>
      <w:r>
        <w:rPr>
          <w:rFonts w:ascii="Courier New" w:hAnsi="Courier New" w:cs="Courier New"/>
          <w:sz w:val="22"/>
          <w:szCs w:val="22"/>
        </w:rPr>
        <w:tab/>
        <w:t>1/months</w:t>
      </w:r>
    </w:p>
    <w:p w14:paraId="4D6F7E8A" w14:textId="77777777" w:rsidR="00CB07DD" w:rsidRPr="00A42B54" w:rsidRDefault="00CB07DD" w:rsidP="00CB07DD">
      <w:pPr>
        <w:keepNext/>
        <w:tabs>
          <w:tab w:val="left" w:pos="2160"/>
        </w:tabs>
        <w:spacing w:before="0" w:after="0"/>
        <w:ind w:left="360"/>
        <w:rPr>
          <w:rFonts w:ascii="Courier New" w:hAnsi="Courier New" w:cs="Courier New"/>
          <w:sz w:val="22"/>
          <w:szCs w:val="22"/>
        </w:rPr>
      </w:pPr>
      <w:r w:rsidRPr="00A42B54">
        <w:rPr>
          <w:rFonts w:ascii="Courier New" w:hAnsi="Courier New" w:cs="Courier New"/>
          <w:sz w:val="22"/>
          <w:szCs w:val="22"/>
        </w:rPr>
        <w:t>quarters</w:t>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qtr, quarter</w:t>
      </w:r>
    </w:p>
    <w:p w14:paraId="49565145" w14:textId="77777777" w:rsidR="00CB07DD" w:rsidRDefault="00CB07DD" w:rsidP="00CB07DD">
      <w:pPr>
        <w:tabs>
          <w:tab w:val="left" w:pos="2160"/>
        </w:tabs>
        <w:spacing w:before="0" w:after="0"/>
        <w:ind w:left="360"/>
        <w:rPr>
          <w:rFonts w:ascii="Courier New" w:hAnsi="Courier New" w:cs="Courier New"/>
          <w:sz w:val="22"/>
          <w:szCs w:val="22"/>
        </w:rPr>
      </w:pPr>
      <w:r>
        <w:rPr>
          <w:rFonts w:ascii="Courier New" w:hAnsi="Courier New" w:cs="Courier New"/>
          <w:sz w:val="22"/>
          <w:szCs w:val="22"/>
        </w:rPr>
        <w:t>per_quarter</w:t>
      </w:r>
      <w:r>
        <w:rPr>
          <w:rFonts w:ascii="Courier New" w:hAnsi="Courier New" w:cs="Courier New"/>
          <w:sz w:val="22"/>
          <w:szCs w:val="22"/>
        </w:rPr>
        <w:tab/>
        <w:t>1/quarters</w:t>
      </w:r>
    </w:p>
    <w:p w14:paraId="0F789571" w14:textId="77777777" w:rsidR="00CB07DD" w:rsidRDefault="00CB07DD" w:rsidP="00CB07DD">
      <w:pPr>
        <w:tabs>
          <w:tab w:val="left" w:pos="2160"/>
        </w:tabs>
        <w:spacing w:before="0" w:after="0"/>
        <w:ind w:left="360"/>
        <w:rPr>
          <w:rFonts w:ascii="Courier New" w:hAnsi="Courier New" w:cs="Courier New"/>
          <w:sz w:val="22"/>
          <w:szCs w:val="22"/>
        </w:rPr>
      </w:pPr>
      <w:r w:rsidRPr="00A42B54">
        <w:rPr>
          <w:rFonts w:ascii="Courier New" w:hAnsi="Courier New" w:cs="Courier New"/>
          <w:sz w:val="22"/>
          <w:szCs w:val="22"/>
        </w:rPr>
        <w:t>years</w:t>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yr, year</w:t>
      </w:r>
    </w:p>
    <w:p w14:paraId="2009CD92" w14:textId="77777777" w:rsidR="00CB07DD" w:rsidRDefault="00CB07DD" w:rsidP="00CB07DD">
      <w:pPr>
        <w:tabs>
          <w:tab w:val="left" w:pos="2160"/>
        </w:tabs>
        <w:spacing w:before="0" w:after="0"/>
        <w:ind w:left="360"/>
        <w:rPr>
          <w:rFonts w:ascii="Courier New" w:hAnsi="Courier New" w:cs="Courier New"/>
          <w:sz w:val="22"/>
          <w:szCs w:val="22"/>
        </w:rPr>
      </w:pPr>
      <w:r>
        <w:rPr>
          <w:rFonts w:ascii="Courier New" w:hAnsi="Courier New" w:cs="Courier New"/>
          <w:sz w:val="22"/>
          <w:szCs w:val="22"/>
        </w:rPr>
        <w:t>per_year</w:t>
      </w:r>
      <w:r>
        <w:rPr>
          <w:rFonts w:ascii="Courier New" w:hAnsi="Courier New" w:cs="Courier New"/>
          <w:sz w:val="22"/>
          <w:szCs w:val="22"/>
        </w:rPr>
        <w:tab/>
        <w:t>1/years</w:t>
      </w:r>
    </w:p>
    <w:p w14:paraId="33201263" w14:textId="77777777" w:rsidR="00CB07DD" w:rsidRDefault="00CB07DD" w:rsidP="00CB07DD"/>
    <w:p w14:paraId="706E2A37" w14:textId="77777777" w:rsidR="00CB07DD" w:rsidRPr="00657BB6" w:rsidRDefault="00CB07DD" w:rsidP="00CB07DD">
      <w:r>
        <w:t xml:space="preserve">Each model SHOULD contain a list of unit definitions that are used by that model to resolve </w:t>
      </w:r>
      <w:r>
        <w:rPr>
          <w:i/>
        </w:rPr>
        <w:t>unit equations</w:t>
      </w:r>
      <w:r>
        <w:t xml:space="preserve"> for the purpose of checking units. While, when defining a unit, both the equation and the aliases are optional, a unit that has neither SHOULD NOT be separately defined, as such units MUST be recognized implicitly when the </w:t>
      </w:r>
      <w:r w:rsidRPr="00BC765F">
        <w:rPr>
          <w:i/>
        </w:rPr>
        <w:t>unit equation</w:t>
      </w:r>
      <w:r>
        <w:t xml:space="preserve"> is parsed. Since an XMILE file may reference other files with Unit Definitions, there MAY be repetition within these. Repetition MUST be ignored. </w:t>
      </w:r>
    </w:p>
    <w:p w14:paraId="4D568068" w14:textId="77777777" w:rsidR="00CB07DD" w:rsidRDefault="00CB07DD" w:rsidP="00CB07DD">
      <w:r>
        <w:t>Because unit definitions can involve equations, they have the potential to be circular. The unit definitions specified in a whole-model MUST NOT have any circularity either through their equations or aliases. This also means that no alias SHALL appear more than once, or as a name. If a circular definition, name repetition, or alias repetition occurs as a result of combining the specified units with an implementation's built-in units, the implementation SHOULD respect the unit definitions for the model when it is possible to do so. To make that resolution persist, it is also possible to mark unit names, and by implication their associated equation and aliases, as “disabled” in the XMILE file. Disabled definitions MAY be ignored in implementations where the name does not exist in the built-in unit definitions.</w:t>
      </w:r>
      <w:r>
        <w:tab/>
      </w:r>
    </w:p>
    <w:p w14:paraId="0A88FC83" w14:textId="77777777" w:rsidR="00CB07DD" w:rsidRDefault="00CB07DD" w:rsidP="00CB07DD">
      <w:pPr>
        <w:pStyle w:val="Heading2"/>
        <w:numPr>
          <w:ilvl w:val="1"/>
          <w:numId w:val="3"/>
        </w:numPr>
      </w:pPr>
      <w:bookmarkStart w:id="72" w:name="_Toc426543512"/>
      <w:r>
        <w:t>Simulation Specifications</w:t>
      </w:r>
      <w:bookmarkEnd w:id="72"/>
    </w:p>
    <w:p w14:paraId="444BE231" w14:textId="77777777" w:rsidR="00CB07DD" w:rsidRDefault="00CB07DD" w:rsidP="00CB07DD">
      <w:r>
        <w:t>Every XMILE model MUST specify the start time and the stop time of the simulation. If DT is not specified, it defaults to one (1). For DT &lt;= 1, DT MAY be specified as an integer reciprocal (e.g., 16 for DT = 1/16). Units of time MUST be specified, usually with XMILE predefined time units (Section 3.3.6).</w:t>
      </w:r>
    </w:p>
    <w:p w14:paraId="2E3138E9" w14:textId="77777777" w:rsidR="00CB07DD" w:rsidRDefault="00CB07DD" w:rsidP="00CB07DD">
      <w:r>
        <w:t>The language also supports an OPTIONAL pause interval. By default, a model runs to completion (from STARTTIME to STOPTIME). However, if the pause interval is specified, the model pauses at all times that match STARTTIME + interval*N; N &gt; 0. Software packages are free to ignore this specification if they do not support this mode of operation.</w:t>
      </w:r>
    </w:p>
    <w:p w14:paraId="31610495" w14:textId="77777777" w:rsidR="00CB07DD" w:rsidRDefault="00CB07DD" w:rsidP="00CB07DD">
      <w:r>
        <w:t>The simulation specifications MAY also specify whether to only run selected groups (each selected group is marked), only run selected submodels (each selected submodel is marked), or run the whole-model (default).</w:t>
      </w:r>
    </w:p>
    <w:p w14:paraId="71F99BF9" w14:textId="77777777" w:rsidR="00CB07DD" w:rsidRDefault="00CB07DD" w:rsidP="00CB07DD">
      <w:pPr>
        <w:pStyle w:val="Heading3"/>
        <w:numPr>
          <w:ilvl w:val="2"/>
          <w:numId w:val="3"/>
        </w:numPr>
      </w:pPr>
      <w:bookmarkStart w:id="73" w:name="_Toc426543513"/>
      <w:r>
        <w:t>Integration Methods</w:t>
      </w:r>
      <w:bookmarkEnd w:id="73"/>
    </w:p>
    <w:p w14:paraId="0FE1831D" w14:textId="77777777" w:rsidR="00CB07DD" w:rsidRDefault="00CB07DD" w:rsidP="00CB07DD">
      <w:r>
        <w:t>By default, the integration method is Euler’s, but other methods are supported as follows:</w:t>
      </w:r>
    </w:p>
    <w:p w14:paraId="596FB97D" w14:textId="77777777" w:rsidR="00CB07DD" w:rsidRPr="007C49C5" w:rsidRDefault="00CB07DD" w:rsidP="00CB07DD">
      <w:pPr>
        <w:keepNext/>
        <w:tabs>
          <w:tab w:val="left" w:pos="2160"/>
        </w:tabs>
        <w:spacing w:after="0"/>
        <w:ind w:left="360"/>
      </w:pPr>
      <w:r>
        <w:rPr>
          <w:u w:val="single"/>
        </w:rPr>
        <w:t xml:space="preserve">XMILE </w:t>
      </w:r>
      <w:r w:rsidRPr="007C49C5">
        <w:rPr>
          <w:u w:val="single"/>
        </w:rPr>
        <w:t>Name</w:t>
      </w:r>
      <w:r w:rsidRPr="007C49C5">
        <w:tab/>
      </w:r>
      <w:r>
        <w:rPr>
          <w:u w:val="single"/>
        </w:rPr>
        <w:t>Integration Method</w:t>
      </w:r>
    </w:p>
    <w:p w14:paraId="2E2BD4F7" w14:textId="77777777" w:rsidR="00CB07DD" w:rsidRDefault="00CB07DD" w:rsidP="00CB07DD">
      <w:pPr>
        <w:keepNext/>
        <w:tabs>
          <w:tab w:val="left" w:pos="2160"/>
        </w:tabs>
        <w:spacing w:before="0" w:after="0"/>
        <w:ind w:left="360"/>
      </w:pPr>
      <w:r w:rsidRPr="00D3365D">
        <w:rPr>
          <w:rFonts w:ascii="Courier New" w:hAnsi="Courier New" w:cs="Courier New"/>
        </w:rPr>
        <w:t>euler</w:t>
      </w:r>
      <w:r w:rsidRPr="007C49C5">
        <w:tab/>
      </w:r>
      <w:r>
        <w:t>Euler’s method (default)</w:t>
      </w:r>
    </w:p>
    <w:p w14:paraId="6295D86D" w14:textId="77777777" w:rsidR="00CB07DD" w:rsidRPr="007C49C5" w:rsidRDefault="00CB07DD" w:rsidP="00CB07DD">
      <w:pPr>
        <w:keepNext/>
        <w:tabs>
          <w:tab w:val="left" w:pos="2160"/>
        </w:tabs>
        <w:spacing w:before="0" w:after="0"/>
        <w:ind w:left="360"/>
      </w:pPr>
      <w:r w:rsidRPr="00D3365D">
        <w:rPr>
          <w:rFonts w:ascii="Courier New" w:hAnsi="Courier New" w:cs="Courier New"/>
        </w:rPr>
        <w:t>rk4</w:t>
      </w:r>
      <w:r>
        <w:tab/>
        <w:t>Runge-Kutta 4</w:t>
      </w:r>
    </w:p>
    <w:p w14:paraId="299CBF7E" w14:textId="77777777" w:rsidR="00CB07DD" w:rsidRDefault="00CB07DD" w:rsidP="00CB07DD">
      <w:pPr>
        <w:keepNext/>
        <w:tabs>
          <w:tab w:val="left" w:pos="2160"/>
        </w:tabs>
        <w:spacing w:before="0" w:after="0"/>
        <w:ind w:left="360"/>
      </w:pPr>
      <w:r w:rsidRPr="00D3365D">
        <w:rPr>
          <w:rFonts w:ascii="Courier New" w:hAnsi="Courier New" w:cs="Courier New"/>
        </w:rPr>
        <w:t>rk2</w:t>
      </w:r>
      <w:r>
        <w:tab/>
      </w:r>
      <w:r w:rsidRPr="009A66D7">
        <w:t>Runge-Kutta 2</w:t>
      </w:r>
      <w:r>
        <w:t xml:space="preserve"> (OPTIONAL – falls back to RK4)</w:t>
      </w:r>
    </w:p>
    <w:p w14:paraId="7D6AFBD8" w14:textId="77777777" w:rsidR="00CB07DD" w:rsidRPr="007C49C5" w:rsidRDefault="00CB07DD" w:rsidP="00CB07DD">
      <w:pPr>
        <w:keepNext/>
        <w:tabs>
          <w:tab w:val="left" w:pos="2160"/>
        </w:tabs>
        <w:spacing w:before="0" w:after="0"/>
        <w:ind w:left="360"/>
      </w:pPr>
      <w:r w:rsidRPr="00D3365D">
        <w:rPr>
          <w:rFonts w:ascii="Courier New" w:hAnsi="Courier New" w:cs="Courier New"/>
        </w:rPr>
        <w:t>rk45</w:t>
      </w:r>
      <w:r w:rsidRPr="007C49C5">
        <w:tab/>
      </w:r>
      <w:r>
        <w:t>Runge-Kutta mixed 4</w:t>
      </w:r>
      <w:r w:rsidRPr="00F00EDF">
        <w:rPr>
          <w:vertAlign w:val="superscript"/>
        </w:rPr>
        <w:t>th</w:t>
      </w:r>
      <w:r>
        <w:t>- 5</w:t>
      </w:r>
      <w:r w:rsidRPr="00523D03">
        <w:rPr>
          <w:vertAlign w:val="superscript"/>
        </w:rPr>
        <w:t>th</w:t>
      </w:r>
      <w:r>
        <w:t>-order (OPTIONAL)</w:t>
      </w:r>
    </w:p>
    <w:p w14:paraId="0C4C7AB8" w14:textId="77777777" w:rsidR="00CB07DD" w:rsidRPr="007C49C5" w:rsidRDefault="00CB07DD" w:rsidP="00CB07DD">
      <w:pPr>
        <w:tabs>
          <w:tab w:val="left" w:pos="2160"/>
        </w:tabs>
        <w:spacing w:before="0" w:after="0"/>
        <w:ind w:left="360"/>
      </w:pPr>
      <w:r w:rsidRPr="00D3365D">
        <w:rPr>
          <w:rFonts w:ascii="Courier New" w:hAnsi="Courier New" w:cs="Courier New"/>
        </w:rPr>
        <w:t>gear</w:t>
      </w:r>
      <w:r>
        <w:tab/>
      </w:r>
      <w:r>
        <w:rPr>
          <w:lang w:val="nb-NO"/>
        </w:rPr>
        <w:t>Gear algorithm (OPTIONAL)</w:t>
      </w:r>
    </w:p>
    <w:p w14:paraId="6D0C9206" w14:textId="77777777" w:rsidR="00CB07DD" w:rsidRDefault="00CB07DD" w:rsidP="00CB07DD">
      <w:r>
        <w:t>The last three integration methods are OPTIONAL. In these cases, a supported fallback method SHOULD also be provided, for example, “</w:t>
      </w:r>
      <w:r>
        <w:rPr>
          <w:rFonts w:ascii="Courier New" w:hAnsi="Courier New" w:cs="Courier New"/>
        </w:rPr>
        <w:t>g</w:t>
      </w:r>
      <w:r w:rsidRPr="00D3365D">
        <w:rPr>
          <w:rFonts w:ascii="Courier New" w:hAnsi="Courier New" w:cs="Courier New"/>
        </w:rPr>
        <w:t>ear</w:t>
      </w:r>
      <w:r>
        <w:t xml:space="preserve">, </w:t>
      </w:r>
      <w:r>
        <w:rPr>
          <w:rFonts w:ascii="Courier New" w:hAnsi="Courier New" w:cs="Courier New"/>
        </w:rPr>
        <w:t>rk</w:t>
      </w:r>
      <w:r w:rsidRPr="00D3365D">
        <w:rPr>
          <w:rFonts w:ascii="Courier New" w:hAnsi="Courier New" w:cs="Courier New"/>
        </w:rPr>
        <w:t>4</w:t>
      </w:r>
      <w:r>
        <w:t>”. This means that Gear should be used if the product supports it. Otherwise, use rk4.</w:t>
      </w:r>
    </w:p>
    <w:p w14:paraId="164ADE54" w14:textId="77777777" w:rsidR="00CB07DD" w:rsidRDefault="00CB07DD" w:rsidP="00CB07DD">
      <w:r>
        <w:t>Some vendors do not offer RK2, as it is less useful than it once was when computing power was expensive. XMILE defines RK4 to always be the fallback for RK2, i.e., RK2 implies “</w:t>
      </w:r>
      <w:r w:rsidRPr="00D3365D">
        <w:rPr>
          <w:rFonts w:ascii="Courier New" w:hAnsi="Courier New" w:cs="Courier New"/>
        </w:rPr>
        <w:t>rk2, rk4</w:t>
      </w:r>
      <w:r>
        <w:t>.”</w:t>
      </w:r>
    </w:p>
    <w:p w14:paraId="513FF097" w14:textId="77777777" w:rsidR="00CB07DD" w:rsidRDefault="00CB07DD" w:rsidP="00CB07DD">
      <w:pPr>
        <w:pStyle w:val="Heading3"/>
        <w:numPr>
          <w:ilvl w:val="2"/>
          <w:numId w:val="3"/>
        </w:numPr>
      </w:pPr>
      <w:bookmarkStart w:id="74" w:name="_Toc426543514"/>
      <w:r>
        <w:t>Simulation Events</w:t>
      </w:r>
      <w:bookmarkEnd w:id="74"/>
    </w:p>
    <w:p w14:paraId="1CFDB3EA" w14:textId="77777777" w:rsidR="00CB07DD" w:rsidRDefault="00CB07DD" w:rsidP="00CB07DD">
      <w:r>
        <w:t>Events based on entity values MAY be triggered while the model is being simulated. Any implementation that does not support simulation events is free to ignore them.</w:t>
      </w:r>
    </w:p>
    <w:p w14:paraId="4BEBD06E" w14:textId="77777777" w:rsidR="00CB07DD" w:rsidRDefault="00CB07DD" w:rsidP="00CB07DD">
      <w:pPr>
        <w:keepNext/>
      </w:pPr>
      <w:r>
        <w:t>Within the simulation, these events are limited to pausing or stopping the simulation. Events are specified as a series of threshold values that, when exceeded, trigger the specified action:</w:t>
      </w:r>
    </w:p>
    <w:p w14:paraId="30A7DD2F" w14:textId="77777777" w:rsidR="00CB07DD" w:rsidRPr="007C49C5" w:rsidRDefault="00CB07DD" w:rsidP="00CB07DD">
      <w:pPr>
        <w:keepNext/>
        <w:tabs>
          <w:tab w:val="left" w:pos="2160"/>
        </w:tabs>
        <w:spacing w:after="0"/>
        <w:ind w:left="360"/>
      </w:pPr>
      <w:r>
        <w:rPr>
          <w:u w:val="single"/>
        </w:rPr>
        <w:t>XMILE Name</w:t>
      </w:r>
      <w:r w:rsidRPr="007C49C5">
        <w:tab/>
      </w:r>
      <w:r>
        <w:rPr>
          <w:u w:val="single"/>
        </w:rPr>
        <w:t>Action</w:t>
      </w:r>
    </w:p>
    <w:p w14:paraId="32DD2A05" w14:textId="77777777" w:rsidR="00CB07DD" w:rsidRDefault="00CB07DD" w:rsidP="00CB07DD">
      <w:pPr>
        <w:keepNext/>
        <w:tabs>
          <w:tab w:val="left" w:pos="2160"/>
        </w:tabs>
        <w:spacing w:before="0" w:after="0"/>
        <w:ind w:left="360"/>
      </w:pPr>
      <w:r>
        <w:rPr>
          <w:rStyle w:val="codeChar"/>
        </w:rPr>
        <w:t>pause</w:t>
      </w:r>
      <w:r w:rsidRPr="007C49C5">
        <w:tab/>
      </w:r>
      <w:r>
        <w:t>Pause the simulation (default)</w:t>
      </w:r>
    </w:p>
    <w:p w14:paraId="69A1C267" w14:textId="77777777" w:rsidR="00CB07DD" w:rsidRDefault="00CB07DD" w:rsidP="00CB07DD">
      <w:pPr>
        <w:tabs>
          <w:tab w:val="left" w:pos="2160"/>
        </w:tabs>
        <w:spacing w:before="0" w:after="0"/>
        <w:ind w:left="360"/>
      </w:pPr>
      <w:r>
        <w:rPr>
          <w:rStyle w:val="codeChar"/>
        </w:rPr>
        <w:t>stop</w:t>
      </w:r>
      <w:r>
        <w:tab/>
        <w:t>Stop the simulation</w:t>
      </w:r>
    </w:p>
    <w:p w14:paraId="7DABD948" w14:textId="77777777" w:rsidR="00CB07DD" w:rsidRDefault="00CB07DD" w:rsidP="00CB07DD">
      <w:pPr>
        <w:tabs>
          <w:tab w:val="left" w:pos="2160"/>
        </w:tabs>
        <w:spacing w:before="0" w:after="0"/>
        <w:ind w:left="360"/>
      </w:pPr>
      <w:r>
        <w:rPr>
          <w:rStyle w:val="codeChar"/>
        </w:rPr>
        <w:t>message</w:t>
      </w:r>
      <w:r>
        <w:tab/>
        <w:t>Issue a message such as a warning but allow the simulation to continue</w:t>
      </w:r>
    </w:p>
    <w:p w14:paraId="44BBA6A0" w14:textId="77777777" w:rsidR="00CB07DD" w:rsidRDefault="00CB07DD" w:rsidP="00CB07DD">
      <w:pPr>
        <w:keepNext/>
      </w:pPr>
      <w:r>
        <w:t>For each value, thresholds can be exceeded in either of two directions (only):</w:t>
      </w:r>
    </w:p>
    <w:p w14:paraId="6DF4318C" w14:textId="77777777" w:rsidR="00CB07DD" w:rsidRPr="007C49C5" w:rsidRDefault="00CB07DD" w:rsidP="00CB07DD">
      <w:pPr>
        <w:keepNext/>
        <w:tabs>
          <w:tab w:val="left" w:pos="2160"/>
        </w:tabs>
        <w:spacing w:after="0"/>
        <w:ind w:left="360"/>
      </w:pPr>
      <w:r>
        <w:rPr>
          <w:u w:val="single"/>
        </w:rPr>
        <w:t>XMILE Name</w:t>
      </w:r>
      <w:r w:rsidRPr="007C49C5">
        <w:tab/>
      </w:r>
      <w:r>
        <w:rPr>
          <w:u w:val="single"/>
        </w:rPr>
        <w:t>Action occurs when entity value becomes:</w:t>
      </w:r>
    </w:p>
    <w:p w14:paraId="4C1DB781" w14:textId="77777777" w:rsidR="00CB07DD" w:rsidRDefault="00CB07DD" w:rsidP="00CB07DD">
      <w:pPr>
        <w:keepNext/>
        <w:tabs>
          <w:tab w:val="left" w:pos="2160"/>
        </w:tabs>
        <w:spacing w:before="0" w:after="0"/>
        <w:ind w:left="360"/>
      </w:pPr>
      <w:r>
        <w:rPr>
          <w:rStyle w:val="codeChar"/>
        </w:rPr>
        <w:t>increasing</w:t>
      </w:r>
      <w:r w:rsidRPr="007C49C5">
        <w:tab/>
      </w:r>
      <w:r>
        <w:t>Larger than the threshold (default)</w:t>
      </w:r>
    </w:p>
    <w:p w14:paraId="2B159C38" w14:textId="77777777" w:rsidR="00CB07DD" w:rsidRDefault="00CB07DD" w:rsidP="00CB07DD">
      <w:pPr>
        <w:tabs>
          <w:tab w:val="left" w:pos="2160"/>
        </w:tabs>
        <w:spacing w:before="0" w:after="0"/>
        <w:ind w:left="360"/>
      </w:pPr>
      <w:r>
        <w:rPr>
          <w:rStyle w:val="codeChar"/>
        </w:rPr>
        <w:t>decreasing</w:t>
      </w:r>
      <w:r>
        <w:tab/>
        <w:t>Smaller than the threshold</w:t>
      </w:r>
    </w:p>
    <w:p w14:paraId="7716C757" w14:textId="77777777" w:rsidR="00CB07DD" w:rsidRDefault="00CB07DD" w:rsidP="00CB07DD">
      <w:pPr>
        <w:keepNext/>
      </w:pPr>
      <w:r>
        <w:t>The number of times the event occurs during the simulation (its frequency) can also be controlled:</w:t>
      </w:r>
    </w:p>
    <w:p w14:paraId="3FEA3AE2" w14:textId="77777777" w:rsidR="00CB07DD" w:rsidRPr="007C49C5" w:rsidRDefault="00CB07DD" w:rsidP="00CB07DD">
      <w:pPr>
        <w:keepNext/>
        <w:tabs>
          <w:tab w:val="left" w:pos="2160"/>
        </w:tabs>
        <w:spacing w:after="0"/>
        <w:ind w:left="360"/>
      </w:pPr>
      <w:r>
        <w:rPr>
          <w:u w:val="single"/>
        </w:rPr>
        <w:t>XMILE Name</w:t>
      </w:r>
      <w:r w:rsidRPr="007C49C5">
        <w:tab/>
      </w:r>
      <w:r>
        <w:rPr>
          <w:u w:val="single"/>
        </w:rPr>
        <w:t>Event occurs:</w:t>
      </w:r>
    </w:p>
    <w:p w14:paraId="17E1C7B2" w14:textId="77777777" w:rsidR="00CB07DD" w:rsidRDefault="00CB07DD" w:rsidP="00CB07DD">
      <w:pPr>
        <w:keepNext/>
        <w:tabs>
          <w:tab w:val="left" w:pos="2160"/>
        </w:tabs>
        <w:spacing w:before="0" w:after="0"/>
        <w:ind w:left="360"/>
      </w:pPr>
      <w:r>
        <w:rPr>
          <w:rStyle w:val="codeChar"/>
        </w:rPr>
        <w:t>each</w:t>
      </w:r>
      <w:r w:rsidRPr="007C49C5">
        <w:tab/>
      </w:r>
      <w:r>
        <w:t>Each time the threshold is exceeded (default)</w:t>
      </w:r>
    </w:p>
    <w:p w14:paraId="4BB6B81A" w14:textId="77777777" w:rsidR="00CB07DD" w:rsidRDefault="00CB07DD" w:rsidP="00CB07DD">
      <w:pPr>
        <w:keepNext/>
        <w:tabs>
          <w:tab w:val="left" w:pos="2160"/>
        </w:tabs>
        <w:spacing w:before="0" w:after="0"/>
        <w:ind w:left="360"/>
      </w:pPr>
      <w:r>
        <w:rPr>
          <w:rStyle w:val="codeChar"/>
        </w:rPr>
        <w:t>once</w:t>
      </w:r>
      <w:r>
        <w:tab/>
        <w:t>Only the first time the threshold is exceeded each run</w:t>
      </w:r>
    </w:p>
    <w:p w14:paraId="3BC19F61" w14:textId="77777777" w:rsidR="00CB07DD" w:rsidRDefault="00CB07DD" w:rsidP="00CB07DD">
      <w:pPr>
        <w:tabs>
          <w:tab w:val="left" w:pos="2160"/>
        </w:tabs>
        <w:spacing w:before="0" w:after="0"/>
        <w:ind w:left="360"/>
      </w:pPr>
      <w:r>
        <w:rPr>
          <w:rStyle w:val="codeChar"/>
        </w:rPr>
        <w:t>once_ever</w:t>
      </w:r>
      <w:r>
        <w:tab/>
        <w:t>Only the first time the threshold is exceeded this session</w:t>
      </w:r>
    </w:p>
    <w:p w14:paraId="0E0C0F3A" w14:textId="77777777" w:rsidR="00CB07DD" w:rsidRDefault="00CB07DD" w:rsidP="00CB07DD">
      <w:r>
        <w:t xml:space="preserve">When the frequency is set to </w:t>
      </w:r>
      <w:r w:rsidRPr="00005C21">
        <w:rPr>
          <w:rStyle w:val="codeChar"/>
        </w:rPr>
        <w:t>each</w:t>
      </w:r>
      <w:r>
        <w:t>, an OPTIONAL repetition interval can also be specified which causes the event to be triggered again every so many unit times (at the specified interval) that the variable remains above the threshold.</w:t>
      </w:r>
    </w:p>
    <w:p w14:paraId="7FB0E661" w14:textId="77777777" w:rsidR="00CB07DD" w:rsidRDefault="00CB07DD" w:rsidP="00CB07DD">
      <w:r>
        <w:t xml:space="preserve">Each unique threshold value and direction MAY be given more than one event. In this case, the events are triggered in order based on which instance the threshold has been exceeded since the start of the run. For example, if there are three events assigned to a threshold of 5 (increasing), the first event will be triggered the first time the variable goes above 5, the second event will be triggered the second time it goes above 5, and the third will be triggered the third time it goes above 5. If the variable goes above 5 after that, no further events will be triggered.  When multiple events are assigned in this way, the frequency can only be </w:t>
      </w:r>
      <w:r w:rsidRPr="00170122">
        <w:rPr>
          <w:rStyle w:val="codeChar"/>
        </w:rPr>
        <w:t>once</w:t>
      </w:r>
      <w:r>
        <w:t xml:space="preserve"> or </w:t>
      </w:r>
      <w:r w:rsidRPr="00170122">
        <w:rPr>
          <w:rStyle w:val="codeChar"/>
        </w:rPr>
        <w:t>once_ever</w:t>
      </w:r>
      <w:r>
        <w:t xml:space="preserve"> (i.e., it cannot be </w:t>
      </w:r>
      <w:r w:rsidRPr="00170122">
        <w:rPr>
          <w:rStyle w:val="codeChar"/>
        </w:rPr>
        <w:t>each</w:t>
      </w:r>
      <w:r>
        <w:t>).</w:t>
      </w:r>
    </w:p>
    <w:p w14:paraId="40830DED" w14:textId="77777777" w:rsidR="00CB07DD" w:rsidRDefault="00CB07DD" w:rsidP="00CB07DD">
      <w:r>
        <w:t>A range (minimum and maximum) that contains all events MAY also be specified to more readily allow the user to edit the thresholds in context. By default, this range should be initialized to the variable’s known range at the time the events are first created (the user then has to modify them if they are no longer appropriate; they do not readjust if the variable’s range changes).</w:t>
      </w:r>
    </w:p>
    <w:p w14:paraId="7EBA0C25" w14:textId="77777777" w:rsidR="00CB07DD" w:rsidRDefault="00CB07DD" w:rsidP="00CB07DD">
      <w:pPr>
        <w:pStyle w:val="Heading2"/>
        <w:numPr>
          <w:ilvl w:val="1"/>
          <w:numId w:val="3"/>
        </w:numPr>
      </w:pPr>
      <w:bookmarkStart w:id="75" w:name="_Toc426543515"/>
      <w:r>
        <w:t>Built-in Functions</w:t>
      </w:r>
      <w:bookmarkEnd w:id="75"/>
    </w:p>
    <w:p w14:paraId="4270D97C" w14:textId="77777777" w:rsidR="00CB07DD" w:rsidRDefault="00CB07DD" w:rsidP="00CB07DD">
      <w:r>
        <w:t>Certain built-in functions must be relied upon across all systems. This section strives to define the minimum set of built-in functions that MUST be supported, along with their parameters. The mechanism for defining vendor-specific built-ins is described in Section 3.6.</w:t>
      </w:r>
    </w:p>
    <w:p w14:paraId="7E542F34" w14:textId="77777777" w:rsidR="00CB07DD" w:rsidRDefault="00CB07DD" w:rsidP="00CB07DD">
      <w:pPr>
        <w:pStyle w:val="Heading3"/>
        <w:numPr>
          <w:ilvl w:val="2"/>
          <w:numId w:val="3"/>
        </w:numPr>
      </w:pPr>
      <w:bookmarkStart w:id="76" w:name="_Toc426543516"/>
      <w:r>
        <w:t>Mathematical Functions</w:t>
      </w:r>
      <w:bookmarkEnd w:id="76"/>
    </w:p>
    <w:p w14:paraId="7EA3D0D4" w14:textId="77777777" w:rsidR="00CB07DD" w:rsidRDefault="00CB07DD" w:rsidP="00CB07DD">
      <w:pPr>
        <w:keepNext/>
        <w:spacing w:after="0"/>
      </w:pPr>
      <w:r>
        <w:t>ABS:</w:t>
      </w:r>
      <w:r>
        <w:tab/>
      </w:r>
      <w:r>
        <w:tab/>
        <w:t>absolute value (magnitude) of a number</w:t>
      </w:r>
    </w:p>
    <w:p w14:paraId="6D8F476E" w14:textId="77777777" w:rsidR="00CB07DD" w:rsidRDefault="00CB07DD" w:rsidP="00CB07DD">
      <w:pPr>
        <w:keepNext/>
        <w:spacing w:before="0" w:after="0"/>
      </w:pPr>
      <w:r>
        <w:t>Parameters:</w:t>
      </w:r>
      <w:r>
        <w:tab/>
        <w:t>1:  the number to take the absolute value of</w:t>
      </w:r>
    </w:p>
    <w:p w14:paraId="2CB42EE3" w14:textId="77777777" w:rsidR="00CB07DD" w:rsidRDefault="00CB07DD" w:rsidP="00CB07DD">
      <w:pPr>
        <w:keepNext/>
        <w:spacing w:before="0" w:after="0"/>
      </w:pPr>
      <w:r>
        <w:t>Range:</w:t>
      </w:r>
      <w:r>
        <w:tab/>
      </w:r>
      <w:r>
        <w:tab/>
        <w:t xml:space="preserve">[0, </w:t>
      </w:r>
      <w:r w:rsidRPr="00AD1CAD">
        <w:rPr>
          <w:sz w:val="24"/>
        </w:rPr>
        <w:sym w:font="Symbol" w:char="F0B5"/>
      </w:r>
      <w:r>
        <w:t>)</w:t>
      </w:r>
    </w:p>
    <w:p w14:paraId="177791E9" w14:textId="77777777" w:rsidR="00CB07DD" w:rsidRDefault="00CB07DD" w:rsidP="00CB07DD">
      <w:pPr>
        <w:spacing w:before="0" w:after="0"/>
      </w:pPr>
      <w:r>
        <w:t>Example:</w:t>
      </w:r>
      <w:r>
        <w:tab/>
        <w:t>ABS(Balance)</w:t>
      </w:r>
    </w:p>
    <w:p w14:paraId="61254A25" w14:textId="77777777" w:rsidR="00CB07DD" w:rsidRDefault="00CB07DD" w:rsidP="00CB07DD">
      <w:pPr>
        <w:keepNext/>
        <w:spacing w:before="160" w:after="0"/>
      </w:pPr>
      <w:r>
        <w:t>ARCCOS:</w:t>
      </w:r>
      <w:r>
        <w:tab/>
        <w:t>arccosine of a number</w:t>
      </w:r>
    </w:p>
    <w:p w14:paraId="6E9A579D" w14:textId="77777777" w:rsidR="00CB07DD" w:rsidRDefault="00CB07DD" w:rsidP="00CB07DD">
      <w:pPr>
        <w:keepNext/>
        <w:spacing w:before="0" w:after="0"/>
      </w:pPr>
      <w:r>
        <w:t>Parameters:</w:t>
      </w:r>
      <w:r>
        <w:tab/>
        <w:t>1:  the number to take the arccosine of</w:t>
      </w:r>
    </w:p>
    <w:p w14:paraId="32200AA3" w14:textId="77777777" w:rsidR="00CB07DD" w:rsidRDefault="00CB07DD" w:rsidP="00CB07DD">
      <w:pPr>
        <w:keepNext/>
        <w:spacing w:before="0" w:after="0"/>
      </w:pPr>
      <w:r>
        <w:t>Range:</w:t>
      </w:r>
      <w:r>
        <w:tab/>
      </w:r>
      <w:r>
        <w:tab/>
        <w:t xml:space="preserve">(0, </w:t>
      </w:r>
      <w:r w:rsidRPr="004F7DAF">
        <w:rPr>
          <w:sz w:val="24"/>
        </w:rPr>
        <w:sym w:font="Symbol" w:char="F070"/>
      </w:r>
      <w:r>
        <w:t>)</w:t>
      </w:r>
    </w:p>
    <w:p w14:paraId="1244D893" w14:textId="77777777" w:rsidR="00CB07DD" w:rsidRDefault="00CB07DD" w:rsidP="00CB07DD">
      <w:pPr>
        <w:spacing w:before="0" w:after="0"/>
      </w:pPr>
      <w:r>
        <w:t>Example:</w:t>
      </w:r>
      <w:r>
        <w:tab/>
        <w:t>ARCCOS(x)</w:t>
      </w:r>
    </w:p>
    <w:p w14:paraId="76352C35" w14:textId="77777777" w:rsidR="00CB07DD" w:rsidRDefault="00CB07DD" w:rsidP="00CB07DD">
      <w:pPr>
        <w:keepNext/>
        <w:spacing w:before="160" w:after="0"/>
      </w:pPr>
      <w:r>
        <w:t>ARCSIN:</w:t>
      </w:r>
      <w:r>
        <w:tab/>
        <w:t>arcsine of a number</w:t>
      </w:r>
    </w:p>
    <w:p w14:paraId="70EDDEEB" w14:textId="77777777" w:rsidR="00CB07DD" w:rsidRDefault="00CB07DD" w:rsidP="00CB07DD">
      <w:pPr>
        <w:keepNext/>
        <w:spacing w:before="0" w:after="0"/>
      </w:pPr>
      <w:r>
        <w:t>Parameters:</w:t>
      </w:r>
      <w:r>
        <w:tab/>
        <w:t>1:  the number to take the arcsine of</w:t>
      </w:r>
    </w:p>
    <w:p w14:paraId="708DCC56" w14:textId="77777777" w:rsidR="00CB07DD" w:rsidRDefault="00CB07DD" w:rsidP="00CB07DD">
      <w:pPr>
        <w:keepNext/>
        <w:spacing w:before="0" w:after="0"/>
      </w:pPr>
      <w:r>
        <w:t>Range:</w:t>
      </w:r>
      <w:r>
        <w:tab/>
      </w:r>
      <w:r>
        <w:tab/>
        <w:t>(-</w:t>
      </w:r>
      <w:r w:rsidRPr="004F7DAF">
        <w:rPr>
          <w:sz w:val="24"/>
        </w:rPr>
        <w:sym w:font="Symbol" w:char="F070"/>
      </w:r>
      <w:r>
        <w:t xml:space="preserve">/2, </w:t>
      </w:r>
      <w:r w:rsidRPr="004F7DAF">
        <w:rPr>
          <w:sz w:val="24"/>
        </w:rPr>
        <w:sym w:font="Symbol" w:char="F070"/>
      </w:r>
      <w:r>
        <w:t>/2)</w:t>
      </w:r>
    </w:p>
    <w:p w14:paraId="0AE4FFE6" w14:textId="77777777" w:rsidR="00CB07DD" w:rsidRDefault="00CB07DD" w:rsidP="00CB07DD">
      <w:pPr>
        <w:spacing w:before="0" w:after="0"/>
      </w:pPr>
      <w:r>
        <w:t>Example:</w:t>
      </w:r>
      <w:r>
        <w:tab/>
        <w:t>ARCSIN(x)</w:t>
      </w:r>
    </w:p>
    <w:p w14:paraId="0E39C963" w14:textId="77777777" w:rsidR="00CB07DD" w:rsidRDefault="00CB07DD" w:rsidP="00CB07DD">
      <w:pPr>
        <w:keepNext/>
        <w:spacing w:before="160" w:after="0"/>
      </w:pPr>
      <w:r>
        <w:t>ARCTAN:</w:t>
      </w:r>
      <w:r>
        <w:tab/>
        <w:t>arctangent of a number</w:t>
      </w:r>
    </w:p>
    <w:p w14:paraId="59EFA298" w14:textId="77777777" w:rsidR="00CB07DD" w:rsidRDefault="00CB07DD" w:rsidP="00CB07DD">
      <w:pPr>
        <w:keepNext/>
        <w:spacing w:before="0" w:after="0"/>
      </w:pPr>
      <w:r>
        <w:t>Parameters:</w:t>
      </w:r>
      <w:r>
        <w:tab/>
        <w:t>1:  the number to take the arctangent of</w:t>
      </w:r>
    </w:p>
    <w:p w14:paraId="593D93EF" w14:textId="77777777" w:rsidR="00CB07DD" w:rsidRDefault="00CB07DD" w:rsidP="00CB07DD">
      <w:pPr>
        <w:keepNext/>
        <w:spacing w:before="0" w:after="0"/>
      </w:pPr>
      <w:r>
        <w:t>Range:</w:t>
      </w:r>
      <w:r>
        <w:tab/>
      </w:r>
      <w:r>
        <w:tab/>
        <w:t>(-</w:t>
      </w:r>
      <w:r w:rsidRPr="004F7DAF">
        <w:rPr>
          <w:sz w:val="24"/>
        </w:rPr>
        <w:sym w:font="Symbol" w:char="F070"/>
      </w:r>
      <w:r>
        <w:t xml:space="preserve">/2, </w:t>
      </w:r>
      <w:r w:rsidRPr="004F7DAF">
        <w:rPr>
          <w:sz w:val="24"/>
        </w:rPr>
        <w:sym w:font="Symbol" w:char="F070"/>
      </w:r>
      <w:r>
        <w:t>/2)</w:t>
      </w:r>
    </w:p>
    <w:p w14:paraId="2A611530" w14:textId="77777777" w:rsidR="00CB07DD" w:rsidRDefault="00CB07DD" w:rsidP="00CB07DD">
      <w:pPr>
        <w:spacing w:before="0" w:after="0"/>
      </w:pPr>
      <w:r>
        <w:t>Example:</w:t>
      </w:r>
      <w:r>
        <w:tab/>
        <w:t>ARCTAN(x)</w:t>
      </w:r>
    </w:p>
    <w:p w14:paraId="69769259" w14:textId="77777777" w:rsidR="00CB07DD" w:rsidRDefault="00CB07DD" w:rsidP="00CB07DD">
      <w:pPr>
        <w:keepNext/>
        <w:spacing w:before="160" w:after="0"/>
      </w:pPr>
      <w:r>
        <w:t>COS:</w:t>
      </w:r>
      <w:r>
        <w:tab/>
      </w:r>
      <w:r>
        <w:tab/>
        <w:t>cosine of an angle in radians</w:t>
      </w:r>
    </w:p>
    <w:p w14:paraId="04D95E37" w14:textId="77777777" w:rsidR="00CB07DD" w:rsidRDefault="00CB07DD" w:rsidP="00CB07DD">
      <w:pPr>
        <w:keepNext/>
        <w:spacing w:before="0" w:after="0"/>
      </w:pPr>
      <w:r>
        <w:t>Parameters:</w:t>
      </w:r>
      <w:r>
        <w:tab/>
        <w:t>1:  the number to take the cosine of</w:t>
      </w:r>
    </w:p>
    <w:p w14:paraId="22001D74" w14:textId="77777777" w:rsidR="00CB07DD" w:rsidRDefault="00CB07DD" w:rsidP="00CB07DD">
      <w:pPr>
        <w:keepNext/>
        <w:spacing w:before="0" w:after="0"/>
      </w:pPr>
      <w:r>
        <w:t>Range:</w:t>
      </w:r>
      <w:r>
        <w:tab/>
      </w:r>
      <w:r>
        <w:tab/>
        <w:t>[-1, 1]</w:t>
      </w:r>
    </w:p>
    <w:p w14:paraId="7976AAD4" w14:textId="77777777" w:rsidR="00CB07DD" w:rsidRDefault="00CB07DD" w:rsidP="00CB07DD">
      <w:pPr>
        <w:spacing w:before="0" w:after="0"/>
      </w:pPr>
      <w:r>
        <w:t>Example:</w:t>
      </w:r>
      <w:r>
        <w:tab/>
        <w:t>COS(angle)</w:t>
      </w:r>
    </w:p>
    <w:p w14:paraId="58846FFD" w14:textId="77777777" w:rsidR="00CB07DD" w:rsidRDefault="00CB07DD" w:rsidP="00CB07DD">
      <w:pPr>
        <w:keepNext/>
        <w:spacing w:before="160" w:after="0"/>
      </w:pPr>
      <w:r>
        <w:t>EXP:</w:t>
      </w:r>
      <w:r>
        <w:tab/>
      </w:r>
      <w:r>
        <w:tab/>
        <w:t xml:space="preserve">value of </w:t>
      </w:r>
      <w:r>
        <w:rPr>
          <w:i/>
        </w:rPr>
        <w:t>e</w:t>
      </w:r>
      <w:r>
        <w:t xml:space="preserve"> raised to the given power</w:t>
      </w:r>
    </w:p>
    <w:p w14:paraId="6BC9292E" w14:textId="77777777" w:rsidR="00CB07DD" w:rsidRDefault="00CB07DD" w:rsidP="00CB07DD">
      <w:pPr>
        <w:keepNext/>
        <w:spacing w:before="0" w:after="0"/>
      </w:pPr>
      <w:r>
        <w:t>Parameters:</w:t>
      </w:r>
      <w:r>
        <w:tab/>
        <w:t xml:space="preserve">1:  the power on </w:t>
      </w:r>
      <w:r w:rsidRPr="006B18B4">
        <w:rPr>
          <w:i/>
        </w:rPr>
        <w:t>e</w:t>
      </w:r>
      <w:r>
        <w:t xml:space="preserve"> </w:t>
      </w:r>
    </w:p>
    <w:p w14:paraId="1F3DB59C" w14:textId="77777777" w:rsidR="00CB07DD" w:rsidRDefault="00CB07DD" w:rsidP="00CB07DD">
      <w:pPr>
        <w:keepNext/>
        <w:spacing w:before="0" w:after="0"/>
      </w:pPr>
      <w:r>
        <w:t>Range:</w:t>
      </w:r>
      <w:r>
        <w:tab/>
      </w:r>
      <w:r>
        <w:tab/>
        <w:t>(-</w:t>
      </w:r>
      <w:r w:rsidRPr="00AD1CAD">
        <w:rPr>
          <w:sz w:val="24"/>
        </w:rPr>
        <w:sym w:font="Symbol" w:char="F0B5"/>
      </w:r>
      <w:r>
        <w:t xml:space="preserve">, </w:t>
      </w:r>
      <w:r w:rsidRPr="00AD1CAD">
        <w:rPr>
          <w:sz w:val="24"/>
        </w:rPr>
        <w:sym w:font="Symbol" w:char="F0B5"/>
      </w:r>
      <w:r>
        <w:t>)</w:t>
      </w:r>
    </w:p>
    <w:p w14:paraId="1D6CEABB" w14:textId="77777777" w:rsidR="00CB07DD" w:rsidRDefault="00CB07DD" w:rsidP="00CB07DD">
      <w:pPr>
        <w:spacing w:before="0" w:after="0"/>
      </w:pPr>
      <w:r>
        <w:t>Example:</w:t>
      </w:r>
      <w:r>
        <w:tab/>
        <w:t>EXP(x)</w:t>
      </w:r>
    </w:p>
    <w:p w14:paraId="7675BF3A" w14:textId="77777777" w:rsidR="00CB07DD" w:rsidRDefault="00CB07DD" w:rsidP="00CB07DD">
      <w:pPr>
        <w:keepNext/>
        <w:spacing w:before="160" w:after="0"/>
      </w:pPr>
      <w:r>
        <w:t>INF:</w:t>
      </w:r>
      <w:r>
        <w:tab/>
      </w:r>
      <w:r>
        <w:tab/>
        <w:t>value of infinity</w:t>
      </w:r>
    </w:p>
    <w:p w14:paraId="1E361639" w14:textId="77777777" w:rsidR="00CB07DD" w:rsidRDefault="00CB07DD" w:rsidP="00CB07DD">
      <w:pPr>
        <w:keepNext/>
        <w:spacing w:before="0" w:after="0"/>
      </w:pPr>
      <w:r>
        <w:t>Parameters:</w:t>
      </w:r>
      <w:r>
        <w:tab/>
        <w:t>none</w:t>
      </w:r>
    </w:p>
    <w:p w14:paraId="1BFF4FD1" w14:textId="77777777" w:rsidR="00CB07DD" w:rsidRDefault="00CB07DD" w:rsidP="00CB07DD">
      <w:pPr>
        <w:spacing w:before="0" w:after="0"/>
      </w:pPr>
      <w:r>
        <w:t>Example:</w:t>
      </w:r>
      <w:r>
        <w:tab/>
        <w:t>INF</w:t>
      </w:r>
    </w:p>
    <w:p w14:paraId="2CA5C6DD" w14:textId="77777777" w:rsidR="00CB07DD" w:rsidRDefault="00CB07DD" w:rsidP="00CB07DD">
      <w:pPr>
        <w:keepNext/>
        <w:spacing w:before="160" w:after="0"/>
      </w:pPr>
      <w:r>
        <w:t>INT:</w:t>
      </w:r>
      <w:r>
        <w:tab/>
      </w:r>
      <w:r>
        <w:tab/>
        <w:t>next integer less than or equal to the given number</w:t>
      </w:r>
    </w:p>
    <w:p w14:paraId="6ECAE021" w14:textId="77777777" w:rsidR="00CB07DD" w:rsidRDefault="00CB07DD" w:rsidP="00CB07DD">
      <w:pPr>
        <w:keepNext/>
        <w:spacing w:before="0" w:after="0"/>
      </w:pPr>
      <w:r>
        <w:t>Parameters:</w:t>
      </w:r>
      <w:r>
        <w:tab/>
        <w:t xml:space="preserve">1:  the number to find next lowest integer of </w:t>
      </w:r>
    </w:p>
    <w:p w14:paraId="780535A4" w14:textId="77777777" w:rsidR="00CB07DD" w:rsidRDefault="00CB07DD" w:rsidP="00CB07DD">
      <w:pPr>
        <w:keepNext/>
        <w:spacing w:before="0" w:after="0"/>
      </w:pPr>
      <w:r>
        <w:t>Range:</w:t>
      </w:r>
      <w:r>
        <w:tab/>
      </w:r>
      <w:r>
        <w:tab/>
        <w:t>(-</w:t>
      </w:r>
      <w:r w:rsidRPr="00AD1CAD">
        <w:rPr>
          <w:sz w:val="24"/>
        </w:rPr>
        <w:sym w:font="Symbol" w:char="F0B5"/>
      </w:r>
      <w:r>
        <w:t xml:space="preserve">, </w:t>
      </w:r>
      <w:r w:rsidRPr="00AD1CAD">
        <w:rPr>
          <w:sz w:val="24"/>
        </w:rPr>
        <w:sym w:font="Symbol" w:char="F0B5"/>
      </w:r>
      <w:r>
        <w:t>); note negative fractional numbers increase in magnitude</w:t>
      </w:r>
    </w:p>
    <w:p w14:paraId="7AE7C4E4" w14:textId="77777777" w:rsidR="00CB07DD" w:rsidRDefault="00CB07DD" w:rsidP="00CB07DD">
      <w:pPr>
        <w:spacing w:before="0" w:after="0"/>
      </w:pPr>
      <w:r>
        <w:t>Example:</w:t>
      </w:r>
      <w:r>
        <w:tab/>
        <w:t>INT(x)</w:t>
      </w:r>
    </w:p>
    <w:p w14:paraId="287969D2" w14:textId="77777777" w:rsidR="00CB07DD" w:rsidRDefault="00CB07DD" w:rsidP="00CB07DD">
      <w:pPr>
        <w:keepNext/>
        <w:spacing w:before="160" w:after="0"/>
      </w:pPr>
      <w:r>
        <w:t>LN:</w:t>
      </w:r>
      <w:r>
        <w:tab/>
      </w:r>
      <w:r>
        <w:tab/>
        <w:t>natural (base-</w:t>
      </w:r>
      <w:r>
        <w:rPr>
          <w:i/>
        </w:rPr>
        <w:t>e</w:t>
      </w:r>
      <w:r>
        <w:t>) logarithm of the given number</w:t>
      </w:r>
    </w:p>
    <w:p w14:paraId="54DD7507" w14:textId="77777777" w:rsidR="00CB07DD" w:rsidRDefault="00CB07DD" w:rsidP="00CB07DD">
      <w:pPr>
        <w:keepNext/>
        <w:spacing w:before="0" w:after="0"/>
      </w:pPr>
      <w:r>
        <w:t>Parameters:</w:t>
      </w:r>
      <w:r>
        <w:tab/>
        <w:t>1:  the number to find the natural logarithm of</w:t>
      </w:r>
    </w:p>
    <w:p w14:paraId="4EDF8248" w14:textId="77777777" w:rsidR="00CB07DD" w:rsidRDefault="00CB07DD" w:rsidP="00CB07DD">
      <w:pPr>
        <w:keepNext/>
        <w:spacing w:before="0" w:after="0"/>
      </w:pPr>
      <w:r>
        <w:t>Range:</w:t>
      </w:r>
      <w:r>
        <w:tab/>
      </w:r>
      <w:r>
        <w:tab/>
        <w:t xml:space="preserve">[0, </w:t>
      </w:r>
      <w:r w:rsidRPr="00866206">
        <w:rPr>
          <w:sz w:val="24"/>
        </w:rPr>
        <w:sym w:font="Symbol" w:char="F0B5"/>
      </w:r>
      <w:r>
        <w:t xml:space="preserve">); note domain is (0, </w:t>
      </w:r>
      <w:r w:rsidRPr="00866206">
        <w:rPr>
          <w:sz w:val="24"/>
        </w:rPr>
        <w:sym w:font="Symbol" w:char="F0B5"/>
      </w:r>
      <w:r>
        <w:t>)</w:t>
      </w:r>
    </w:p>
    <w:p w14:paraId="6F95DDD8" w14:textId="77777777" w:rsidR="00CB07DD" w:rsidRDefault="00CB07DD" w:rsidP="00CB07DD">
      <w:pPr>
        <w:spacing w:before="0" w:after="0"/>
      </w:pPr>
      <w:r>
        <w:t>Example:</w:t>
      </w:r>
      <w:r>
        <w:tab/>
        <w:t>LN(x)</w:t>
      </w:r>
    </w:p>
    <w:p w14:paraId="636C9191" w14:textId="77777777" w:rsidR="00CB07DD" w:rsidRDefault="00CB07DD" w:rsidP="00CB07DD">
      <w:pPr>
        <w:keepNext/>
        <w:spacing w:before="160" w:after="0"/>
      </w:pPr>
      <w:r>
        <w:t>LOG10:</w:t>
      </w:r>
      <w:r>
        <w:tab/>
      </w:r>
      <w:r>
        <w:tab/>
        <w:t>base-10 logarithm of the given number</w:t>
      </w:r>
    </w:p>
    <w:p w14:paraId="5719494E" w14:textId="77777777" w:rsidR="00CB07DD" w:rsidRDefault="00CB07DD" w:rsidP="00CB07DD">
      <w:pPr>
        <w:keepNext/>
        <w:spacing w:before="0" w:after="0"/>
      </w:pPr>
      <w:r>
        <w:t>Parameters:</w:t>
      </w:r>
      <w:r>
        <w:tab/>
        <w:t>1:  the number to find the base-10 logarithm of</w:t>
      </w:r>
    </w:p>
    <w:p w14:paraId="001E292E" w14:textId="77777777" w:rsidR="00CB07DD" w:rsidRDefault="00CB07DD" w:rsidP="00CB07DD">
      <w:pPr>
        <w:keepNext/>
        <w:spacing w:before="0" w:after="0"/>
      </w:pPr>
      <w:r>
        <w:t>Range:</w:t>
      </w:r>
      <w:r>
        <w:tab/>
      </w:r>
      <w:r>
        <w:tab/>
        <w:t xml:space="preserve">[0, </w:t>
      </w:r>
      <w:r w:rsidRPr="00866206">
        <w:rPr>
          <w:sz w:val="24"/>
        </w:rPr>
        <w:sym w:font="Symbol" w:char="F0B5"/>
      </w:r>
      <w:r>
        <w:t xml:space="preserve">); note domain is (0, </w:t>
      </w:r>
      <w:r w:rsidRPr="00866206">
        <w:rPr>
          <w:sz w:val="24"/>
        </w:rPr>
        <w:sym w:font="Symbol" w:char="F0B5"/>
      </w:r>
      <w:r>
        <w:t>)</w:t>
      </w:r>
    </w:p>
    <w:p w14:paraId="201E7625" w14:textId="77777777" w:rsidR="00CB07DD" w:rsidRDefault="00CB07DD" w:rsidP="00CB07DD">
      <w:pPr>
        <w:spacing w:before="0" w:after="0"/>
      </w:pPr>
      <w:r>
        <w:t>Example:</w:t>
      </w:r>
      <w:r>
        <w:tab/>
        <w:t>LOG10(x)</w:t>
      </w:r>
    </w:p>
    <w:p w14:paraId="4BA73844" w14:textId="77777777" w:rsidR="00CB07DD" w:rsidRDefault="00CB07DD" w:rsidP="00CB07DD">
      <w:pPr>
        <w:keepNext/>
        <w:spacing w:before="160" w:after="0"/>
      </w:pPr>
      <w:r>
        <w:t>MAX:</w:t>
      </w:r>
      <w:r>
        <w:tab/>
      </w:r>
      <w:r>
        <w:tab/>
        <w:t>larger of two numbers</w:t>
      </w:r>
    </w:p>
    <w:p w14:paraId="69267439" w14:textId="77777777" w:rsidR="00CB07DD" w:rsidRDefault="00CB07DD" w:rsidP="00CB07DD">
      <w:pPr>
        <w:keepNext/>
        <w:spacing w:before="0" w:after="0"/>
      </w:pPr>
      <w:r>
        <w:t>Parameters:</w:t>
      </w:r>
      <w:r>
        <w:tab/>
        <w:t>2:  the numbers to compare</w:t>
      </w:r>
    </w:p>
    <w:p w14:paraId="0345A1A7" w14:textId="77777777" w:rsidR="00CB07DD" w:rsidRDefault="00CB07DD" w:rsidP="00CB07DD">
      <w:pPr>
        <w:spacing w:before="0" w:after="0"/>
      </w:pPr>
      <w:r>
        <w:t>Example:</w:t>
      </w:r>
      <w:r>
        <w:tab/>
        <w:t>MAX(x, y)</w:t>
      </w:r>
    </w:p>
    <w:p w14:paraId="21572936" w14:textId="77777777" w:rsidR="00CB07DD" w:rsidRDefault="00CB07DD" w:rsidP="00CB07DD">
      <w:pPr>
        <w:keepNext/>
        <w:spacing w:before="160" w:after="0"/>
      </w:pPr>
      <w:r>
        <w:t>MIN:</w:t>
      </w:r>
      <w:r>
        <w:tab/>
      </w:r>
      <w:r>
        <w:tab/>
        <w:t>smaller of two numbers</w:t>
      </w:r>
    </w:p>
    <w:p w14:paraId="27D4B02C" w14:textId="77777777" w:rsidR="00CB07DD" w:rsidRDefault="00CB07DD" w:rsidP="00CB07DD">
      <w:pPr>
        <w:keepNext/>
        <w:spacing w:before="0" w:after="0"/>
      </w:pPr>
      <w:r>
        <w:t>Parameters:</w:t>
      </w:r>
      <w:r>
        <w:tab/>
        <w:t>2:  the numbers to compare</w:t>
      </w:r>
    </w:p>
    <w:p w14:paraId="25775144" w14:textId="77777777" w:rsidR="00CB07DD" w:rsidRDefault="00CB07DD" w:rsidP="00CB07DD">
      <w:pPr>
        <w:spacing w:before="0" w:after="0"/>
      </w:pPr>
      <w:r>
        <w:t>Example:</w:t>
      </w:r>
      <w:r>
        <w:tab/>
        <w:t>MIN(x, y)</w:t>
      </w:r>
    </w:p>
    <w:p w14:paraId="6D7569E7" w14:textId="77777777" w:rsidR="00CB07DD" w:rsidRDefault="00CB07DD" w:rsidP="00CB07DD">
      <w:pPr>
        <w:keepNext/>
        <w:spacing w:before="160" w:after="0"/>
      </w:pPr>
      <w:r>
        <w:t>PI:</w:t>
      </w:r>
      <w:r>
        <w:tab/>
      </w:r>
      <w:r>
        <w:tab/>
        <w:t xml:space="preserve">value of </w:t>
      </w:r>
      <w:r w:rsidRPr="00B0193B">
        <w:rPr>
          <w:sz w:val="24"/>
        </w:rPr>
        <w:sym w:font="Symbol" w:char="F070"/>
      </w:r>
      <w:r>
        <w:t>, the ratio of a circle’s circumference to its diameter</w:t>
      </w:r>
    </w:p>
    <w:p w14:paraId="4C6CB8B4" w14:textId="77777777" w:rsidR="00CB07DD" w:rsidRDefault="00CB07DD" w:rsidP="00CB07DD">
      <w:pPr>
        <w:keepNext/>
        <w:spacing w:before="0" w:after="0"/>
      </w:pPr>
      <w:r>
        <w:t>Parameters:</w:t>
      </w:r>
      <w:r>
        <w:tab/>
        <w:t>none</w:t>
      </w:r>
    </w:p>
    <w:p w14:paraId="01F6BFEA" w14:textId="77777777" w:rsidR="00CB07DD" w:rsidRDefault="00CB07DD" w:rsidP="00CB07DD">
      <w:pPr>
        <w:spacing w:before="0" w:after="0"/>
      </w:pPr>
      <w:r>
        <w:t>Example:</w:t>
      </w:r>
      <w:r>
        <w:tab/>
        <w:t>PI</w:t>
      </w:r>
    </w:p>
    <w:p w14:paraId="722D2469" w14:textId="77777777" w:rsidR="00CB07DD" w:rsidRDefault="00CB07DD" w:rsidP="00CB07DD">
      <w:pPr>
        <w:keepNext/>
        <w:spacing w:before="160" w:after="0"/>
      </w:pPr>
      <w:r>
        <w:t>SIN:</w:t>
      </w:r>
      <w:r>
        <w:tab/>
      </w:r>
      <w:r>
        <w:tab/>
        <w:t>sine of an angle in radians</w:t>
      </w:r>
    </w:p>
    <w:p w14:paraId="48DAB706" w14:textId="77777777" w:rsidR="00CB07DD" w:rsidRDefault="00CB07DD" w:rsidP="00CB07DD">
      <w:pPr>
        <w:keepNext/>
        <w:spacing w:before="0" w:after="0"/>
      </w:pPr>
      <w:r>
        <w:t>Parameters:</w:t>
      </w:r>
      <w:r>
        <w:tab/>
        <w:t>1:  the number to take the sine of</w:t>
      </w:r>
    </w:p>
    <w:p w14:paraId="09AC3AB9" w14:textId="77777777" w:rsidR="00CB07DD" w:rsidRDefault="00CB07DD" w:rsidP="00CB07DD">
      <w:pPr>
        <w:keepNext/>
        <w:spacing w:before="0" w:after="0"/>
      </w:pPr>
      <w:r>
        <w:t>Range:</w:t>
      </w:r>
      <w:r>
        <w:tab/>
      </w:r>
      <w:r>
        <w:tab/>
        <w:t>[-1, 1]</w:t>
      </w:r>
    </w:p>
    <w:p w14:paraId="2F558102" w14:textId="77777777" w:rsidR="00CB07DD" w:rsidRDefault="00CB07DD" w:rsidP="00CB07DD">
      <w:pPr>
        <w:spacing w:before="0" w:after="0"/>
      </w:pPr>
      <w:r>
        <w:t>Example:</w:t>
      </w:r>
      <w:r>
        <w:tab/>
        <w:t>SIN(angle)</w:t>
      </w:r>
    </w:p>
    <w:p w14:paraId="7E42ED3C" w14:textId="77777777" w:rsidR="00CB07DD" w:rsidRDefault="00CB07DD" w:rsidP="00CB07DD">
      <w:pPr>
        <w:keepNext/>
        <w:spacing w:before="160" w:after="0"/>
      </w:pPr>
      <w:r>
        <w:t>SQRT:</w:t>
      </w:r>
      <w:r>
        <w:tab/>
      </w:r>
      <w:r>
        <w:tab/>
        <w:t>square root of a positive number</w:t>
      </w:r>
    </w:p>
    <w:p w14:paraId="689409E2" w14:textId="77777777" w:rsidR="00CB07DD" w:rsidRDefault="00CB07DD" w:rsidP="00CB07DD">
      <w:pPr>
        <w:keepNext/>
        <w:spacing w:before="0" w:after="0"/>
      </w:pPr>
      <w:r>
        <w:t>Parameters:</w:t>
      </w:r>
      <w:r>
        <w:tab/>
        <w:t>1:  the number to take the square root of</w:t>
      </w:r>
    </w:p>
    <w:p w14:paraId="124C234F" w14:textId="77777777" w:rsidR="00CB07DD" w:rsidRDefault="00CB07DD" w:rsidP="00CB07DD">
      <w:pPr>
        <w:keepNext/>
        <w:spacing w:before="0" w:after="0"/>
      </w:pPr>
      <w:r>
        <w:t>Range:</w:t>
      </w:r>
      <w:r>
        <w:tab/>
      </w:r>
      <w:r>
        <w:tab/>
        <w:t xml:space="preserve">[0, </w:t>
      </w:r>
      <w:r w:rsidRPr="00866206">
        <w:rPr>
          <w:sz w:val="24"/>
        </w:rPr>
        <w:sym w:font="Symbol" w:char="F0B5"/>
      </w:r>
      <w:r>
        <w:t>); note domain is the same</w:t>
      </w:r>
    </w:p>
    <w:p w14:paraId="0DF33903" w14:textId="77777777" w:rsidR="00CB07DD" w:rsidRDefault="00CB07DD" w:rsidP="00CB07DD">
      <w:pPr>
        <w:spacing w:before="0" w:after="0"/>
      </w:pPr>
      <w:r>
        <w:t>Example:</w:t>
      </w:r>
      <w:r>
        <w:tab/>
        <w:t>SQRT(x)</w:t>
      </w:r>
    </w:p>
    <w:p w14:paraId="46DEDB1E" w14:textId="77777777" w:rsidR="00CB07DD" w:rsidRDefault="00CB07DD" w:rsidP="00CB07DD">
      <w:pPr>
        <w:keepNext/>
        <w:spacing w:before="160" w:after="0"/>
      </w:pPr>
      <w:r>
        <w:t>TAN:</w:t>
      </w:r>
      <w:r>
        <w:tab/>
      </w:r>
      <w:r>
        <w:tab/>
        <w:t>tangent of an angle in radians</w:t>
      </w:r>
    </w:p>
    <w:p w14:paraId="6E88DC1F" w14:textId="77777777" w:rsidR="00CB07DD" w:rsidRDefault="00CB07DD" w:rsidP="00CB07DD">
      <w:pPr>
        <w:keepNext/>
        <w:spacing w:before="0" w:after="0"/>
      </w:pPr>
      <w:r>
        <w:t>Parameters:</w:t>
      </w:r>
      <w:r>
        <w:tab/>
        <w:t>1:  the number to take the tangent of</w:t>
      </w:r>
    </w:p>
    <w:p w14:paraId="13718361" w14:textId="77777777" w:rsidR="00CB07DD" w:rsidRDefault="00CB07DD" w:rsidP="00CB07DD">
      <w:pPr>
        <w:keepNext/>
        <w:spacing w:before="0" w:after="0"/>
      </w:pPr>
      <w:r>
        <w:tab/>
      </w:r>
      <w:r>
        <w:tab/>
        <w:t xml:space="preserve">undefined for odd multiples of </w:t>
      </w:r>
      <w:r w:rsidRPr="00EE5D79">
        <w:rPr>
          <w:sz w:val="24"/>
        </w:rPr>
        <w:sym w:font="Symbol" w:char="F070"/>
      </w:r>
      <w:r>
        <w:t>/2</w:t>
      </w:r>
    </w:p>
    <w:p w14:paraId="04C9EC4B" w14:textId="77777777" w:rsidR="00CB07DD" w:rsidRDefault="00CB07DD" w:rsidP="00CB07DD">
      <w:pPr>
        <w:keepNext/>
        <w:spacing w:before="0" w:after="0"/>
      </w:pPr>
      <w:r>
        <w:t>Range:</w:t>
      </w:r>
      <w:r>
        <w:tab/>
      </w:r>
      <w:r>
        <w:tab/>
        <w:t>(-</w:t>
      </w:r>
      <w:r w:rsidRPr="00AD1CAD">
        <w:rPr>
          <w:sz w:val="24"/>
        </w:rPr>
        <w:sym w:font="Symbol" w:char="F0B5"/>
      </w:r>
      <w:r>
        <w:t xml:space="preserve">, </w:t>
      </w:r>
      <w:r w:rsidRPr="00AD1CAD">
        <w:rPr>
          <w:sz w:val="24"/>
        </w:rPr>
        <w:sym w:font="Symbol" w:char="F0B5"/>
      </w:r>
      <w:r>
        <w:t>)</w:t>
      </w:r>
    </w:p>
    <w:p w14:paraId="517ABABC" w14:textId="77777777" w:rsidR="00CB07DD" w:rsidRDefault="00CB07DD" w:rsidP="00CB07DD">
      <w:pPr>
        <w:spacing w:before="0" w:after="0"/>
      </w:pPr>
      <w:r>
        <w:t>Example:</w:t>
      </w:r>
      <w:r>
        <w:tab/>
        <w:t>TAN(angle)</w:t>
      </w:r>
    </w:p>
    <w:p w14:paraId="6C5A8EB1" w14:textId="77777777" w:rsidR="00CB07DD" w:rsidRDefault="00CB07DD" w:rsidP="00CB07DD">
      <w:pPr>
        <w:pStyle w:val="Heading3"/>
        <w:numPr>
          <w:ilvl w:val="2"/>
          <w:numId w:val="3"/>
        </w:numPr>
      </w:pPr>
      <w:bookmarkStart w:id="77" w:name="_Toc426543517"/>
      <w:r>
        <w:t>Statistical Functions</w:t>
      </w:r>
      <w:bookmarkEnd w:id="77"/>
    </w:p>
    <w:p w14:paraId="692118AE" w14:textId="77777777" w:rsidR="00CB07DD" w:rsidRDefault="00CB07DD" w:rsidP="00CB07DD">
      <w:pPr>
        <w:keepNext/>
        <w:spacing w:after="0"/>
      </w:pPr>
      <w:r>
        <w:t>EXPRND:</w:t>
      </w:r>
      <w:r>
        <w:tab/>
        <w:t>Sample a value from an Exponential distribution</w:t>
      </w:r>
    </w:p>
    <w:p w14:paraId="35BCB922" w14:textId="77777777" w:rsidR="00CB07DD" w:rsidRDefault="00CB07DD" w:rsidP="00CB07DD">
      <w:pPr>
        <w:keepNext/>
        <w:spacing w:before="0" w:after="0"/>
      </w:pPr>
      <w:r>
        <w:t>Parameters:</w:t>
      </w:r>
      <w:r>
        <w:tab/>
        <w:t>1 or 2:  (</w:t>
      </w:r>
      <w:r>
        <w:rPr>
          <w:i/>
        </w:rPr>
        <w:t>mean</w:t>
      </w:r>
      <w:r>
        <w:t xml:space="preserve">[, </w:t>
      </w:r>
      <w:r>
        <w:rPr>
          <w:i/>
        </w:rPr>
        <w:t>seed</w:t>
      </w:r>
      <w:r>
        <w:t xml:space="preserve">]); 0 ≤ </w:t>
      </w:r>
      <w:r w:rsidRPr="00A42D58">
        <w:rPr>
          <w:i/>
        </w:rPr>
        <w:t>seed</w:t>
      </w:r>
      <w:r>
        <w:t xml:space="preserve"> &lt; 2</w:t>
      </w:r>
      <w:r>
        <w:rPr>
          <w:vertAlign w:val="superscript"/>
        </w:rPr>
        <w:t>32</w:t>
      </w:r>
      <w:r>
        <w:t xml:space="preserve"> </w:t>
      </w:r>
    </w:p>
    <w:p w14:paraId="241712BD" w14:textId="77777777" w:rsidR="00CB07DD" w:rsidRDefault="00CB07DD" w:rsidP="00CB07DD">
      <w:pPr>
        <w:keepNext/>
        <w:spacing w:before="0" w:after="0"/>
      </w:pPr>
      <w:r>
        <w:tab/>
      </w:r>
      <w:r>
        <w:tab/>
        <w:t xml:space="preserve">If </w:t>
      </w:r>
      <w:r>
        <w:rPr>
          <w:i/>
        </w:rPr>
        <w:t>seed</w:t>
      </w:r>
      <w:r>
        <w:t xml:space="preserve"> is provided, the sequence of numbers will always be identical</w:t>
      </w:r>
    </w:p>
    <w:p w14:paraId="243697C8" w14:textId="77777777" w:rsidR="00CB07DD" w:rsidRDefault="00CB07DD" w:rsidP="00CB07DD">
      <w:pPr>
        <w:spacing w:before="0" w:after="0"/>
      </w:pPr>
      <w:r>
        <w:t>Example:</w:t>
      </w:r>
      <w:r>
        <w:tab/>
        <w:t>EXPRND(8) samples from an exponential distribution with mean 8</w:t>
      </w:r>
    </w:p>
    <w:p w14:paraId="5D699332" w14:textId="77777777" w:rsidR="00CB07DD" w:rsidRDefault="00CB07DD" w:rsidP="00CB07DD">
      <w:pPr>
        <w:keepNext/>
        <w:spacing w:before="160" w:after="0"/>
      </w:pPr>
      <w:r>
        <w:t>LOGNORMAL:  Sample a value from a log-normal distribution</w:t>
      </w:r>
    </w:p>
    <w:p w14:paraId="3640C034" w14:textId="77777777" w:rsidR="00CB07DD" w:rsidRDefault="00CB07DD" w:rsidP="00CB07DD">
      <w:pPr>
        <w:keepNext/>
        <w:spacing w:before="0" w:after="0"/>
      </w:pPr>
      <w:r>
        <w:t>Parameters:</w:t>
      </w:r>
      <w:r>
        <w:tab/>
        <w:t>2 or 3:  (</w:t>
      </w:r>
      <w:r>
        <w:rPr>
          <w:i/>
        </w:rPr>
        <w:t>mean</w:t>
      </w:r>
      <w:r>
        <w:t xml:space="preserve">, </w:t>
      </w:r>
      <w:r>
        <w:rPr>
          <w:i/>
        </w:rPr>
        <w:t>standard deviation</w:t>
      </w:r>
      <w:r>
        <w:t xml:space="preserve">[, </w:t>
      </w:r>
      <w:r>
        <w:rPr>
          <w:i/>
        </w:rPr>
        <w:t>seed</w:t>
      </w:r>
      <w:r>
        <w:t xml:space="preserve">]); 0 ≤ </w:t>
      </w:r>
      <w:r w:rsidRPr="00A42D58">
        <w:rPr>
          <w:i/>
        </w:rPr>
        <w:t>seed</w:t>
      </w:r>
      <w:r>
        <w:t xml:space="preserve"> &lt; 2</w:t>
      </w:r>
      <w:r>
        <w:rPr>
          <w:vertAlign w:val="superscript"/>
        </w:rPr>
        <w:t xml:space="preserve">32 </w:t>
      </w:r>
    </w:p>
    <w:p w14:paraId="6D1A58F7" w14:textId="77777777" w:rsidR="00CB07DD" w:rsidRDefault="00CB07DD" w:rsidP="00CB07DD">
      <w:pPr>
        <w:keepNext/>
        <w:spacing w:before="0" w:after="0"/>
      </w:pPr>
      <w:r>
        <w:tab/>
      </w:r>
      <w:r>
        <w:tab/>
        <w:t xml:space="preserve">If </w:t>
      </w:r>
      <w:r>
        <w:rPr>
          <w:i/>
        </w:rPr>
        <w:t>seed</w:t>
      </w:r>
      <w:r>
        <w:t xml:space="preserve"> is provided, the sequence of numbers will always be identical</w:t>
      </w:r>
    </w:p>
    <w:p w14:paraId="26D3DFE9" w14:textId="77777777" w:rsidR="00CB07DD" w:rsidRDefault="00CB07DD" w:rsidP="00CB07DD">
      <w:pPr>
        <w:spacing w:before="0" w:after="0"/>
        <w:ind w:left="1440" w:hanging="1440"/>
      </w:pPr>
      <w:r>
        <w:t>Example:</w:t>
      </w:r>
      <w:r>
        <w:tab/>
        <w:t>LOGNORMAL(10, 1) samples from a lognormal distribution with mean 10 and standard deviation 1</w:t>
      </w:r>
    </w:p>
    <w:p w14:paraId="2941C1F1" w14:textId="77777777" w:rsidR="00CB07DD" w:rsidRDefault="00CB07DD" w:rsidP="00CB07DD">
      <w:pPr>
        <w:keepNext/>
        <w:spacing w:before="160" w:after="0"/>
      </w:pPr>
      <w:r>
        <w:t>NORMAL:</w:t>
      </w:r>
      <w:r>
        <w:tab/>
        <w:t>Sample a value from a Normal distribution</w:t>
      </w:r>
    </w:p>
    <w:p w14:paraId="5AB9FB4A" w14:textId="77777777" w:rsidR="00CB07DD" w:rsidRDefault="00CB07DD" w:rsidP="00CB07DD">
      <w:pPr>
        <w:keepNext/>
        <w:spacing w:before="0" w:after="0"/>
      </w:pPr>
      <w:r>
        <w:t>Parameters:</w:t>
      </w:r>
      <w:r>
        <w:tab/>
        <w:t>2 or 3:  (</w:t>
      </w:r>
      <w:r>
        <w:rPr>
          <w:i/>
        </w:rPr>
        <w:t>mean</w:t>
      </w:r>
      <w:r>
        <w:t xml:space="preserve">, </w:t>
      </w:r>
      <w:r>
        <w:rPr>
          <w:i/>
        </w:rPr>
        <w:t>standard deviation</w:t>
      </w:r>
      <w:r>
        <w:t xml:space="preserve">[, </w:t>
      </w:r>
      <w:r>
        <w:rPr>
          <w:i/>
        </w:rPr>
        <w:t>seed</w:t>
      </w:r>
      <w:r>
        <w:t xml:space="preserve">]); 0 ≤ </w:t>
      </w:r>
      <w:r w:rsidRPr="00A42D58">
        <w:rPr>
          <w:i/>
        </w:rPr>
        <w:t>seed</w:t>
      </w:r>
      <w:r>
        <w:t xml:space="preserve"> &lt; 2</w:t>
      </w:r>
      <w:r>
        <w:rPr>
          <w:vertAlign w:val="superscript"/>
        </w:rPr>
        <w:t xml:space="preserve">32 </w:t>
      </w:r>
    </w:p>
    <w:p w14:paraId="2BEA1D53" w14:textId="77777777" w:rsidR="00CB07DD" w:rsidRDefault="00CB07DD" w:rsidP="00CB07DD">
      <w:pPr>
        <w:keepNext/>
        <w:spacing w:before="0" w:after="0"/>
      </w:pPr>
      <w:r>
        <w:tab/>
      </w:r>
      <w:r>
        <w:tab/>
        <w:t xml:space="preserve">If </w:t>
      </w:r>
      <w:r>
        <w:rPr>
          <w:i/>
        </w:rPr>
        <w:t>seed</w:t>
      </w:r>
      <w:r>
        <w:t xml:space="preserve"> is provided, the sequence of numbers will always be identical</w:t>
      </w:r>
    </w:p>
    <w:p w14:paraId="4F73D204" w14:textId="77777777" w:rsidR="00CB07DD" w:rsidRDefault="00CB07DD" w:rsidP="00CB07DD">
      <w:pPr>
        <w:spacing w:before="0" w:after="0"/>
      </w:pPr>
      <w:r>
        <w:t>Example:</w:t>
      </w:r>
      <w:r>
        <w:tab/>
        <w:t xml:space="preserve">NORMAL(100, 5) samples from </w:t>
      </w:r>
      <w:r>
        <w:rPr>
          <w:i/>
        </w:rPr>
        <w:t>N</w:t>
      </w:r>
      <w:r>
        <w:t>(100, 5)</w:t>
      </w:r>
    </w:p>
    <w:p w14:paraId="294CCDA1" w14:textId="77777777" w:rsidR="00CB07DD" w:rsidRDefault="00CB07DD" w:rsidP="00CB07DD">
      <w:pPr>
        <w:keepNext/>
        <w:spacing w:before="160" w:after="0"/>
      </w:pPr>
      <w:r>
        <w:t>POISSON:</w:t>
      </w:r>
      <w:r>
        <w:tab/>
        <w:t>Sample a value from a Poisson distribution</w:t>
      </w:r>
    </w:p>
    <w:p w14:paraId="02795BBB" w14:textId="77777777" w:rsidR="00CB07DD" w:rsidRDefault="00CB07DD" w:rsidP="00CB07DD">
      <w:pPr>
        <w:keepNext/>
        <w:spacing w:before="0" w:after="0"/>
      </w:pPr>
      <w:r>
        <w:t>Parameters:</w:t>
      </w:r>
      <w:r>
        <w:tab/>
        <w:t>2 or 3:  (</w:t>
      </w:r>
      <w:r>
        <w:rPr>
          <w:i/>
        </w:rPr>
        <w:t>mean</w:t>
      </w:r>
      <w:r>
        <w:t xml:space="preserve">[, </w:t>
      </w:r>
      <w:r>
        <w:rPr>
          <w:i/>
        </w:rPr>
        <w:t>seed</w:t>
      </w:r>
      <w:r>
        <w:t xml:space="preserve">]); 0 ≤ </w:t>
      </w:r>
      <w:r w:rsidRPr="00A42D58">
        <w:rPr>
          <w:i/>
        </w:rPr>
        <w:t>seed</w:t>
      </w:r>
      <w:r>
        <w:t xml:space="preserve"> &lt; 2</w:t>
      </w:r>
      <w:r>
        <w:rPr>
          <w:vertAlign w:val="superscript"/>
        </w:rPr>
        <w:t xml:space="preserve">32 </w:t>
      </w:r>
    </w:p>
    <w:p w14:paraId="04C0B7EE" w14:textId="77777777" w:rsidR="00CB07DD" w:rsidRDefault="00CB07DD" w:rsidP="00CB07DD">
      <w:pPr>
        <w:keepNext/>
        <w:spacing w:before="0" w:after="0"/>
      </w:pPr>
      <w:r>
        <w:tab/>
      </w:r>
      <w:r>
        <w:tab/>
        <w:t xml:space="preserve">If </w:t>
      </w:r>
      <w:r>
        <w:rPr>
          <w:i/>
        </w:rPr>
        <w:t>seed</w:t>
      </w:r>
      <w:r>
        <w:t xml:space="preserve"> is provided, the sequence of numbers will always be identical</w:t>
      </w:r>
    </w:p>
    <w:p w14:paraId="705CD245" w14:textId="77777777" w:rsidR="00CB07DD" w:rsidRDefault="00CB07DD" w:rsidP="00CB07DD">
      <w:pPr>
        <w:spacing w:before="0" w:after="0"/>
        <w:ind w:left="1440" w:hanging="1440"/>
      </w:pPr>
      <w:r>
        <w:t>Example:</w:t>
      </w:r>
      <w:r>
        <w:tab/>
        <w:t>POISSON(3) samples from a Poisson distribution with a mean arrival rate of 3 arrivals per unit time</w:t>
      </w:r>
    </w:p>
    <w:p w14:paraId="33FB835D" w14:textId="77777777" w:rsidR="00CB07DD" w:rsidRDefault="00CB07DD" w:rsidP="00CB07DD">
      <w:pPr>
        <w:keepNext/>
        <w:spacing w:before="160" w:after="0"/>
      </w:pPr>
      <w:r>
        <w:t>RANDOM:</w:t>
      </w:r>
      <w:r>
        <w:tab/>
        <w:t>Sample a value from a uniform distribution</w:t>
      </w:r>
    </w:p>
    <w:p w14:paraId="52EB5D7A" w14:textId="77777777" w:rsidR="00CB07DD" w:rsidRDefault="00CB07DD" w:rsidP="00CB07DD">
      <w:pPr>
        <w:keepNext/>
        <w:spacing w:before="0" w:after="0"/>
      </w:pPr>
      <w:r>
        <w:t>Parameters:</w:t>
      </w:r>
      <w:r>
        <w:tab/>
        <w:t>2 or 3:  (</w:t>
      </w:r>
      <w:r>
        <w:rPr>
          <w:i/>
        </w:rPr>
        <w:t>minimum</w:t>
      </w:r>
      <w:r>
        <w:t xml:space="preserve">, </w:t>
      </w:r>
      <w:r>
        <w:rPr>
          <w:i/>
        </w:rPr>
        <w:t>maximum</w:t>
      </w:r>
      <w:r>
        <w:t xml:space="preserve">[, </w:t>
      </w:r>
      <w:r>
        <w:rPr>
          <w:i/>
        </w:rPr>
        <w:t>seed</w:t>
      </w:r>
      <w:r>
        <w:t xml:space="preserve">]); 0 ≤ </w:t>
      </w:r>
      <w:r w:rsidRPr="00A42D58">
        <w:rPr>
          <w:i/>
        </w:rPr>
        <w:t>seed</w:t>
      </w:r>
      <w:r>
        <w:t xml:space="preserve"> &lt; 2</w:t>
      </w:r>
      <w:r>
        <w:rPr>
          <w:vertAlign w:val="superscript"/>
        </w:rPr>
        <w:t xml:space="preserve">32 </w:t>
      </w:r>
    </w:p>
    <w:p w14:paraId="2A6DF13B" w14:textId="77777777" w:rsidR="00CB07DD" w:rsidRDefault="00CB07DD" w:rsidP="00CB07DD">
      <w:pPr>
        <w:keepNext/>
        <w:spacing w:before="0" w:after="0"/>
      </w:pPr>
      <w:r>
        <w:tab/>
      </w:r>
      <w:r>
        <w:tab/>
        <w:t xml:space="preserve">If </w:t>
      </w:r>
      <w:r>
        <w:rPr>
          <w:i/>
        </w:rPr>
        <w:t>seed</w:t>
      </w:r>
      <w:r>
        <w:t xml:space="preserve"> is provided, the sequence of numbers will always be identical</w:t>
      </w:r>
    </w:p>
    <w:p w14:paraId="56CC2B17" w14:textId="77777777" w:rsidR="00CB07DD" w:rsidRDefault="00CB07DD" w:rsidP="00CB07DD">
      <w:pPr>
        <w:spacing w:before="0" w:after="0"/>
      </w:pPr>
      <w:r>
        <w:t>Example:</w:t>
      </w:r>
      <w:r>
        <w:tab/>
        <w:t>RANDOM(1, 100) picks a random number between 1 and 100</w:t>
      </w:r>
    </w:p>
    <w:p w14:paraId="719DF635" w14:textId="77777777" w:rsidR="00CB07DD" w:rsidRDefault="00CB07DD" w:rsidP="00CB07DD">
      <w:pPr>
        <w:pStyle w:val="Heading3"/>
        <w:numPr>
          <w:ilvl w:val="2"/>
          <w:numId w:val="3"/>
        </w:numPr>
      </w:pPr>
      <w:bookmarkStart w:id="78" w:name="_Toc426543518"/>
      <w:r>
        <w:t>Delay Functions</w:t>
      </w:r>
      <w:bookmarkEnd w:id="78"/>
    </w:p>
    <w:p w14:paraId="53FB3BD3" w14:textId="77777777" w:rsidR="00CB07DD" w:rsidRDefault="00CB07DD" w:rsidP="00CB07DD">
      <w:pPr>
        <w:keepNext/>
        <w:spacing w:after="0"/>
      </w:pPr>
      <w:r>
        <w:t>DELAY:</w:t>
      </w:r>
      <w:r>
        <w:tab/>
      </w:r>
      <w:r>
        <w:tab/>
        <w:t>infinite-order material delay of the input for the requested fixed time</w:t>
      </w:r>
    </w:p>
    <w:p w14:paraId="6832EF22" w14:textId="77777777" w:rsidR="00CB07DD" w:rsidRDefault="00CB07DD" w:rsidP="00CB07DD">
      <w:pPr>
        <w:keepNext/>
        <w:spacing w:before="0" w:after="0"/>
      </w:pPr>
      <w:r>
        <w:t>Parameters:</w:t>
      </w:r>
      <w:r>
        <w:tab/>
        <w:t>2 or 3:  (</w:t>
      </w:r>
      <w:r>
        <w:rPr>
          <w:i/>
        </w:rPr>
        <w:t>input</w:t>
      </w:r>
      <w:r>
        <w:t xml:space="preserve">, </w:t>
      </w:r>
      <w:r>
        <w:rPr>
          <w:i/>
        </w:rPr>
        <w:t>delay time</w:t>
      </w:r>
      <w:r>
        <w:t xml:space="preserve">[, </w:t>
      </w:r>
      <w:r>
        <w:rPr>
          <w:i/>
        </w:rPr>
        <w:t>initial value</w:t>
      </w:r>
      <w:r>
        <w:t>])</w:t>
      </w:r>
    </w:p>
    <w:p w14:paraId="050CD142" w14:textId="77777777" w:rsidR="00CB07DD" w:rsidRDefault="00CB07DD" w:rsidP="00CB07DD">
      <w:pPr>
        <w:keepNext/>
        <w:spacing w:before="0" w:after="0"/>
      </w:pPr>
      <w:r>
        <w:tab/>
      </w:r>
      <w:r>
        <w:tab/>
        <w:t xml:space="preserve">If </w:t>
      </w:r>
      <w:r w:rsidRPr="006412EF">
        <w:rPr>
          <w:i/>
        </w:rPr>
        <w:t>initial value</w:t>
      </w:r>
      <w:r>
        <w:t xml:space="preserve"> is not provided, the initial value of </w:t>
      </w:r>
      <w:r>
        <w:rPr>
          <w:i/>
        </w:rPr>
        <w:t>input</w:t>
      </w:r>
      <w:r>
        <w:t xml:space="preserve"> will be used</w:t>
      </w:r>
    </w:p>
    <w:p w14:paraId="57C485A6" w14:textId="77777777" w:rsidR="00CB07DD" w:rsidRDefault="00CB07DD" w:rsidP="00CB07DD">
      <w:pPr>
        <w:spacing w:before="0" w:after="0"/>
      </w:pPr>
      <w:r>
        <w:t>Example:</w:t>
      </w:r>
      <w:r>
        <w:tab/>
        <w:t>DELAY(orders, ship_time)</w:t>
      </w:r>
    </w:p>
    <w:p w14:paraId="294825BF" w14:textId="77777777" w:rsidR="00CB07DD" w:rsidRDefault="00CB07DD" w:rsidP="00CB07DD">
      <w:pPr>
        <w:keepNext/>
        <w:spacing w:before="160" w:after="0"/>
      </w:pPr>
      <w:r>
        <w:t>DELAY1:</w:t>
      </w:r>
      <w:r>
        <w:tab/>
        <w:t>first-order material delay of the input for the requested fixed time</w:t>
      </w:r>
    </w:p>
    <w:p w14:paraId="4FDCCE34" w14:textId="77777777" w:rsidR="00CB07DD" w:rsidRDefault="00CB07DD" w:rsidP="00CB07DD">
      <w:pPr>
        <w:keepNext/>
        <w:spacing w:before="0" w:after="0"/>
      </w:pPr>
      <w:r>
        <w:t>Parameters:</w:t>
      </w:r>
      <w:r>
        <w:tab/>
        <w:t>2 or 3:  (</w:t>
      </w:r>
      <w:r>
        <w:rPr>
          <w:i/>
        </w:rPr>
        <w:t>input</w:t>
      </w:r>
      <w:r>
        <w:t xml:space="preserve">, </w:t>
      </w:r>
      <w:r>
        <w:rPr>
          <w:i/>
        </w:rPr>
        <w:t>delay time</w:t>
      </w:r>
      <w:r>
        <w:t xml:space="preserve">[, </w:t>
      </w:r>
      <w:r>
        <w:rPr>
          <w:i/>
        </w:rPr>
        <w:t>initial value</w:t>
      </w:r>
      <w:r>
        <w:t>])</w:t>
      </w:r>
    </w:p>
    <w:p w14:paraId="64DF751C" w14:textId="77777777" w:rsidR="00CB07DD" w:rsidRDefault="00CB07DD" w:rsidP="00CB07DD">
      <w:pPr>
        <w:keepNext/>
        <w:spacing w:before="0" w:after="0"/>
      </w:pPr>
      <w:r>
        <w:tab/>
      </w:r>
      <w:r>
        <w:tab/>
        <w:t xml:space="preserve">If </w:t>
      </w:r>
      <w:r w:rsidRPr="006412EF">
        <w:rPr>
          <w:i/>
        </w:rPr>
        <w:t>initial value</w:t>
      </w:r>
      <w:r>
        <w:t xml:space="preserve"> is not provided, the initial value of </w:t>
      </w:r>
      <w:r>
        <w:rPr>
          <w:i/>
        </w:rPr>
        <w:t>input</w:t>
      </w:r>
      <w:r>
        <w:t xml:space="preserve"> will be used</w:t>
      </w:r>
    </w:p>
    <w:p w14:paraId="6B9C934D" w14:textId="77777777" w:rsidR="00CB07DD" w:rsidRDefault="00CB07DD" w:rsidP="00CB07DD">
      <w:pPr>
        <w:spacing w:before="0" w:after="0"/>
      </w:pPr>
      <w:r>
        <w:t>Example:</w:t>
      </w:r>
      <w:r>
        <w:tab/>
        <w:t>DELAY1(orders, ship_time)</w:t>
      </w:r>
    </w:p>
    <w:p w14:paraId="70CBF2E5" w14:textId="77777777" w:rsidR="00CB07DD" w:rsidRDefault="00CB07DD" w:rsidP="00CB07DD">
      <w:pPr>
        <w:keepNext/>
        <w:spacing w:before="160" w:after="0"/>
      </w:pPr>
      <w:r>
        <w:t>DELAY3:</w:t>
      </w:r>
      <w:r>
        <w:tab/>
        <w:t>third-order material delay of the input for the requested fixed time</w:t>
      </w:r>
    </w:p>
    <w:p w14:paraId="5B323A32" w14:textId="77777777" w:rsidR="00CB07DD" w:rsidRDefault="00CB07DD" w:rsidP="00CB07DD">
      <w:pPr>
        <w:keepNext/>
        <w:spacing w:before="0" w:after="0"/>
      </w:pPr>
      <w:r>
        <w:t>Parameters:</w:t>
      </w:r>
      <w:r>
        <w:tab/>
        <w:t>2 or 3:  (</w:t>
      </w:r>
      <w:r>
        <w:rPr>
          <w:i/>
        </w:rPr>
        <w:t>input</w:t>
      </w:r>
      <w:r>
        <w:t xml:space="preserve">, </w:t>
      </w:r>
      <w:r>
        <w:rPr>
          <w:i/>
        </w:rPr>
        <w:t>delay time</w:t>
      </w:r>
      <w:r>
        <w:t xml:space="preserve">[, </w:t>
      </w:r>
      <w:r>
        <w:rPr>
          <w:i/>
        </w:rPr>
        <w:t>initial value</w:t>
      </w:r>
      <w:r>
        <w:t>])</w:t>
      </w:r>
    </w:p>
    <w:p w14:paraId="30EF6582" w14:textId="77777777" w:rsidR="00CB07DD" w:rsidRDefault="00CB07DD" w:rsidP="00CB07DD">
      <w:pPr>
        <w:keepNext/>
        <w:spacing w:before="0" w:after="0"/>
      </w:pPr>
      <w:r>
        <w:tab/>
      </w:r>
      <w:r>
        <w:tab/>
        <w:t xml:space="preserve">If </w:t>
      </w:r>
      <w:r w:rsidRPr="006412EF">
        <w:rPr>
          <w:i/>
        </w:rPr>
        <w:t>initial value</w:t>
      </w:r>
      <w:r>
        <w:t xml:space="preserve"> is not provided, the initial value of </w:t>
      </w:r>
      <w:r>
        <w:rPr>
          <w:i/>
        </w:rPr>
        <w:t>input</w:t>
      </w:r>
      <w:r>
        <w:t xml:space="preserve"> will be used</w:t>
      </w:r>
    </w:p>
    <w:p w14:paraId="6B1601CB" w14:textId="77777777" w:rsidR="00CB07DD" w:rsidRDefault="00CB07DD" w:rsidP="00CB07DD">
      <w:pPr>
        <w:spacing w:before="0" w:after="0"/>
      </w:pPr>
      <w:r>
        <w:t>Example:</w:t>
      </w:r>
      <w:r>
        <w:tab/>
        <w:t>DELAY3(orders, ship_time)</w:t>
      </w:r>
    </w:p>
    <w:p w14:paraId="464FB338" w14:textId="77777777" w:rsidR="00CB07DD" w:rsidRDefault="00CB07DD" w:rsidP="00CB07DD">
      <w:pPr>
        <w:keepNext/>
        <w:spacing w:before="160" w:after="0"/>
      </w:pPr>
      <w:r>
        <w:t>DELAYN:</w:t>
      </w:r>
      <w:r>
        <w:tab/>
      </w:r>
      <w:r w:rsidRPr="005565D6">
        <w:rPr>
          <w:i/>
        </w:rPr>
        <w:t>N</w:t>
      </w:r>
      <w:r w:rsidRPr="005565D6">
        <w:rPr>
          <w:vertAlign w:val="superscript"/>
        </w:rPr>
        <w:t>th</w:t>
      </w:r>
      <w:r>
        <w:t>-order material delay of the input for the requested fixed time</w:t>
      </w:r>
    </w:p>
    <w:p w14:paraId="7A9B4986" w14:textId="77777777" w:rsidR="00CB07DD" w:rsidRDefault="00CB07DD" w:rsidP="00CB07DD">
      <w:pPr>
        <w:keepNext/>
        <w:spacing w:before="0" w:after="0"/>
      </w:pPr>
      <w:r>
        <w:t>Parameters:</w:t>
      </w:r>
      <w:r>
        <w:tab/>
        <w:t>3 or 4:  (</w:t>
      </w:r>
      <w:r>
        <w:rPr>
          <w:i/>
        </w:rPr>
        <w:t>input</w:t>
      </w:r>
      <w:r>
        <w:t xml:space="preserve">, </w:t>
      </w:r>
      <w:r>
        <w:rPr>
          <w:i/>
        </w:rPr>
        <w:t>delay time, n</w:t>
      </w:r>
      <w:r>
        <w:t xml:space="preserve">[, </w:t>
      </w:r>
      <w:r>
        <w:rPr>
          <w:i/>
        </w:rPr>
        <w:t>initial value</w:t>
      </w:r>
      <w:r>
        <w:t>])</w:t>
      </w:r>
    </w:p>
    <w:p w14:paraId="3260A63F" w14:textId="77777777" w:rsidR="00CB07DD" w:rsidRDefault="00CB07DD" w:rsidP="00CB07DD">
      <w:pPr>
        <w:keepNext/>
        <w:spacing w:before="0" w:after="0"/>
      </w:pPr>
      <w:r>
        <w:tab/>
      </w:r>
      <w:r>
        <w:tab/>
        <w:t xml:space="preserve">If </w:t>
      </w:r>
      <w:r w:rsidRPr="006412EF">
        <w:rPr>
          <w:i/>
        </w:rPr>
        <w:t>initial value</w:t>
      </w:r>
      <w:r>
        <w:t xml:space="preserve"> is not provided, the initial value of </w:t>
      </w:r>
      <w:r>
        <w:rPr>
          <w:i/>
        </w:rPr>
        <w:t>input</w:t>
      </w:r>
      <w:r>
        <w:t xml:space="preserve"> will be used</w:t>
      </w:r>
    </w:p>
    <w:p w14:paraId="40D68F6F" w14:textId="77777777" w:rsidR="00CB07DD" w:rsidRDefault="00CB07DD" w:rsidP="00CB07DD">
      <w:pPr>
        <w:spacing w:before="0" w:after="0"/>
      </w:pPr>
      <w:r>
        <w:t>Example:</w:t>
      </w:r>
      <w:r>
        <w:tab/>
        <w:t>DELAYN(orders, ship_time, 10) delays orders using a 10</w:t>
      </w:r>
      <w:r w:rsidRPr="00654BF1">
        <w:rPr>
          <w:vertAlign w:val="superscript"/>
        </w:rPr>
        <w:t>th</w:t>
      </w:r>
      <w:r>
        <w:t xml:space="preserve"> order material delay</w:t>
      </w:r>
    </w:p>
    <w:p w14:paraId="02497948" w14:textId="77777777" w:rsidR="00CB07DD" w:rsidRDefault="00CB07DD" w:rsidP="00CB07DD">
      <w:pPr>
        <w:keepNext/>
        <w:spacing w:before="160" w:after="0"/>
      </w:pPr>
      <w:r>
        <w:t>FORCST:</w:t>
      </w:r>
      <w:r>
        <w:tab/>
        <w:t>Perform a trend extrapolation over a time horizon</w:t>
      </w:r>
    </w:p>
    <w:p w14:paraId="57BE7E78" w14:textId="77777777" w:rsidR="00CB07DD" w:rsidRDefault="00CB07DD" w:rsidP="00CB07DD">
      <w:pPr>
        <w:keepNext/>
        <w:spacing w:before="0" w:after="0"/>
      </w:pPr>
      <w:r>
        <w:t>Parameters:</w:t>
      </w:r>
      <w:r>
        <w:tab/>
        <w:t>3 or 4:  (</w:t>
      </w:r>
      <w:r>
        <w:rPr>
          <w:i/>
        </w:rPr>
        <w:t>input</w:t>
      </w:r>
      <w:r>
        <w:t xml:space="preserve">, </w:t>
      </w:r>
      <w:r>
        <w:rPr>
          <w:i/>
        </w:rPr>
        <w:t>averaging time</w:t>
      </w:r>
      <w:r>
        <w:t xml:space="preserve">, </w:t>
      </w:r>
      <w:r w:rsidRPr="00F22172">
        <w:rPr>
          <w:i/>
          <w:iCs/>
        </w:rPr>
        <w:t>horizon</w:t>
      </w:r>
      <w:r>
        <w:t xml:space="preserve">, [, </w:t>
      </w:r>
      <w:r>
        <w:rPr>
          <w:i/>
        </w:rPr>
        <w:t>initial trend</w:t>
      </w:r>
      <w:r>
        <w:t>])</w:t>
      </w:r>
    </w:p>
    <w:p w14:paraId="4206AE18" w14:textId="77777777" w:rsidR="00CB07DD" w:rsidRDefault="00CB07DD" w:rsidP="00CB07DD">
      <w:pPr>
        <w:keepNext/>
        <w:spacing w:before="0" w:after="0"/>
      </w:pPr>
      <w:r>
        <w:tab/>
      </w:r>
      <w:r>
        <w:tab/>
        <w:t xml:space="preserve">If </w:t>
      </w:r>
      <w:r w:rsidRPr="006412EF">
        <w:rPr>
          <w:i/>
        </w:rPr>
        <w:t xml:space="preserve">initial </w:t>
      </w:r>
      <w:r>
        <w:rPr>
          <w:i/>
        </w:rPr>
        <w:t>trend</w:t>
      </w:r>
      <w:r>
        <w:t xml:space="preserve"> is not provided, zero will be used</w:t>
      </w:r>
    </w:p>
    <w:p w14:paraId="155199CD" w14:textId="77777777" w:rsidR="00CB07DD" w:rsidRDefault="00CB07DD" w:rsidP="00CB07DD">
      <w:pPr>
        <w:spacing w:before="0" w:after="0"/>
      </w:pPr>
      <w:r>
        <w:t>Example:</w:t>
      </w:r>
      <w:r>
        <w:tab/>
        <w:t>FORCST(Quality, 5, 10) calculates value of quality 10 time units in the future</w:t>
      </w:r>
    </w:p>
    <w:p w14:paraId="76860118" w14:textId="77777777" w:rsidR="00CB07DD" w:rsidRDefault="00CB07DD" w:rsidP="00CB07DD">
      <w:pPr>
        <w:keepNext/>
        <w:spacing w:before="160" w:after="0"/>
      </w:pPr>
      <w:r>
        <w:t>SMTH1:</w:t>
      </w:r>
      <w:r>
        <w:tab/>
        <w:t>first-order exponential smooth of the input for the requested time</w:t>
      </w:r>
    </w:p>
    <w:p w14:paraId="0DE4FBB2" w14:textId="77777777" w:rsidR="00CB07DD" w:rsidRDefault="00CB07DD" w:rsidP="00CB07DD">
      <w:pPr>
        <w:keepNext/>
        <w:spacing w:before="0" w:after="0"/>
      </w:pPr>
      <w:r>
        <w:t>Parameters:</w:t>
      </w:r>
      <w:r>
        <w:tab/>
        <w:t>2 or 3:  (</w:t>
      </w:r>
      <w:r>
        <w:rPr>
          <w:i/>
        </w:rPr>
        <w:t>input</w:t>
      </w:r>
      <w:r>
        <w:t xml:space="preserve">, </w:t>
      </w:r>
      <w:r>
        <w:rPr>
          <w:i/>
        </w:rPr>
        <w:t>averaging time</w:t>
      </w:r>
      <w:r>
        <w:t xml:space="preserve">[, </w:t>
      </w:r>
      <w:r>
        <w:rPr>
          <w:i/>
        </w:rPr>
        <w:t>initial value</w:t>
      </w:r>
      <w:r>
        <w:t>])</w:t>
      </w:r>
    </w:p>
    <w:p w14:paraId="24988673" w14:textId="77777777" w:rsidR="00CB07DD" w:rsidRDefault="00CB07DD" w:rsidP="00CB07DD">
      <w:pPr>
        <w:keepNext/>
        <w:spacing w:before="0" w:after="0"/>
      </w:pPr>
      <w:r>
        <w:tab/>
      </w:r>
      <w:r>
        <w:tab/>
        <w:t xml:space="preserve">If </w:t>
      </w:r>
      <w:r w:rsidRPr="006412EF">
        <w:rPr>
          <w:i/>
        </w:rPr>
        <w:t>initial value</w:t>
      </w:r>
      <w:r>
        <w:t xml:space="preserve"> is not provided, the initial value of </w:t>
      </w:r>
      <w:r>
        <w:rPr>
          <w:i/>
        </w:rPr>
        <w:t>input</w:t>
      </w:r>
      <w:r>
        <w:t xml:space="preserve"> will be used</w:t>
      </w:r>
    </w:p>
    <w:p w14:paraId="0A6AB8C1" w14:textId="77777777" w:rsidR="00CB07DD" w:rsidRDefault="00CB07DD" w:rsidP="00CB07DD">
      <w:pPr>
        <w:spacing w:before="0" w:after="0"/>
      </w:pPr>
      <w:r>
        <w:t>Example:</w:t>
      </w:r>
      <w:r>
        <w:tab/>
        <w:t>SMTH1(Quality, perception_time)</w:t>
      </w:r>
    </w:p>
    <w:p w14:paraId="3B3E88D3" w14:textId="77777777" w:rsidR="00CB07DD" w:rsidRDefault="00CB07DD" w:rsidP="00CB07DD">
      <w:pPr>
        <w:keepNext/>
        <w:spacing w:before="160" w:after="0"/>
      </w:pPr>
      <w:r>
        <w:t>SMTH3:</w:t>
      </w:r>
      <w:r>
        <w:tab/>
        <w:t>third-order exponential smooth of the input for the requested time</w:t>
      </w:r>
    </w:p>
    <w:p w14:paraId="6913CFC8" w14:textId="77777777" w:rsidR="00CB07DD" w:rsidRDefault="00CB07DD" w:rsidP="00CB07DD">
      <w:pPr>
        <w:keepNext/>
        <w:spacing w:before="0" w:after="0"/>
      </w:pPr>
      <w:r>
        <w:t>Parameters:</w:t>
      </w:r>
      <w:r>
        <w:tab/>
        <w:t>2 or 3:  (</w:t>
      </w:r>
      <w:r>
        <w:rPr>
          <w:i/>
        </w:rPr>
        <w:t>input</w:t>
      </w:r>
      <w:r>
        <w:t xml:space="preserve">, </w:t>
      </w:r>
      <w:r>
        <w:rPr>
          <w:i/>
        </w:rPr>
        <w:t>averaging time</w:t>
      </w:r>
      <w:r>
        <w:t xml:space="preserve">[, </w:t>
      </w:r>
      <w:r>
        <w:rPr>
          <w:i/>
        </w:rPr>
        <w:t>initial value</w:t>
      </w:r>
      <w:r>
        <w:t>])</w:t>
      </w:r>
    </w:p>
    <w:p w14:paraId="38171049" w14:textId="77777777" w:rsidR="00CB07DD" w:rsidRDefault="00CB07DD" w:rsidP="00CB07DD">
      <w:pPr>
        <w:keepNext/>
        <w:spacing w:before="0" w:after="0"/>
      </w:pPr>
      <w:r>
        <w:tab/>
      </w:r>
      <w:r>
        <w:tab/>
        <w:t xml:space="preserve">If </w:t>
      </w:r>
      <w:r w:rsidRPr="006412EF">
        <w:rPr>
          <w:i/>
        </w:rPr>
        <w:t>initial value</w:t>
      </w:r>
      <w:r>
        <w:t xml:space="preserve"> is not provided, the initial value of </w:t>
      </w:r>
      <w:r>
        <w:rPr>
          <w:i/>
        </w:rPr>
        <w:t>input</w:t>
      </w:r>
      <w:r>
        <w:t xml:space="preserve"> will be used</w:t>
      </w:r>
    </w:p>
    <w:p w14:paraId="67D8982F" w14:textId="77777777" w:rsidR="00CB07DD" w:rsidRDefault="00CB07DD" w:rsidP="00CB07DD">
      <w:pPr>
        <w:spacing w:before="0" w:after="0"/>
      </w:pPr>
      <w:r>
        <w:t>Example:</w:t>
      </w:r>
      <w:r>
        <w:tab/>
        <w:t>SMTH3(Quality, perception_time)</w:t>
      </w:r>
    </w:p>
    <w:p w14:paraId="7B5330D7" w14:textId="77777777" w:rsidR="00CB07DD" w:rsidRDefault="00CB07DD" w:rsidP="00CB07DD">
      <w:pPr>
        <w:keepNext/>
        <w:spacing w:before="160" w:after="0"/>
      </w:pPr>
      <w:r>
        <w:t>SMTHN:</w:t>
      </w:r>
      <w:r>
        <w:tab/>
      </w:r>
      <w:r w:rsidRPr="00E011D6">
        <w:rPr>
          <w:i/>
        </w:rPr>
        <w:t>N</w:t>
      </w:r>
      <w:r w:rsidRPr="00E011D6">
        <w:rPr>
          <w:vertAlign w:val="superscript"/>
        </w:rPr>
        <w:t>th</w:t>
      </w:r>
      <w:r>
        <w:t>-order exponential smooth of the input for the requested time</w:t>
      </w:r>
    </w:p>
    <w:p w14:paraId="4185AC47" w14:textId="77777777" w:rsidR="00CB07DD" w:rsidRDefault="00CB07DD" w:rsidP="00CB07DD">
      <w:pPr>
        <w:keepNext/>
        <w:spacing w:before="0" w:after="0"/>
      </w:pPr>
      <w:r>
        <w:t>Parameters:</w:t>
      </w:r>
      <w:r>
        <w:tab/>
        <w:t>3 or 4:  (</w:t>
      </w:r>
      <w:r>
        <w:rPr>
          <w:i/>
        </w:rPr>
        <w:t>input</w:t>
      </w:r>
      <w:r>
        <w:t xml:space="preserve">, </w:t>
      </w:r>
      <w:r>
        <w:rPr>
          <w:i/>
        </w:rPr>
        <w:t>averaging time</w:t>
      </w:r>
      <w:r>
        <w:t xml:space="preserve">, </w:t>
      </w:r>
      <w:r>
        <w:rPr>
          <w:i/>
        </w:rPr>
        <w:t>n</w:t>
      </w:r>
      <w:r>
        <w:t xml:space="preserve">[, </w:t>
      </w:r>
      <w:r>
        <w:rPr>
          <w:i/>
        </w:rPr>
        <w:t>initial value</w:t>
      </w:r>
      <w:r>
        <w:t>])</w:t>
      </w:r>
    </w:p>
    <w:p w14:paraId="402F0984" w14:textId="77777777" w:rsidR="00CB07DD" w:rsidRDefault="00CB07DD" w:rsidP="00CB07DD">
      <w:pPr>
        <w:keepNext/>
        <w:spacing w:before="0" w:after="0"/>
      </w:pPr>
      <w:r>
        <w:tab/>
      </w:r>
      <w:r>
        <w:tab/>
        <w:t xml:space="preserve">If </w:t>
      </w:r>
      <w:r w:rsidRPr="006412EF">
        <w:rPr>
          <w:i/>
        </w:rPr>
        <w:t>initial value</w:t>
      </w:r>
      <w:r>
        <w:t xml:space="preserve"> is not provided, the initial value of </w:t>
      </w:r>
      <w:r>
        <w:rPr>
          <w:i/>
        </w:rPr>
        <w:t>input</w:t>
      </w:r>
      <w:r>
        <w:t xml:space="preserve"> will be used</w:t>
      </w:r>
    </w:p>
    <w:p w14:paraId="678CF21B" w14:textId="77777777" w:rsidR="00CB07DD" w:rsidRDefault="00CB07DD" w:rsidP="00CB07DD">
      <w:pPr>
        <w:spacing w:before="0" w:after="0"/>
      </w:pPr>
      <w:r>
        <w:t>Example:</w:t>
      </w:r>
      <w:r>
        <w:tab/>
        <w:t>SMTHN(Quality, perception_time, 10) performs a 10</w:t>
      </w:r>
      <w:r w:rsidRPr="00AC689C">
        <w:rPr>
          <w:vertAlign w:val="superscript"/>
        </w:rPr>
        <w:t>th</w:t>
      </w:r>
      <w:r>
        <w:t xml:space="preserve"> order smooth</w:t>
      </w:r>
    </w:p>
    <w:p w14:paraId="2530D7E4" w14:textId="77777777" w:rsidR="00CB07DD" w:rsidRDefault="00CB07DD" w:rsidP="00CB07DD">
      <w:pPr>
        <w:keepNext/>
        <w:spacing w:before="160" w:after="0"/>
      </w:pPr>
      <w:r>
        <w:t>TREND:</w:t>
      </w:r>
      <w:r>
        <w:tab/>
        <w:t>Find trend in input over a given time frame</w:t>
      </w:r>
    </w:p>
    <w:p w14:paraId="5DD716C0" w14:textId="77777777" w:rsidR="00CB07DD" w:rsidRDefault="00CB07DD" w:rsidP="00CB07DD">
      <w:pPr>
        <w:keepNext/>
        <w:spacing w:before="0" w:after="0"/>
      </w:pPr>
      <w:r>
        <w:t>Parameters:</w:t>
      </w:r>
      <w:r>
        <w:tab/>
        <w:t>2 or 3:  (</w:t>
      </w:r>
      <w:r>
        <w:rPr>
          <w:i/>
        </w:rPr>
        <w:t>input</w:t>
      </w:r>
      <w:r>
        <w:t xml:space="preserve">, </w:t>
      </w:r>
      <w:r>
        <w:rPr>
          <w:i/>
        </w:rPr>
        <w:t>averaging time</w:t>
      </w:r>
      <w:r>
        <w:t xml:space="preserve">, [, </w:t>
      </w:r>
      <w:r>
        <w:rPr>
          <w:i/>
        </w:rPr>
        <w:t>initial value</w:t>
      </w:r>
      <w:r>
        <w:t>])</w:t>
      </w:r>
    </w:p>
    <w:p w14:paraId="1F90A42F" w14:textId="77777777" w:rsidR="00CB07DD" w:rsidRDefault="00CB07DD" w:rsidP="00CB07DD">
      <w:pPr>
        <w:keepNext/>
        <w:spacing w:before="0" w:after="0"/>
      </w:pPr>
      <w:r>
        <w:tab/>
      </w:r>
      <w:r>
        <w:tab/>
        <w:t xml:space="preserve">If </w:t>
      </w:r>
      <w:r w:rsidRPr="006412EF">
        <w:rPr>
          <w:i/>
        </w:rPr>
        <w:t xml:space="preserve">initial </w:t>
      </w:r>
      <w:r>
        <w:rPr>
          <w:i/>
        </w:rPr>
        <w:t>value</w:t>
      </w:r>
      <w:r>
        <w:t xml:space="preserve"> is not provided, zero will be used</w:t>
      </w:r>
    </w:p>
    <w:p w14:paraId="0AF77026" w14:textId="77777777" w:rsidR="00CB07DD" w:rsidRDefault="00CB07DD" w:rsidP="00CB07DD">
      <w:pPr>
        <w:spacing w:before="0" w:after="0"/>
      </w:pPr>
      <w:r>
        <w:t>Example:</w:t>
      </w:r>
      <w:r>
        <w:tab/>
        <w:t>TREND(Quality, 5) calculates the fractional change in Quality per unit time</w:t>
      </w:r>
    </w:p>
    <w:p w14:paraId="519629CF" w14:textId="77777777" w:rsidR="00CB07DD" w:rsidRDefault="00CB07DD" w:rsidP="00CB07DD">
      <w:pPr>
        <w:pStyle w:val="Heading3"/>
        <w:numPr>
          <w:ilvl w:val="2"/>
          <w:numId w:val="3"/>
        </w:numPr>
      </w:pPr>
      <w:bookmarkStart w:id="79" w:name="_Toc426543519"/>
      <w:r>
        <w:t>Test Input Functions</w:t>
      </w:r>
      <w:bookmarkEnd w:id="79"/>
    </w:p>
    <w:p w14:paraId="08CED966" w14:textId="77777777" w:rsidR="00CB07DD" w:rsidRDefault="00CB07DD" w:rsidP="00CB07DD">
      <w:pPr>
        <w:keepNext/>
        <w:spacing w:after="0"/>
      </w:pPr>
      <w:r>
        <w:t>PULSE:</w:t>
      </w:r>
      <w:r>
        <w:tab/>
      </w:r>
      <w:r>
        <w:tab/>
        <w:t>Generate a one-DT wide pulse at the given time</w:t>
      </w:r>
    </w:p>
    <w:p w14:paraId="0276C073" w14:textId="77777777" w:rsidR="00CB07DD" w:rsidRDefault="00CB07DD" w:rsidP="00CB07DD">
      <w:pPr>
        <w:keepNext/>
        <w:spacing w:before="0" w:after="0"/>
      </w:pPr>
      <w:r>
        <w:t>Parameters:</w:t>
      </w:r>
      <w:r>
        <w:tab/>
        <w:t>2 or 3:  (</w:t>
      </w:r>
      <w:r>
        <w:rPr>
          <w:i/>
        </w:rPr>
        <w:t>magnitude</w:t>
      </w:r>
      <w:r>
        <w:t xml:space="preserve">, </w:t>
      </w:r>
      <w:r>
        <w:rPr>
          <w:i/>
        </w:rPr>
        <w:t>first time</w:t>
      </w:r>
      <w:r>
        <w:t xml:space="preserve">[, </w:t>
      </w:r>
      <w:r>
        <w:rPr>
          <w:i/>
        </w:rPr>
        <w:t>interval</w:t>
      </w:r>
      <w:r>
        <w:t>])</w:t>
      </w:r>
    </w:p>
    <w:p w14:paraId="20C1BD91" w14:textId="77777777" w:rsidR="00CB07DD" w:rsidRDefault="00CB07DD" w:rsidP="00CB07DD">
      <w:pPr>
        <w:keepNext/>
        <w:spacing w:before="0" w:after="0"/>
      </w:pPr>
      <w:r>
        <w:tab/>
      </w:r>
      <w:r>
        <w:tab/>
        <w:t xml:space="preserve">Without </w:t>
      </w:r>
      <w:r>
        <w:rPr>
          <w:i/>
        </w:rPr>
        <w:t>interval</w:t>
      </w:r>
      <w:r>
        <w:t xml:space="preserve"> or when </w:t>
      </w:r>
      <w:r>
        <w:rPr>
          <w:i/>
        </w:rPr>
        <w:t>interval</w:t>
      </w:r>
      <w:r>
        <w:t xml:space="preserve"> = 0, the PULSE is generated only once</w:t>
      </w:r>
    </w:p>
    <w:p w14:paraId="43922996" w14:textId="77777777" w:rsidR="00CB07DD" w:rsidRDefault="00CB07DD" w:rsidP="00CB07DD">
      <w:pPr>
        <w:spacing w:before="0" w:after="0"/>
      </w:pPr>
      <w:r>
        <w:t>Example:</w:t>
      </w:r>
      <w:r>
        <w:tab/>
        <w:t>PULSE(20, 12, 5) generates a pulse value of 20/DT at time 12, 17, 22, etc.</w:t>
      </w:r>
    </w:p>
    <w:p w14:paraId="59523C07" w14:textId="77777777" w:rsidR="00CB07DD" w:rsidRDefault="00CB07DD" w:rsidP="00CB07DD">
      <w:pPr>
        <w:keepNext/>
        <w:spacing w:before="160" w:after="0"/>
      </w:pPr>
      <w:r>
        <w:t>RAMP:</w:t>
      </w:r>
      <w:r>
        <w:tab/>
      </w:r>
      <w:r>
        <w:tab/>
        <w:t>Generate a linearly increasing value over time with the given slope</w:t>
      </w:r>
    </w:p>
    <w:p w14:paraId="42D5BEE5" w14:textId="77777777" w:rsidR="00CB07DD" w:rsidRPr="00ED7E6B" w:rsidRDefault="00CB07DD" w:rsidP="00CB07DD">
      <w:pPr>
        <w:keepNext/>
        <w:spacing w:before="0" w:after="0"/>
      </w:pPr>
      <w:r>
        <w:t>Parameters:</w:t>
      </w:r>
      <w:r>
        <w:tab/>
        <w:t>2:  (</w:t>
      </w:r>
      <w:r>
        <w:rPr>
          <w:i/>
        </w:rPr>
        <w:t>slope</w:t>
      </w:r>
      <w:r>
        <w:t xml:space="preserve">, </w:t>
      </w:r>
      <w:r>
        <w:rPr>
          <w:i/>
        </w:rPr>
        <w:t>start time</w:t>
      </w:r>
      <w:r>
        <w:t xml:space="preserve">); begin in-/de-creasing at </w:t>
      </w:r>
      <w:r>
        <w:rPr>
          <w:i/>
        </w:rPr>
        <w:t>start time</w:t>
      </w:r>
      <w:r>
        <w:t xml:space="preserve"> </w:t>
      </w:r>
    </w:p>
    <w:p w14:paraId="1D0935AE" w14:textId="77777777" w:rsidR="00CB07DD" w:rsidRDefault="00CB07DD" w:rsidP="00CB07DD">
      <w:pPr>
        <w:spacing w:before="0" w:after="0"/>
      </w:pPr>
      <w:r>
        <w:t>Example:</w:t>
      </w:r>
      <w:r>
        <w:tab/>
        <w:t>RAMP(2, 5) generates a ramp of slope 2 beginning at time 5</w:t>
      </w:r>
    </w:p>
    <w:p w14:paraId="055D0990" w14:textId="77777777" w:rsidR="00CB07DD" w:rsidRDefault="00CB07DD" w:rsidP="00CB07DD">
      <w:pPr>
        <w:keepNext/>
        <w:spacing w:before="160" w:after="0"/>
      </w:pPr>
      <w:r>
        <w:t>STEP:</w:t>
      </w:r>
      <w:r>
        <w:tab/>
      </w:r>
      <w:r>
        <w:tab/>
        <w:t>Generate a step increase (or decrease) at the given time</w:t>
      </w:r>
    </w:p>
    <w:p w14:paraId="5D449960" w14:textId="77777777" w:rsidR="00CB07DD" w:rsidRPr="00ED7E6B" w:rsidRDefault="00CB07DD" w:rsidP="00CB07DD">
      <w:pPr>
        <w:keepNext/>
        <w:spacing w:before="0" w:after="0"/>
      </w:pPr>
      <w:r>
        <w:t>Parameters:</w:t>
      </w:r>
      <w:r>
        <w:tab/>
        <w:t>2:  (</w:t>
      </w:r>
      <w:r>
        <w:rPr>
          <w:i/>
        </w:rPr>
        <w:t>height</w:t>
      </w:r>
      <w:r>
        <w:t xml:space="preserve">, </w:t>
      </w:r>
      <w:r>
        <w:rPr>
          <w:i/>
        </w:rPr>
        <w:t>start time</w:t>
      </w:r>
      <w:r>
        <w:t xml:space="preserve">); step up/down at </w:t>
      </w:r>
      <w:r>
        <w:rPr>
          <w:i/>
        </w:rPr>
        <w:t>start time</w:t>
      </w:r>
      <w:r>
        <w:t xml:space="preserve"> </w:t>
      </w:r>
    </w:p>
    <w:p w14:paraId="2BBCDD54" w14:textId="77777777" w:rsidR="00CB07DD" w:rsidRDefault="00CB07DD" w:rsidP="00CB07DD">
      <w:pPr>
        <w:spacing w:before="0" w:after="0"/>
      </w:pPr>
      <w:r>
        <w:t>Example:</w:t>
      </w:r>
      <w:r>
        <w:tab/>
        <w:t>STEP(6, 3) steps from 0 to 6 at time 3 (and stays there)</w:t>
      </w:r>
    </w:p>
    <w:p w14:paraId="0783B71C" w14:textId="77777777" w:rsidR="00CB07DD" w:rsidRDefault="00CB07DD" w:rsidP="00CB07DD">
      <w:pPr>
        <w:pStyle w:val="Heading3"/>
        <w:numPr>
          <w:ilvl w:val="2"/>
          <w:numId w:val="3"/>
        </w:numPr>
      </w:pPr>
      <w:bookmarkStart w:id="80" w:name="_Toc426543520"/>
      <w:r>
        <w:t>Time Functions</w:t>
      </w:r>
      <w:bookmarkEnd w:id="80"/>
    </w:p>
    <w:p w14:paraId="63146D9C" w14:textId="77777777" w:rsidR="00CB07DD" w:rsidRDefault="00CB07DD" w:rsidP="00CB07DD">
      <w:pPr>
        <w:keepNext/>
        <w:spacing w:after="0"/>
      </w:pPr>
      <w:r>
        <w:t>DT:</w:t>
      </w:r>
      <w:r>
        <w:tab/>
      </w:r>
      <w:r>
        <w:tab/>
        <w:t>value of DT, the integration step</w:t>
      </w:r>
    </w:p>
    <w:p w14:paraId="21BDDB9B" w14:textId="77777777" w:rsidR="00CB07DD" w:rsidRDefault="00CB07DD" w:rsidP="00CB07DD">
      <w:pPr>
        <w:keepNext/>
        <w:spacing w:before="0" w:after="0"/>
      </w:pPr>
      <w:r>
        <w:t>Parameters:</w:t>
      </w:r>
      <w:r>
        <w:tab/>
        <w:t>none</w:t>
      </w:r>
    </w:p>
    <w:p w14:paraId="0B9E8C4C" w14:textId="77777777" w:rsidR="00CB07DD" w:rsidRDefault="00CB07DD" w:rsidP="00CB07DD">
      <w:pPr>
        <w:spacing w:before="0" w:after="0"/>
      </w:pPr>
      <w:r>
        <w:t>Example:</w:t>
      </w:r>
      <w:r>
        <w:tab/>
        <w:t>DT</w:t>
      </w:r>
    </w:p>
    <w:p w14:paraId="5C7901EB" w14:textId="77777777" w:rsidR="00CB07DD" w:rsidRDefault="00CB07DD" w:rsidP="00CB07DD">
      <w:pPr>
        <w:keepNext/>
        <w:spacing w:before="160" w:after="0"/>
      </w:pPr>
      <w:r>
        <w:t>STARTTIME:</w:t>
      </w:r>
      <w:r>
        <w:tab/>
        <w:t>starting time of the simulation</w:t>
      </w:r>
    </w:p>
    <w:p w14:paraId="294B8B0F" w14:textId="77777777" w:rsidR="00CB07DD" w:rsidRPr="00ED7E6B" w:rsidRDefault="00CB07DD" w:rsidP="00CB07DD">
      <w:pPr>
        <w:keepNext/>
        <w:spacing w:before="0" w:after="0"/>
      </w:pPr>
      <w:r>
        <w:t>Parameters:</w:t>
      </w:r>
      <w:r>
        <w:tab/>
        <w:t>none</w:t>
      </w:r>
    </w:p>
    <w:p w14:paraId="52228D7F" w14:textId="77777777" w:rsidR="00CB07DD" w:rsidRDefault="00CB07DD" w:rsidP="00CB07DD">
      <w:pPr>
        <w:spacing w:before="0" w:after="0"/>
      </w:pPr>
      <w:r>
        <w:t>Example:</w:t>
      </w:r>
      <w:r>
        <w:tab/>
        <w:t>STARTTIME</w:t>
      </w:r>
    </w:p>
    <w:p w14:paraId="129B332E" w14:textId="77777777" w:rsidR="00CB07DD" w:rsidRDefault="00CB07DD" w:rsidP="00CB07DD">
      <w:pPr>
        <w:keepNext/>
        <w:spacing w:before="160" w:after="0"/>
      </w:pPr>
      <w:r>
        <w:t>STOPTIME:</w:t>
      </w:r>
      <w:r>
        <w:tab/>
        <w:t>ending time of the simulation</w:t>
      </w:r>
    </w:p>
    <w:p w14:paraId="670730B8" w14:textId="77777777" w:rsidR="00CB07DD" w:rsidRPr="00ED7E6B" w:rsidRDefault="00CB07DD" w:rsidP="00CB07DD">
      <w:pPr>
        <w:keepNext/>
        <w:spacing w:before="0" w:after="0"/>
      </w:pPr>
      <w:r>
        <w:t>Parameters:</w:t>
      </w:r>
      <w:r>
        <w:tab/>
        <w:t>none</w:t>
      </w:r>
    </w:p>
    <w:p w14:paraId="19E4E7DA" w14:textId="77777777" w:rsidR="00CB07DD" w:rsidRDefault="00CB07DD" w:rsidP="00CB07DD">
      <w:pPr>
        <w:spacing w:before="0" w:after="0"/>
      </w:pPr>
      <w:r>
        <w:t>Example:</w:t>
      </w:r>
      <w:r>
        <w:tab/>
        <w:t>STOPTIME</w:t>
      </w:r>
    </w:p>
    <w:p w14:paraId="7D9F43F9" w14:textId="77777777" w:rsidR="00CB07DD" w:rsidRDefault="00CB07DD" w:rsidP="00CB07DD">
      <w:pPr>
        <w:keepNext/>
        <w:spacing w:before="160" w:after="0"/>
      </w:pPr>
      <w:r>
        <w:t>TIME:</w:t>
      </w:r>
      <w:r>
        <w:tab/>
      </w:r>
      <w:r>
        <w:tab/>
        <w:t>current time of the simulation</w:t>
      </w:r>
    </w:p>
    <w:p w14:paraId="61FFA6FC" w14:textId="77777777" w:rsidR="00CB07DD" w:rsidRPr="00ED7E6B" w:rsidRDefault="00CB07DD" w:rsidP="00CB07DD">
      <w:pPr>
        <w:keepNext/>
        <w:spacing w:before="0" w:after="0"/>
      </w:pPr>
      <w:r>
        <w:t>Parameters:</w:t>
      </w:r>
      <w:r>
        <w:tab/>
        <w:t>none</w:t>
      </w:r>
    </w:p>
    <w:p w14:paraId="27B5F162" w14:textId="77777777" w:rsidR="00CB07DD" w:rsidRDefault="00CB07DD" w:rsidP="00CB07DD">
      <w:pPr>
        <w:spacing w:before="0" w:after="0"/>
      </w:pPr>
      <w:r>
        <w:t>Example:</w:t>
      </w:r>
      <w:r>
        <w:tab/>
        <w:t>TIME</w:t>
      </w:r>
    </w:p>
    <w:p w14:paraId="09F9FC4B" w14:textId="77777777" w:rsidR="00CB07DD" w:rsidRDefault="00CB07DD" w:rsidP="00CB07DD">
      <w:pPr>
        <w:pStyle w:val="Heading3"/>
        <w:numPr>
          <w:ilvl w:val="2"/>
          <w:numId w:val="3"/>
        </w:numPr>
      </w:pPr>
      <w:bookmarkStart w:id="81" w:name="_Toc426543521"/>
      <w:r>
        <w:t>Miscellaneous Functions</w:t>
      </w:r>
      <w:bookmarkEnd w:id="81"/>
    </w:p>
    <w:p w14:paraId="56508BDB" w14:textId="77777777" w:rsidR="00CB07DD" w:rsidRDefault="00CB07DD" w:rsidP="00CB07DD">
      <w:pPr>
        <w:keepNext/>
        <w:spacing w:before="160" w:after="0"/>
      </w:pPr>
      <w:r>
        <w:t>INIT:</w:t>
      </w:r>
      <w:r>
        <w:tab/>
      </w:r>
      <w:r>
        <w:tab/>
        <w:t>initial value (i.e., value at STARTTIME) of a variable</w:t>
      </w:r>
    </w:p>
    <w:p w14:paraId="6B123CC1" w14:textId="77777777" w:rsidR="00CB07DD" w:rsidRPr="00ED7E6B" w:rsidRDefault="00CB07DD" w:rsidP="00CB07DD">
      <w:pPr>
        <w:keepNext/>
        <w:spacing w:before="0" w:after="0"/>
      </w:pPr>
      <w:r>
        <w:t>Parameters:</w:t>
      </w:r>
      <w:r>
        <w:tab/>
        <w:t>1:  the variable to get the initial value of</w:t>
      </w:r>
    </w:p>
    <w:p w14:paraId="35B19D0B" w14:textId="77777777" w:rsidR="00CB07DD" w:rsidRDefault="00CB07DD" w:rsidP="00CB07DD">
      <w:pPr>
        <w:spacing w:before="0" w:after="0"/>
      </w:pPr>
      <w:r>
        <w:t>Example:</w:t>
      </w:r>
      <w:r>
        <w:tab/>
        <w:t>INIT(Balance)</w:t>
      </w:r>
    </w:p>
    <w:p w14:paraId="79E27C3E" w14:textId="77777777" w:rsidR="00CB07DD" w:rsidRPr="002C6B3F" w:rsidRDefault="00CB07DD" w:rsidP="00CB07DD">
      <w:pPr>
        <w:keepNext/>
        <w:spacing w:before="160" w:after="0"/>
      </w:pPr>
      <w:r>
        <w:t>PREVIOUS:</w:t>
      </w:r>
      <w:r>
        <w:tab/>
        <w:t>previous value of a variable</w:t>
      </w:r>
    </w:p>
    <w:p w14:paraId="00C56125" w14:textId="77777777" w:rsidR="00CB07DD" w:rsidRPr="00866D7A" w:rsidRDefault="00CB07DD" w:rsidP="00CB07DD">
      <w:pPr>
        <w:keepNext/>
        <w:spacing w:before="0" w:after="0"/>
      </w:pPr>
      <w:r>
        <w:t>Parameters:</w:t>
      </w:r>
      <w:r>
        <w:tab/>
        <w:t>2: variable and initial value expression, i.e., (</w:t>
      </w:r>
      <w:r>
        <w:rPr>
          <w:i/>
        </w:rPr>
        <w:t>variable</w:t>
      </w:r>
      <w:r>
        <w:t xml:space="preserve">, </w:t>
      </w:r>
      <w:r>
        <w:rPr>
          <w:i/>
        </w:rPr>
        <w:t>initial value</w:t>
      </w:r>
      <w:r>
        <w:t>)</w:t>
      </w:r>
    </w:p>
    <w:p w14:paraId="2F2C7D6B" w14:textId="77777777" w:rsidR="00CB07DD" w:rsidRDefault="00CB07DD" w:rsidP="00CB07DD">
      <w:pPr>
        <w:spacing w:before="0" w:after="0"/>
        <w:ind w:left="1440" w:hanging="1440"/>
      </w:pPr>
      <w:r>
        <w:t>Example:</w:t>
      </w:r>
      <w:r>
        <w:tab/>
        <w:t xml:space="preserve">PREVIOUS(price, 0) returns the value of </w:t>
      </w:r>
      <w:r>
        <w:rPr>
          <w:i/>
        </w:rPr>
        <w:t>price</w:t>
      </w:r>
      <w:r>
        <w:t xml:space="preserve"> in the last DT, or zero in the first DT</w:t>
      </w:r>
    </w:p>
    <w:p w14:paraId="58D43575" w14:textId="77777777" w:rsidR="00CB07DD" w:rsidRPr="002C6B3F" w:rsidRDefault="00CB07DD" w:rsidP="00CB07DD">
      <w:pPr>
        <w:keepNext/>
        <w:spacing w:before="160" w:after="0"/>
        <w:ind w:left="1440" w:hanging="1440"/>
      </w:pPr>
      <w:r>
        <w:t>SELF:</w:t>
      </w:r>
      <w:r>
        <w:tab/>
        <w:t>refers to variable the equation defines. Only valid within the PREVIOUS function and the SIZE function defined in the section on Arrays below.</w:t>
      </w:r>
    </w:p>
    <w:p w14:paraId="6013A8B3" w14:textId="77777777" w:rsidR="00CB07DD" w:rsidRPr="00866D7A" w:rsidRDefault="00CB07DD" w:rsidP="00CB07DD">
      <w:pPr>
        <w:keepNext/>
        <w:spacing w:before="0" w:after="0"/>
      </w:pPr>
      <w:r>
        <w:t>Parameters:</w:t>
      </w:r>
      <w:r>
        <w:tab/>
        <w:t>none</w:t>
      </w:r>
    </w:p>
    <w:p w14:paraId="6D3BBF6E" w14:textId="77777777" w:rsidR="00CB07DD" w:rsidRPr="00866D7A" w:rsidRDefault="00CB07DD" w:rsidP="00CB07DD">
      <w:pPr>
        <w:spacing w:before="0" w:after="0"/>
        <w:ind w:left="1440" w:hanging="1440"/>
      </w:pPr>
      <w:r>
        <w:t>Examples:</w:t>
      </w:r>
      <w:r>
        <w:tab/>
        <w:t>PREVIOUS(SELF, 0) retains our previous value in the next DT</w:t>
      </w:r>
    </w:p>
    <w:p w14:paraId="282BC816" w14:textId="77777777" w:rsidR="00CB07DD" w:rsidRDefault="00CB07DD" w:rsidP="00CB07DD">
      <w:pPr>
        <w:pStyle w:val="Heading2"/>
        <w:numPr>
          <w:ilvl w:val="1"/>
          <w:numId w:val="3"/>
        </w:numPr>
      </w:pPr>
      <w:bookmarkStart w:id="82" w:name="_Toc426543522"/>
      <w:r>
        <w:t>Extending the Standard Language</w:t>
      </w:r>
      <w:bookmarkEnd w:id="82"/>
    </w:p>
    <w:p w14:paraId="32A7C7D7" w14:textId="77777777" w:rsidR="00CB07DD" w:rsidRDefault="00CB07DD" w:rsidP="00CB07DD">
      <w:r>
        <w:t xml:space="preserve">XMILE OPTIONALLY provides a way for vendors to specify the operation of both their own functions and the functions of other vendors that their users wish to use. In the latter case, these can map to either their own functions (if available) or to the XMILE functions. As described in Section 3.2.2.3, vendor-specific function names SHOULD appear in their own namespace, and thus be prefixed by a vendor identifier to avoid conflicting names between both different vendors and XMILE, e.g., </w:t>
      </w:r>
      <w:r w:rsidRPr="003351DC">
        <w:rPr>
          <w:rStyle w:val="codeChar"/>
        </w:rPr>
        <w:t>isee.</w:t>
      </w:r>
      <w:r>
        <w:rPr>
          <w:rStyle w:val="codeChar"/>
        </w:rPr>
        <w:t>HISTORY</w:t>
      </w:r>
      <w:r>
        <w:t>.</w:t>
      </w:r>
    </w:p>
    <w:p w14:paraId="69AA4065" w14:textId="77777777" w:rsidR="00CB07DD" w:rsidRDefault="00CB07DD" w:rsidP="00CB07DD">
      <w:r>
        <w:t xml:space="preserve">As a simple example, let us say that vendor A does not have a </w:t>
      </w:r>
      <w:r w:rsidRPr="003351DC">
        <w:rPr>
          <w:rStyle w:val="codeChar"/>
        </w:rPr>
        <w:t>LOG10</w:t>
      </w:r>
      <w:r>
        <w:t xml:space="preserve"> built-in, but has a general (any base) </w:t>
      </w:r>
      <w:r w:rsidRPr="003351DC">
        <w:rPr>
          <w:rStyle w:val="codeChar"/>
        </w:rPr>
        <w:t>LOG</w:t>
      </w:r>
      <w:r>
        <w:t xml:space="preserve"> built-in. That vendor should then be able to map any </w:t>
      </w:r>
      <w:r w:rsidRPr="003351DC">
        <w:rPr>
          <w:rStyle w:val="codeChar"/>
        </w:rPr>
        <w:t>LOG10(x)</w:t>
      </w:r>
      <w:r>
        <w:t xml:space="preserve"> function to </w:t>
      </w:r>
      <w:r w:rsidRPr="003351DC">
        <w:rPr>
          <w:rStyle w:val="codeChar"/>
        </w:rPr>
        <w:t>LOG(x, 10)</w:t>
      </w:r>
      <w:r>
        <w:t xml:space="preserve"> when the file is read in. Conversely, if the vendor wishes to use their general </w:t>
      </w:r>
      <w:r w:rsidRPr="003351DC">
        <w:rPr>
          <w:rStyle w:val="codeChar"/>
        </w:rPr>
        <w:t>LOG</w:t>
      </w:r>
      <w:r>
        <w:t xml:space="preserve"> function within XMILE, they should be able to provide a translation that maps </w:t>
      </w:r>
      <w:r w:rsidRPr="003351DC">
        <w:rPr>
          <w:rStyle w:val="codeChar"/>
        </w:rPr>
        <w:t>LOG(x, y)</w:t>
      </w:r>
      <w:r>
        <w:t xml:space="preserve"> to </w:t>
      </w:r>
      <w:r w:rsidRPr="003351DC">
        <w:rPr>
          <w:rStyle w:val="codeChar"/>
        </w:rPr>
        <w:t>LN(x)/LN(y)</w:t>
      </w:r>
      <w:r>
        <w:t>.</w:t>
      </w:r>
      <w:r>
        <w:rPr>
          <w:rStyle w:val="FootnoteReference"/>
        </w:rPr>
        <w:footnoteReference w:id="9"/>
      </w:r>
    </w:p>
    <w:p w14:paraId="437552DC" w14:textId="77777777" w:rsidR="00CB07DD" w:rsidRDefault="00CB07DD" w:rsidP="00CB07DD">
      <w:r>
        <w:t>The first kind of translation, from XMILE functions to the vendor’s functions, could be handled either by the vendor as the file is read in, or through an XSLT translator. The macro functionality described below could also handle this (by creating a macro for the XMILE function).</w:t>
      </w:r>
    </w:p>
    <w:p w14:paraId="06F8988B" w14:textId="77777777" w:rsidR="00CB07DD" w:rsidRDefault="00CB07DD" w:rsidP="00CB07DD">
      <w:r>
        <w:t>The second kind of translation, mapping unsupported functions in the file to XMILE, is the main focus of this section. Every unsupported built-in that a vendor wants to appear within an XMILE file needs to be defined in an XMILE macro. The macros may appear in the same file as the model or in a separate file, perhaps on the Internet. Each vendor is encourages to provide their file of macros to use with their models and to provide that file at a canonical URL.</w:t>
      </w:r>
    </w:p>
    <w:p w14:paraId="0A00BF14" w14:textId="77777777" w:rsidR="00CB07DD" w:rsidRDefault="00CB07DD" w:rsidP="00CB07DD">
      <w:r>
        <w:t>The exact format used for defining macros is described in Chapter 4.</w:t>
      </w:r>
    </w:p>
    <w:p w14:paraId="59AF06AE" w14:textId="77777777" w:rsidR="00CB07DD" w:rsidRDefault="00CB07DD" w:rsidP="00CB07DD">
      <w:pPr>
        <w:pStyle w:val="Heading3"/>
        <w:numPr>
          <w:ilvl w:val="2"/>
          <w:numId w:val="3"/>
        </w:numPr>
      </w:pPr>
      <w:bookmarkStart w:id="83" w:name="_Toc426543523"/>
      <w:r>
        <w:t>Macros Implementing Functions</w:t>
      </w:r>
      <w:bookmarkEnd w:id="83"/>
    </w:p>
    <w:p w14:paraId="2AA025B1" w14:textId="77777777" w:rsidR="00CB07DD" w:rsidRDefault="00CB07DD" w:rsidP="00CB07DD">
      <w:r>
        <w:t>Macro support in XMILE implementations is OPTIONAL. However, if an implementation does not support them, it cannot simulate models that use vendor-specific functions. Macros can use all of the syntax of XMILE to achieve their result. The simplest kind of macro is a single expression using existing functions and operators. In this regard, its value is specified in the same way as an auxiliary. The change of base formula above is a good example:</w:t>
      </w:r>
    </w:p>
    <w:p w14:paraId="5CD2C107" w14:textId="77777777" w:rsidR="00CB07DD" w:rsidRDefault="00CB07DD" w:rsidP="00CB07DD">
      <w:pPr>
        <w:pStyle w:val="code0"/>
        <w:keepNext/>
      </w:pPr>
      <w:r>
        <w:t>LOG(x, y):</w:t>
      </w:r>
    </w:p>
    <w:p w14:paraId="1C441F8F" w14:textId="77777777" w:rsidR="00CB07DD" w:rsidRDefault="00CB07DD" w:rsidP="00CB07DD">
      <w:pPr>
        <w:pStyle w:val="code0"/>
      </w:pPr>
      <w:r>
        <w:tab/>
        <w:t>LN(x)/LN(y)</w:t>
      </w:r>
    </w:p>
    <w:p w14:paraId="7C7B67A5" w14:textId="77777777" w:rsidR="00CB07DD" w:rsidRDefault="00CB07DD" w:rsidP="00CB07DD">
      <w:pPr>
        <w:keepNext/>
      </w:pPr>
      <w:r>
        <w:t>Macros can be recursive, so a slightly more complicate macro would call itself:</w:t>
      </w:r>
    </w:p>
    <w:p w14:paraId="254415B6" w14:textId="77777777" w:rsidR="00CB07DD" w:rsidRDefault="00CB07DD" w:rsidP="00CB07DD">
      <w:pPr>
        <w:pStyle w:val="code0"/>
        <w:keepNext/>
      </w:pPr>
      <w:r>
        <w:t>FACT(x):</w:t>
      </w:r>
    </w:p>
    <w:p w14:paraId="4001A8D4" w14:textId="77777777" w:rsidR="00CB07DD" w:rsidRDefault="00CB07DD" w:rsidP="00CB07DD">
      <w:pPr>
        <w:pStyle w:val="code0"/>
      </w:pPr>
      <w:r>
        <w:tab/>
      </w:r>
      <w:r w:rsidRPr="00AF05B4">
        <w:t xml:space="preserve">IF x &lt;= 1 THEN 1 ELSE </w:t>
      </w:r>
      <w:r>
        <w:t>x*</w:t>
      </w:r>
      <w:r w:rsidRPr="00AF05B4">
        <w:t>FACT(x – 1)</w:t>
      </w:r>
    </w:p>
    <w:p w14:paraId="1AB6B252" w14:textId="77777777" w:rsidR="00CB07DD" w:rsidRDefault="00CB07DD" w:rsidP="00CB07DD">
      <w:r>
        <w:t>More complicated macros can use stocks, flows, and auxiliaries to define their behavior. This would be the approach, for example, to implement a smooth function if one did not already exist:</w:t>
      </w:r>
    </w:p>
    <w:p w14:paraId="6DE3BD71" w14:textId="77777777" w:rsidR="00CB07DD" w:rsidRDefault="00CB07DD" w:rsidP="00CB07DD">
      <w:pPr>
        <w:pStyle w:val="code0"/>
      </w:pPr>
      <w:r>
        <w:t>SMOOTH1(input, averaging_time) returns Smooth_of_Input:</w:t>
      </w:r>
    </w:p>
    <w:p w14:paraId="54E78718" w14:textId="77777777" w:rsidR="00CB07DD" w:rsidRDefault="00CB07DD" w:rsidP="00CB07DD">
      <w:pPr>
        <w:tabs>
          <w:tab w:val="left" w:pos="1080"/>
          <w:tab w:val="left" w:pos="2070"/>
        </w:tabs>
        <w:spacing w:before="0" w:after="0"/>
        <w:ind w:left="720"/>
      </w:pPr>
      <w:r w:rsidRPr="00510662">
        <w:rPr>
          <w:b/>
        </w:rPr>
        <w:t>stock</w:t>
      </w:r>
      <w:r>
        <w:t>:  Smooth_of_Input</w:t>
      </w:r>
      <w:r>
        <w:br/>
      </w:r>
      <w:r>
        <w:tab/>
      </w:r>
      <w:r>
        <w:rPr>
          <w:b/>
        </w:rPr>
        <w:t>i</w:t>
      </w:r>
      <w:r w:rsidRPr="00510662">
        <w:rPr>
          <w:b/>
        </w:rPr>
        <w:t>nflows</w:t>
      </w:r>
      <w:r>
        <w:t xml:space="preserve">:  </w:t>
      </w:r>
      <w:r>
        <w:tab/>
        <w:t>change_in_smooth</w:t>
      </w:r>
      <w:r>
        <w:br/>
      </w:r>
      <w:r>
        <w:tab/>
      </w:r>
      <w:r w:rsidRPr="00510662">
        <w:rPr>
          <w:b/>
        </w:rPr>
        <w:t xml:space="preserve">initial </w:t>
      </w:r>
      <w:r>
        <w:rPr>
          <w:b/>
        </w:rPr>
        <w:t>eqn</w:t>
      </w:r>
      <w:r>
        <w:t>:  input</w:t>
      </w:r>
    </w:p>
    <w:p w14:paraId="5136850D" w14:textId="77777777" w:rsidR="00CB07DD" w:rsidRDefault="00CB07DD" w:rsidP="00CB07DD">
      <w:pPr>
        <w:tabs>
          <w:tab w:val="left" w:pos="1080"/>
          <w:tab w:val="left" w:pos="2070"/>
        </w:tabs>
        <w:spacing w:before="0"/>
        <w:ind w:left="720"/>
      </w:pPr>
      <w:r w:rsidRPr="00510662">
        <w:rPr>
          <w:b/>
        </w:rPr>
        <w:t>flow</w:t>
      </w:r>
      <w:r>
        <w:t>:  change_in_smooth</w:t>
      </w:r>
      <w:r>
        <w:br/>
      </w:r>
      <w:r>
        <w:tab/>
      </w:r>
      <w:r w:rsidRPr="00510662">
        <w:rPr>
          <w:b/>
        </w:rPr>
        <w:t>e</w:t>
      </w:r>
      <w:r>
        <w:rPr>
          <w:b/>
        </w:rPr>
        <w:t>q</w:t>
      </w:r>
      <w:r w:rsidRPr="00510662">
        <w:rPr>
          <w:b/>
        </w:rPr>
        <w:t>n</w:t>
      </w:r>
      <w:r>
        <w:t>:</w:t>
      </w:r>
      <w:r>
        <w:tab/>
        <w:t>(input – Smooth_of_Input)/averaging_time</w:t>
      </w:r>
    </w:p>
    <w:p w14:paraId="339B1BB1" w14:textId="77777777" w:rsidR="00CB07DD" w:rsidRDefault="00CB07DD" w:rsidP="00CB07DD">
      <w:r>
        <w:t xml:space="preserve">Macros can also run with their own simulation specifications, which can be calculated from the passed parameters. Such macros are, in fact, independent models that run to completion each time they are invoked. The factorial function, defined recursively above, can also be defined using stocks and flows, provided the simulation specifications are given to run from 1 to </w:t>
      </w:r>
      <w:r w:rsidRPr="0042509F">
        <w:rPr>
          <w:i/>
        </w:rPr>
        <w:t>x</w:t>
      </w:r>
      <w:r>
        <w:t xml:space="preserve"> with the default DT of one:</w:t>
      </w:r>
    </w:p>
    <w:p w14:paraId="60821237" w14:textId="77777777" w:rsidR="00CB07DD" w:rsidRDefault="00CB07DD" w:rsidP="00CB07DD">
      <w:pPr>
        <w:pStyle w:val="code0"/>
      </w:pPr>
      <w:r>
        <w:t>FACT(x) returns Current_Factorial:</w:t>
      </w:r>
    </w:p>
    <w:p w14:paraId="7901BBAB" w14:textId="77777777" w:rsidR="00CB07DD" w:rsidRDefault="00CB07DD" w:rsidP="00CB07DD">
      <w:pPr>
        <w:tabs>
          <w:tab w:val="left" w:pos="1080"/>
          <w:tab w:val="left" w:pos="2070"/>
        </w:tabs>
        <w:spacing w:before="0" w:after="0"/>
        <w:ind w:left="720"/>
      </w:pPr>
      <w:r w:rsidRPr="00510662">
        <w:rPr>
          <w:b/>
        </w:rPr>
        <w:t>stock</w:t>
      </w:r>
      <w:r>
        <w:t>:  Current_Factorial</w:t>
      </w:r>
      <w:r>
        <w:br/>
      </w:r>
      <w:r>
        <w:tab/>
      </w:r>
      <w:r>
        <w:rPr>
          <w:b/>
        </w:rPr>
        <w:t>i</w:t>
      </w:r>
      <w:r w:rsidRPr="00510662">
        <w:rPr>
          <w:b/>
        </w:rPr>
        <w:t>nflows</w:t>
      </w:r>
      <w:r>
        <w:t xml:space="preserve">:  </w:t>
      </w:r>
      <w:r>
        <w:tab/>
        <w:t>change_in_factorial</w:t>
      </w:r>
      <w:r>
        <w:br/>
      </w:r>
      <w:r>
        <w:tab/>
      </w:r>
      <w:r w:rsidRPr="00510662">
        <w:rPr>
          <w:b/>
        </w:rPr>
        <w:t xml:space="preserve">initial </w:t>
      </w:r>
      <w:r>
        <w:rPr>
          <w:b/>
        </w:rPr>
        <w:t>eqn</w:t>
      </w:r>
      <w:r>
        <w:t>:  1</w:t>
      </w:r>
    </w:p>
    <w:p w14:paraId="52897A58" w14:textId="77777777" w:rsidR="00CB07DD" w:rsidRDefault="00CB07DD" w:rsidP="00CB07DD">
      <w:pPr>
        <w:tabs>
          <w:tab w:val="left" w:pos="1080"/>
          <w:tab w:val="left" w:pos="2070"/>
        </w:tabs>
        <w:spacing w:before="0"/>
        <w:ind w:left="720"/>
      </w:pPr>
      <w:r w:rsidRPr="00510662">
        <w:rPr>
          <w:b/>
        </w:rPr>
        <w:t>flow</w:t>
      </w:r>
      <w:r>
        <w:t>:  change_in_factorial</w:t>
      </w:r>
      <w:r>
        <w:br/>
      </w:r>
      <w:r>
        <w:tab/>
      </w:r>
      <w:r w:rsidRPr="00510662">
        <w:rPr>
          <w:b/>
        </w:rPr>
        <w:t>e</w:t>
      </w:r>
      <w:r>
        <w:rPr>
          <w:b/>
        </w:rPr>
        <w:t>q</w:t>
      </w:r>
      <w:r w:rsidRPr="00510662">
        <w:rPr>
          <w:b/>
        </w:rPr>
        <w:t>n</w:t>
      </w:r>
      <w:r>
        <w:t>:</w:t>
      </w:r>
      <w:r>
        <w:tab/>
        <w:t>Current_Factorial*TIME</w:t>
      </w:r>
    </w:p>
    <w:p w14:paraId="7F27591B" w14:textId="77777777" w:rsidR="00CB07DD" w:rsidRDefault="00CB07DD" w:rsidP="00CB07DD">
      <w:r>
        <w:t>In equations, the macro name is used as a function. Variable numbers of arguments are not supported, but the same macro MAY be defined multiple times with a different number of arguments. Finally, the names of any variables (including parameter identifiers) defined within a macro are local to that macro alone and will not conflict with any names within either the whole-model or other macros.</w:t>
      </w:r>
    </w:p>
    <w:p w14:paraId="23926A87" w14:textId="77777777" w:rsidR="00CB07DD" w:rsidRDefault="00CB07DD" w:rsidP="00CB07DD">
      <w:r>
        <w:t>Macros OPTIONALLY include text describing their usage format and text describing their purpose, both of which are helpful documentation for the user of the function. They MAY also include display information to allow for graphical editing as described in Chapter 4.</w:t>
      </w:r>
    </w:p>
    <w:p w14:paraId="430D917D" w14:textId="77777777" w:rsidR="00CB07DD" w:rsidRDefault="00CB07DD" w:rsidP="00CB07DD">
      <w:pPr>
        <w:pStyle w:val="Heading3"/>
        <w:numPr>
          <w:ilvl w:val="2"/>
          <w:numId w:val="3"/>
        </w:numPr>
      </w:pPr>
      <w:bookmarkStart w:id="84" w:name="_Toc426543524"/>
      <w:r>
        <w:t>Macros Extending Building Block Behavior</w:t>
      </w:r>
      <w:bookmarkEnd w:id="84"/>
    </w:p>
    <w:p w14:paraId="7A933715" w14:textId="77777777" w:rsidR="00CB07DD" w:rsidRDefault="00CB07DD" w:rsidP="00CB07DD">
      <w:r>
        <w:t>XMILE defines a small subset of building block options that are NOT REQUIRED to be supported (vendors are free to add their own), e.g., non-negativity. These options are included as both documentation and to provide a hook outside the standard to implement them when desired.</w:t>
      </w:r>
    </w:p>
    <w:p w14:paraId="7CB51630" w14:textId="77777777" w:rsidR="00CB07DD" w:rsidRDefault="00CB07DD" w:rsidP="00CB07DD">
      <w:r>
        <w:t xml:space="preserve">One possible way to handle these would be to define built-in macros that are used to envelope an object’s equation. Non-negative flows (aka uniflows), for example, could have their equations wrapped in a built-in macro that implements </w:t>
      </w:r>
      <w:r w:rsidRPr="003152BC">
        <w:rPr>
          <w:rStyle w:val="codeChar"/>
        </w:rPr>
        <w:t>MAX</w:t>
      </w:r>
      <w:r>
        <w:t xml:space="preserve">(&lt;flow value&gt;, 0). Ideally, though, macros would support these options without having to change any equations. For simple cases, such as non-negative flows, the format can mimic the built-in macros. However, more complicated options require greater support. For example, non-negative stocks implement the non-negative logic in the stock’s </w:t>
      </w:r>
      <w:r>
        <w:rPr>
          <w:i/>
        </w:rPr>
        <w:t>outflows</w:t>
      </w:r>
      <w:r>
        <w:t>, not in the stock itself. Furthermore, each outflow needs not only its own value, but the stock’s value, and the sum of the values of every higher-priority flow (which the stock could find for it).</w:t>
      </w:r>
    </w:p>
    <w:p w14:paraId="4A212F7D" w14:textId="77777777" w:rsidR="00CB07DD" w:rsidRDefault="00CB07DD" w:rsidP="00CB07DD">
      <w:r>
        <w:t xml:space="preserve">XMILE therefore supports building block options with macro </w:t>
      </w:r>
      <w:r>
        <w:rPr>
          <w:i/>
        </w:rPr>
        <w:t>filters</w:t>
      </w:r>
      <w:r>
        <w:t xml:space="preserve">, also called </w:t>
      </w:r>
      <w:r w:rsidRPr="00FD52A3">
        <w:rPr>
          <w:i/>
        </w:rPr>
        <w:t>option filters</w:t>
      </w:r>
      <w:r>
        <w:t>. The filters run after the object’s value has been computed and allow the object’s value to be altered (filtered) based on the option setting. If several filters are needed, they SHALL run in the order they appear in the object’s list of options. A basic filter would only affect the given object, and so is passed just the object itself and the value of the option setting. More complicated filters affect inflows or outflows of the object and need to be invoked for those inflows or outflows and not for the object. They then need to be passed the affected flow, the given stock, and the sum of the inflows or outflows already evaluated. This is summarized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4"/>
        <w:gridCol w:w="1989"/>
        <w:gridCol w:w="4024"/>
      </w:tblGrid>
      <w:tr w:rsidR="00CB07DD" w:rsidRPr="00657A36" w14:paraId="1C21D121" w14:textId="77777777" w:rsidTr="004A4096">
        <w:trPr>
          <w:jc w:val="center"/>
        </w:trPr>
        <w:tc>
          <w:tcPr>
            <w:tcW w:w="1844" w:type="dxa"/>
            <w:tcBorders>
              <w:bottom w:val="double" w:sz="4" w:space="0" w:color="auto"/>
            </w:tcBorders>
            <w:shd w:val="clear" w:color="auto" w:fill="auto"/>
          </w:tcPr>
          <w:p w14:paraId="7627B895"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filter type</w:t>
            </w:r>
          </w:p>
        </w:tc>
        <w:tc>
          <w:tcPr>
            <w:tcW w:w="1989" w:type="dxa"/>
            <w:tcBorders>
              <w:bottom w:val="double" w:sz="4" w:space="0" w:color="auto"/>
            </w:tcBorders>
            <w:shd w:val="clear" w:color="auto" w:fill="auto"/>
          </w:tcPr>
          <w:p w14:paraId="6CE114BA"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applied to</w:t>
            </w:r>
          </w:p>
        </w:tc>
        <w:tc>
          <w:tcPr>
            <w:tcW w:w="4024" w:type="dxa"/>
            <w:tcBorders>
              <w:bottom w:val="double" w:sz="4" w:space="0" w:color="auto"/>
            </w:tcBorders>
            <w:shd w:val="clear" w:color="auto" w:fill="auto"/>
          </w:tcPr>
          <w:p w14:paraId="11E5134B"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Parameters</w:t>
            </w:r>
          </w:p>
        </w:tc>
      </w:tr>
      <w:tr w:rsidR="00CB07DD" w:rsidRPr="00657A36" w14:paraId="1A16D344" w14:textId="77777777" w:rsidTr="004A4096">
        <w:trPr>
          <w:jc w:val="center"/>
        </w:trPr>
        <w:tc>
          <w:tcPr>
            <w:tcW w:w="1844" w:type="dxa"/>
            <w:tcBorders>
              <w:top w:val="double" w:sz="4" w:space="0" w:color="auto"/>
            </w:tcBorders>
            <w:shd w:val="clear" w:color="auto" w:fill="auto"/>
          </w:tcPr>
          <w:p w14:paraId="5860B142"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stock, flow, aux</w:t>
            </w:r>
          </w:p>
        </w:tc>
        <w:tc>
          <w:tcPr>
            <w:tcW w:w="1989" w:type="dxa"/>
            <w:tcBorders>
              <w:top w:val="double" w:sz="4" w:space="0" w:color="auto"/>
            </w:tcBorders>
            <w:shd w:val="clear" w:color="auto" w:fill="auto"/>
          </w:tcPr>
          <w:p w14:paraId="107D1BC1"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itself</w:t>
            </w:r>
          </w:p>
        </w:tc>
        <w:tc>
          <w:tcPr>
            <w:tcW w:w="4024" w:type="dxa"/>
            <w:tcBorders>
              <w:top w:val="double" w:sz="4" w:space="0" w:color="auto"/>
            </w:tcBorders>
            <w:shd w:val="clear" w:color="auto" w:fill="auto"/>
          </w:tcPr>
          <w:p w14:paraId="2A9E685F"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object value, option value</w:t>
            </w:r>
          </w:p>
        </w:tc>
      </w:tr>
      <w:tr w:rsidR="00CB07DD" w:rsidRPr="00657A36" w14:paraId="33BC696F" w14:textId="77777777" w:rsidTr="004A4096">
        <w:trPr>
          <w:jc w:val="center"/>
        </w:trPr>
        <w:tc>
          <w:tcPr>
            <w:tcW w:w="1844" w:type="dxa"/>
            <w:shd w:val="clear" w:color="auto" w:fill="auto"/>
          </w:tcPr>
          <w:p w14:paraId="78B38781"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stock</w:t>
            </w:r>
          </w:p>
        </w:tc>
        <w:tc>
          <w:tcPr>
            <w:tcW w:w="1989" w:type="dxa"/>
            <w:shd w:val="clear" w:color="auto" w:fill="auto"/>
          </w:tcPr>
          <w:p w14:paraId="1A625BB9"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its inflows</w:t>
            </w:r>
          </w:p>
        </w:tc>
        <w:tc>
          <w:tcPr>
            <w:tcW w:w="4024" w:type="dxa"/>
            <w:shd w:val="clear" w:color="auto" w:fill="auto"/>
          </w:tcPr>
          <w:p w14:paraId="4A65856C"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flow value, option value, stock value, inflow sum</w:t>
            </w:r>
          </w:p>
        </w:tc>
      </w:tr>
      <w:tr w:rsidR="00CB07DD" w:rsidRPr="00657A36" w14:paraId="0803F3DB" w14:textId="77777777" w:rsidTr="004A4096">
        <w:trPr>
          <w:jc w:val="center"/>
        </w:trPr>
        <w:tc>
          <w:tcPr>
            <w:tcW w:w="1844" w:type="dxa"/>
            <w:shd w:val="clear" w:color="auto" w:fill="auto"/>
          </w:tcPr>
          <w:p w14:paraId="5E25A210"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stock</w:t>
            </w:r>
          </w:p>
        </w:tc>
        <w:tc>
          <w:tcPr>
            <w:tcW w:w="1989" w:type="dxa"/>
            <w:shd w:val="clear" w:color="auto" w:fill="auto"/>
          </w:tcPr>
          <w:p w14:paraId="64C71860"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its outflows</w:t>
            </w:r>
          </w:p>
        </w:tc>
        <w:tc>
          <w:tcPr>
            <w:tcW w:w="4024" w:type="dxa"/>
            <w:shd w:val="clear" w:color="auto" w:fill="auto"/>
          </w:tcPr>
          <w:p w14:paraId="44FF0F8A"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flow value, option value, stock value, outflow sum</w:t>
            </w:r>
          </w:p>
        </w:tc>
      </w:tr>
      <w:tr w:rsidR="00CB07DD" w:rsidRPr="00657A36" w14:paraId="037E76EF" w14:textId="77777777" w:rsidTr="004A4096">
        <w:trPr>
          <w:jc w:val="center"/>
        </w:trPr>
        <w:tc>
          <w:tcPr>
            <w:tcW w:w="1844" w:type="dxa"/>
            <w:shd w:val="clear" w:color="auto" w:fill="auto"/>
          </w:tcPr>
          <w:p w14:paraId="1AAEE06B"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flow</w:t>
            </w:r>
          </w:p>
        </w:tc>
        <w:tc>
          <w:tcPr>
            <w:tcW w:w="1989" w:type="dxa"/>
            <w:shd w:val="clear" w:color="auto" w:fill="auto"/>
          </w:tcPr>
          <w:p w14:paraId="41E423C4"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upstream stock</w:t>
            </w:r>
          </w:p>
        </w:tc>
        <w:tc>
          <w:tcPr>
            <w:tcW w:w="4024" w:type="dxa"/>
            <w:shd w:val="clear" w:color="auto" w:fill="auto"/>
          </w:tcPr>
          <w:p w14:paraId="683CE733"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stock value, option value, flow value</w:t>
            </w:r>
          </w:p>
        </w:tc>
      </w:tr>
      <w:tr w:rsidR="00CB07DD" w:rsidRPr="00657A36" w14:paraId="31656C3B" w14:textId="77777777" w:rsidTr="004A4096">
        <w:trPr>
          <w:jc w:val="center"/>
        </w:trPr>
        <w:tc>
          <w:tcPr>
            <w:tcW w:w="1844" w:type="dxa"/>
            <w:shd w:val="clear" w:color="auto" w:fill="auto"/>
          </w:tcPr>
          <w:p w14:paraId="25A5556A" w14:textId="77777777" w:rsidR="00CB07DD" w:rsidRPr="00657A36" w:rsidRDefault="00CB07DD" w:rsidP="004A4096">
            <w:pPr>
              <w:pStyle w:val="text"/>
              <w:spacing w:before="0"/>
              <w:rPr>
                <w:rFonts w:ascii="Arial" w:hAnsi="Arial" w:cs="Arial"/>
                <w:sz w:val="20"/>
                <w:szCs w:val="20"/>
              </w:rPr>
            </w:pPr>
            <w:r w:rsidRPr="00657A36">
              <w:rPr>
                <w:rFonts w:ascii="Arial" w:hAnsi="Arial" w:cs="Arial"/>
                <w:sz w:val="20"/>
                <w:szCs w:val="20"/>
              </w:rPr>
              <w:t>flow</w:t>
            </w:r>
          </w:p>
        </w:tc>
        <w:tc>
          <w:tcPr>
            <w:tcW w:w="1989" w:type="dxa"/>
            <w:shd w:val="clear" w:color="auto" w:fill="auto"/>
          </w:tcPr>
          <w:p w14:paraId="52CA8BE3" w14:textId="77777777" w:rsidR="00CB07DD" w:rsidRPr="00657A36" w:rsidRDefault="00CB07DD" w:rsidP="004A4096">
            <w:pPr>
              <w:pStyle w:val="text"/>
              <w:spacing w:before="0"/>
              <w:rPr>
                <w:rFonts w:ascii="Arial" w:hAnsi="Arial" w:cs="Arial"/>
                <w:sz w:val="20"/>
                <w:szCs w:val="20"/>
              </w:rPr>
            </w:pPr>
            <w:r w:rsidRPr="00657A36">
              <w:rPr>
                <w:rFonts w:ascii="Arial" w:hAnsi="Arial" w:cs="Arial"/>
                <w:sz w:val="20"/>
                <w:szCs w:val="20"/>
              </w:rPr>
              <w:t>downstream stock</w:t>
            </w:r>
          </w:p>
        </w:tc>
        <w:tc>
          <w:tcPr>
            <w:tcW w:w="4024" w:type="dxa"/>
            <w:shd w:val="clear" w:color="auto" w:fill="auto"/>
          </w:tcPr>
          <w:p w14:paraId="3F656F23" w14:textId="77777777" w:rsidR="00CB07DD" w:rsidRPr="00657A36" w:rsidRDefault="00CB07DD" w:rsidP="004A4096">
            <w:pPr>
              <w:pStyle w:val="text"/>
              <w:spacing w:before="0"/>
              <w:rPr>
                <w:rFonts w:ascii="Arial" w:hAnsi="Arial" w:cs="Arial"/>
                <w:sz w:val="20"/>
                <w:szCs w:val="20"/>
              </w:rPr>
            </w:pPr>
            <w:r w:rsidRPr="00657A36">
              <w:rPr>
                <w:rFonts w:ascii="Arial" w:hAnsi="Arial" w:cs="Arial"/>
                <w:sz w:val="20"/>
                <w:szCs w:val="20"/>
              </w:rPr>
              <w:t>stock value, option value, flow value</w:t>
            </w:r>
          </w:p>
        </w:tc>
      </w:tr>
    </w:tbl>
    <w:p w14:paraId="1AF5D719" w14:textId="77777777" w:rsidR="00CB07DD" w:rsidRDefault="00CB07DD" w:rsidP="00CB07DD">
      <w:r>
        <w:t>Option filters give software packages and modelers tremendous control over the behavior of the basic building blocks, including the ability to arbitrarily change the value of stock. However, in general, the stock equation in 3.1.1 SHOULD NOT be violated. If you must violate this equation, it is strongly RECOMMENDED that you visually indicate that to the model user (e.g., by using a different symbol for the stock that does not behave as an XMILE stock is defined to behave).</w:t>
      </w:r>
    </w:p>
    <w:p w14:paraId="64498E61" w14:textId="77777777" w:rsidR="00CB07DD" w:rsidRDefault="00CB07DD" w:rsidP="00CB07DD">
      <w:pPr>
        <w:pStyle w:val="Heading2"/>
        <w:numPr>
          <w:ilvl w:val="1"/>
          <w:numId w:val="3"/>
        </w:numPr>
      </w:pPr>
      <w:bookmarkStart w:id="85" w:name="_Toc426543525"/>
      <w:r>
        <w:t>Optional Language Extensions</w:t>
      </w:r>
      <w:bookmarkEnd w:id="85"/>
    </w:p>
    <w:p w14:paraId="74E81732" w14:textId="77777777" w:rsidR="00CB07DD" w:rsidRDefault="00CB07DD" w:rsidP="00CB07DD">
      <w:r>
        <w:t xml:space="preserve">Compliant products MUST implement the language described in Sections 3.1-3.5 in its entirety. </w:t>
      </w:r>
    </w:p>
    <w:p w14:paraId="06CED1F4" w14:textId="77777777" w:rsidR="00CB07DD" w:rsidRDefault="00CB07DD" w:rsidP="00CB07DD">
      <w:r>
        <w:t xml:space="preserve">Macros, described in Section 3.6, are OPTIONAL. Vendors may choose to only support a basic macro compatibility, which does not permit macros to refer to other macros (or do recursive calls), and does not support option filters. Models containing macros that refer to other macros, or use option filters should indicate such requirements in the </w:t>
      </w:r>
      <w:r w:rsidRPr="00B53C66">
        <w:rPr>
          <w:rStyle w:val="codeChar"/>
        </w:rPr>
        <w:t>&lt;uses_macros&gt;</w:t>
      </w:r>
      <w:r>
        <w:t xml:space="preserve"> tag under </w:t>
      </w:r>
      <w:r w:rsidRPr="00B53C66">
        <w:rPr>
          <w:rStyle w:val="codeChar"/>
        </w:rPr>
        <w:t>&lt;options&gt;</w:t>
      </w:r>
      <w:r>
        <w:t>.  See Section 2.2.1 for more information.</w:t>
      </w:r>
    </w:p>
    <w:p w14:paraId="475929A0" w14:textId="77777777" w:rsidR="00CB07DD" w:rsidRDefault="00CB07DD" w:rsidP="00CB07DD">
      <w:r>
        <w:t>There are also a number of OPTIONAL language extensions, described in this section, which are left to each vendor’s discretion as to whether or not to support. These are not intended to be vendor-specific features, but common features that lighter packages may either not support, or support in part. These features include enhanced arrays, conveyors, queues, and submodels.</w:t>
      </w:r>
    </w:p>
    <w:p w14:paraId="429EAA81" w14:textId="77777777" w:rsidR="00CB07DD" w:rsidRDefault="00CB07DD" w:rsidP="00CB07DD">
      <w:pPr>
        <w:pStyle w:val="Heading3"/>
        <w:numPr>
          <w:ilvl w:val="2"/>
          <w:numId w:val="3"/>
        </w:numPr>
      </w:pPr>
      <w:bookmarkStart w:id="86" w:name="_Toc426543526"/>
      <w:r>
        <w:t>Arrays</w:t>
      </w:r>
      <w:bookmarkEnd w:id="86"/>
    </w:p>
    <w:p w14:paraId="5BFFE65C" w14:textId="77777777" w:rsidR="00CB07DD" w:rsidRDefault="00CB07DD" w:rsidP="00CB07DD">
      <w:r>
        <w:t xml:space="preserve">Arrays add depth to a model in up to </w:t>
      </w:r>
      <w:r w:rsidRPr="00255758">
        <w:rPr>
          <w:i/>
        </w:rPr>
        <w:t>N</w:t>
      </w:r>
      <w:r>
        <w:t xml:space="preserve"> dimensions. Products that support arrays are free to offer different values of </w:t>
      </w:r>
      <w:r w:rsidRPr="00255758">
        <w:rPr>
          <w:i/>
        </w:rPr>
        <w:t>N</w:t>
      </w:r>
      <w:r>
        <w:t>.</w:t>
      </w:r>
    </w:p>
    <w:p w14:paraId="03354CEA" w14:textId="77777777" w:rsidR="00CB07DD" w:rsidRDefault="00CB07DD" w:rsidP="00CB07DD">
      <w:r>
        <w:t xml:space="preserve">Arrays are defined using dimension names. Each subscript indices of each named dimension SHALL be specified with either a name (an XMILE identifier) or with consecutive numbers that MUST start at one. For example, a two-dimensional array of location vs. product could have a dimension called </w:t>
      </w:r>
      <w:r w:rsidRPr="00255758">
        <w:rPr>
          <w:rStyle w:val="codeChar"/>
        </w:rPr>
        <w:t>Location</w:t>
      </w:r>
      <w:r>
        <w:t xml:space="preserve"> with three indices </w:t>
      </w:r>
      <w:r w:rsidRPr="00255758">
        <w:rPr>
          <w:rStyle w:val="codeChar"/>
        </w:rPr>
        <w:t>Boston</w:t>
      </w:r>
      <w:r>
        <w:t xml:space="preserve">, </w:t>
      </w:r>
      <w:r w:rsidRPr="00255758">
        <w:rPr>
          <w:rStyle w:val="codeChar"/>
        </w:rPr>
        <w:t>Chicago</w:t>
      </w:r>
      <w:r>
        <w:t xml:space="preserve">, and </w:t>
      </w:r>
      <w:r w:rsidRPr="00255758">
        <w:rPr>
          <w:rStyle w:val="codeChar"/>
        </w:rPr>
        <w:t>LA</w:t>
      </w:r>
      <w:r>
        <w:t xml:space="preserve">, and another dimension called </w:t>
      </w:r>
      <w:r w:rsidRPr="00255758">
        <w:rPr>
          <w:rStyle w:val="codeChar"/>
        </w:rPr>
        <w:t>Product</w:t>
      </w:r>
      <w:r>
        <w:t xml:space="preserve"> with two indices </w:t>
      </w:r>
      <w:r w:rsidRPr="00255758">
        <w:rPr>
          <w:rStyle w:val="codeChar"/>
        </w:rPr>
        <w:t>dresses</w:t>
      </w:r>
      <w:r>
        <w:t xml:space="preserve"> and </w:t>
      </w:r>
      <w:r w:rsidRPr="00255758">
        <w:rPr>
          <w:rStyle w:val="codeChar"/>
        </w:rPr>
        <w:t>skirts</w:t>
      </w:r>
      <w:r>
        <w:t xml:space="preserve">. If we are looking at sales, we might have a variable </w:t>
      </w:r>
      <w:r w:rsidRPr="00255758">
        <w:rPr>
          <w:rStyle w:val="codeChar"/>
        </w:rPr>
        <w:t>sales[Location, Product]</w:t>
      </w:r>
      <w:r>
        <w:t xml:space="preserve"> which has elements </w:t>
      </w:r>
      <w:r w:rsidRPr="00255758">
        <w:rPr>
          <w:rStyle w:val="codeChar"/>
        </w:rPr>
        <w:t>sales[Boston, dresses]</w:t>
      </w:r>
      <w:r>
        <w:t xml:space="preserve">, </w:t>
      </w:r>
      <w:r w:rsidRPr="00255758">
        <w:rPr>
          <w:rStyle w:val="codeChar"/>
        </w:rPr>
        <w:t xml:space="preserve">sales[Boston, </w:t>
      </w:r>
      <w:r>
        <w:rPr>
          <w:rStyle w:val="codeChar"/>
        </w:rPr>
        <w:t>skirts</w:t>
      </w:r>
      <w:r w:rsidRPr="00255758">
        <w:rPr>
          <w:rStyle w:val="codeChar"/>
        </w:rPr>
        <w:t>]</w:t>
      </w:r>
      <w:r>
        <w:t xml:space="preserve">, </w:t>
      </w:r>
      <w:r>
        <w:rPr>
          <w:rStyle w:val="codeChar"/>
        </w:rPr>
        <w:t>sales[Chicago, dresses</w:t>
      </w:r>
      <w:r w:rsidRPr="00255758">
        <w:rPr>
          <w:rStyle w:val="codeChar"/>
        </w:rPr>
        <w:t>]</w:t>
      </w:r>
      <w:r>
        <w:t xml:space="preserve">, </w:t>
      </w:r>
      <w:r>
        <w:rPr>
          <w:rStyle w:val="codeChar"/>
        </w:rPr>
        <w:t>sales[Chicago, skirts</w:t>
      </w:r>
      <w:r w:rsidRPr="00255758">
        <w:rPr>
          <w:rStyle w:val="codeChar"/>
        </w:rPr>
        <w:t>]</w:t>
      </w:r>
      <w:r>
        <w:t xml:space="preserve">, </w:t>
      </w:r>
      <w:r>
        <w:rPr>
          <w:rStyle w:val="codeChar"/>
        </w:rPr>
        <w:t>sales[LA, dresses</w:t>
      </w:r>
      <w:r w:rsidRPr="00255758">
        <w:rPr>
          <w:rStyle w:val="codeChar"/>
        </w:rPr>
        <w:t>]</w:t>
      </w:r>
      <w:r>
        <w:t xml:space="preserve">, and </w:t>
      </w:r>
      <w:r>
        <w:rPr>
          <w:rStyle w:val="codeChar"/>
        </w:rPr>
        <w:t>sales[LA, skirts</w:t>
      </w:r>
      <w:r w:rsidRPr="00255758">
        <w:rPr>
          <w:rStyle w:val="codeChar"/>
        </w:rPr>
        <w:t>]</w:t>
      </w:r>
      <w:r>
        <w:t>.</w:t>
      </w:r>
    </w:p>
    <w:p w14:paraId="2ED4594B" w14:textId="77777777" w:rsidR="00CB07DD" w:rsidRDefault="00CB07DD" w:rsidP="00CB07DD">
      <w:r>
        <w:t>Dimension names only ever appear as unqualified identifiers. Because of this, they need to be unique and accessible across a whole-model (including submodels). In addition, they must be distinct from model variables names within the whole-model. Subscript index names, on the other hand, are unique within each dimension name as they typically only appear as a subscript into an array that is defined with that dimension name. Within equations, subscripts are XMILE expressions that appear within square brackets with each index separated by a comma.</w:t>
      </w:r>
    </w:p>
    <w:p w14:paraId="23725323" w14:textId="77777777" w:rsidR="00CB07DD" w:rsidRDefault="00CB07DD" w:rsidP="00CB07DD">
      <w:r>
        <w:t>Subscript index names MAY be used unambiguously as part of a subscript (i.e., inside the square brackets)</w:t>
      </w:r>
      <w:r>
        <w:rPr>
          <w:rStyle w:val="FootnoteReference"/>
        </w:rPr>
        <w:footnoteReference w:id="10"/>
      </w:r>
      <w:r>
        <w:t xml:space="preserve"> once the dimensions assigned to the variable have been specified. To use subscript index names in other parts of equations, they MUST be prefixed with the dimension name as in </w:t>
      </w:r>
      <w:r w:rsidRPr="00DA0428">
        <w:rPr>
          <w:rStyle w:val="codeChar"/>
        </w:rPr>
        <w:t>Location.Boston</w:t>
      </w:r>
      <w:r>
        <w:t xml:space="preserve">. Such usage will evaluate to the position of the subscript index name in its definition (e.g., 1.0 for </w:t>
      </w:r>
      <w:r w:rsidRPr="00DA0428">
        <w:rPr>
          <w:rStyle w:val="codeChar"/>
        </w:rPr>
        <w:t>Location.Boston</w:t>
      </w:r>
      <w:r>
        <w:t xml:space="preserve">, 2.0 for </w:t>
      </w:r>
      <w:r w:rsidRPr="00DA0428">
        <w:rPr>
          <w:rStyle w:val="codeChar"/>
        </w:rPr>
        <w:t>Location.Chicago</w:t>
      </w:r>
      <w:r>
        <w:t>, and so on).</w:t>
      </w:r>
    </w:p>
    <w:p w14:paraId="73EC3BBB" w14:textId="77777777" w:rsidR="00CB07DD" w:rsidRDefault="00CB07DD" w:rsidP="00CB07DD">
      <w:r>
        <w:t>If a subscript expression results in an invalid subscript index (i.e., it is out of range), a zero (0) MUST be returned</w:t>
      </w:r>
      <w:r>
        <w:rPr>
          <w:rStyle w:val="FootnoteReference"/>
        </w:rPr>
        <w:footnoteReference w:id="11"/>
      </w:r>
      <w:r>
        <w:t xml:space="preserve"> and, optionally, a warning SHOULD be given to the user. The user SHOULD be allowed to treat all subscript indices – even named ones – as numbers, specifically integers. Arrays are assumed to be stored in row-major order, which is important for initialization, in data sets, and when using flat indices (as described in Section 3.3.2).</w:t>
      </w:r>
    </w:p>
    <w:p w14:paraId="48BC62DA" w14:textId="77777777" w:rsidR="00CB07DD" w:rsidRDefault="00CB07DD" w:rsidP="00CB07DD">
      <w:pPr>
        <w:keepNext/>
      </w:pPr>
      <w:r>
        <w:t>There are two ways to define equations for arrays in XMILE:</w:t>
      </w:r>
    </w:p>
    <w:p w14:paraId="7E293103" w14:textId="77777777" w:rsidR="00CB07DD" w:rsidRDefault="00CB07DD" w:rsidP="00CB07DD">
      <w:pPr>
        <w:keepNext/>
        <w:numPr>
          <w:ilvl w:val="0"/>
          <w:numId w:val="11"/>
        </w:numPr>
      </w:pPr>
      <w:r>
        <w:t xml:space="preserve">One equation for the entire array (called </w:t>
      </w:r>
      <w:r>
        <w:rPr>
          <w:i/>
        </w:rPr>
        <w:t>Apply-to-</w:t>
      </w:r>
      <w:r w:rsidRPr="007E73CA">
        <w:rPr>
          <w:i/>
        </w:rPr>
        <w:t>All</w:t>
      </w:r>
      <w:r>
        <w:t xml:space="preserve"> arrays):  One equation is given for the array and MAY include dimension names. No element equations appear. Graphical functions MUST use this option to define a single equation, but there MAY still be separate graphical functions defined for each element.</w:t>
      </w:r>
    </w:p>
    <w:p w14:paraId="0D4A4EE8" w14:textId="77777777" w:rsidR="00CB07DD" w:rsidRDefault="00CB07DD" w:rsidP="00CB07DD">
      <w:pPr>
        <w:numPr>
          <w:ilvl w:val="0"/>
          <w:numId w:val="11"/>
        </w:numPr>
      </w:pPr>
      <w:r>
        <w:t xml:space="preserve">One equation for each element of the array (called </w:t>
      </w:r>
      <w:r>
        <w:rPr>
          <w:i/>
        </w:rPr>
        <w:t>non-Apply-to-All</w:t>
      </w:r>
      <w:r>
        <w:t xml:space="preserve"> arrays):  Each element of the array appears with its own equation. No equation appears for the entire array.</w:t>
      </w:r>
    </w:p>
    <w:p w14:paraId="76C1D5D9" w14:textId="77777777" w:rsidR="00CB07DD" w:rsidRDefault="00CB07DD" w:rsidP="00CB07DD">
      <w:pPr>
        <w:keepNext/>
      </w:pPr>
      <w:r>
        <w:t xml:space="preserve">Within the equations of Apply-to-All arrays only, dimension names MAY be used in subscripts. A dimension name is a placeholder for the subscript index used by the element in which the equation appears. For example, an array </w:t>
      </w:r>
      <w:r w:rsidRPr="00255758">
        <w:rPr>
          <w:rStyle w:val="codeChar"/>
        </w:rPr>
        <w:t>profit[Location, Product]</w:t>
      </w:r>
      <w:r>
        <w:t xml:space="preserve"> could have the single equation:</w:t>
      </w:r>
    </w:p>
    <w:p w14:paraId="0535CF2F" w14:textId="77777777" w:rsidR="00CB07DD" w:rsidRPr="006E76EA" w:rsidRDefault="00CB07DD" w:rsidP="00CB07DD">
      <w:pPr>
        <w:pStyle w:val="code0"/>
      </w:pPr>
      <w:r w:rsidRPr="00255758">
        <w:t>revenue[Location, Product] – sales[Location, Product]</w:t>
      </w:r>
    </w:p>
    <w:p w14:paraId="7C5A0088" w14:textId="77777777" w:rsidR="00CB07DD" w:rsidRDefault="00CB07DD" w:rsidP="00CB07DD">
      <w:pPr>
        <w:keepNext/>
      </w:pPr>
      <w:r>
        <w:t>However, when all indices are dimension names, they can be omitted as usually found in languages that support matrix arithmetic.  The following equation is identical to the above equation and is preferred:</w:t>
      </w:r>
    </w:p>
    <w:p w14:paraId="23D36608" w14:textId="77777777" w:rsidR="00CB07DD" w:rsidRDefault="00CB07DD" w:rsidP="00CB07DD">
      <w:pPr>
        <w:pStyle w:val="code0"/>
      </w:pPr>
      <w:r>
        <w:t>revenue – sales</w:t>
      </w:r>
    </w:p>
    <w:p w14:paraId="7FFE07DC" w14:textId="77777777" w:rsidR="00CB07DD" w:rsidRDefault="00CB07DD" w:rsidP="00CB07DD">
      <w:pPr>
        <w:keepNext/>
      </w:pPr>
      <w:r>
        <w:t xml:space="preserve">When dimension names are used (or omitted when allowed), the equation for each element of the array SHALL have the dimension name bound to (replaced by) their index in that dimension. For example, when the equation for </w:t>
      </w:r>
      <w:r w:rsidRPr="00A5564F">
        <w:rPr>
          <w:i/>
        </w:rPr>
        <w:t>profit</w:t>
      </w:r>
      <w:r>
        <w:t>[</w:t>
      </w:r>
      <w:r w:rsidRPr="00A5564F">
        <w:rPr>
          <w:i/>
        </w:rPr>
        <w:t>Boston</w:t>
      </w:r>
      <w:r>
        <w:t xml:space="preserve">, </w:t>
      </w:r>
      <w:r w:rsidRPr="00A5564F">
        <w:rPr>
          <w:i/>
        </w:rPr>
        <w:t>blouses</w:t>
      </w:r>
      <w:r>
        <w:t>] is evaluated, it gets bound to the above equation as follows:</w:t>
      </w:r>
    </w:p>
    <w:p w14:paraId="4F8083A6" w14:textId="77777777" w:rsidR="00CB07DD" w:rsidRDefault="00CB07DD" w:rsidP="00CB07DD">
      <w:pPr>
        <w:pStyle w:val="code0"/>
      </w:pPr>
      <w:r w:rsidRPr="00255758">
        <w:t>revenue[Boston, blouses] – sales[Boston, blouses]</w:t>
      </w:r>
    </w:p>
    <w:p w14:paraId="1047538B" w14:textId="77777777" w:rsidR="00CB07DD" w:rsidRDefault="00CB07DD" w:rsidP="00CB07DD">
      <w:r>
        <w:t xml:space="preserve">Clearly, for dimension names to be used in this way, the array containing the equation MUST itself be sized using those dimension names, though not necessarily in the same order (e.g., the same equation could be used for profit defined with dimensions in the opposite order as in </w:t>
      </w:r>
      <w:r w:rsidRPr="00255758">
        <w:rPr>
          <w:rStyle w:val="codeChar"/>
        </w:rPr>
        <w:t>profit[Product, Location]</w:t>
      </w:r>
      <w:r>
        <w:t>).</w:t>
      </w:r>
    </w:p>
    <w:p w14:paraId="2B85F83A" w14:textId="77777777" w:rsidR="000E20CC" w:rsidRDefault="000E20CC" w:rsidP="000E20CC">
      <w:pPr>
        <w:pStyle w:val="Heading4"/>
        <w:numPr>
          <w:ilvl w:val="3"/>
          <w:numId w:val="3"/>
        </w:numPr>
        <w:rPr>
          <w:ins w:id="87" w:author="Comparison" w:date="2024-08-20T10:20:00Z" w16du:dateUtc="2024-08-20T14:20:00Z"/>
        </w:rPr>
      </w:pPr>
      <w:ins w:id="88" w:author="Comparison" w:date="2024-08-20T10:20:00Z" w16du:dateUtc="2024-08-20T14:20:00Z">
        <w:r>
          <w:t>Sub Ranges</w:t>
        </w:r>
      </w:ins>
    </w:p>
    <w:p w14:paraId="4D909C3D" w14:textId="77777777" w:rsidR="000E20CC" w:rsidRDefault="000E20CC" w:rsidP="000E20CC">
      <w:pPr>
        <w:rPr>
          <w:ins w:id="89" w:author="Comparison" w:date="2024-08-20T10:20:00Z" w16du:dateUtc="2024-08-20T14:20:00Z"/>
        </w:rPr>
      </w:pPr>
      <w:ins w:id="90" w:author="Comparison" w:date="2024-08-20T10:20:00Z" w16du:dateUtc="2024-08-20T14:20:00Z">
        <w:r>
          <w:t xml:space="preserve">If an implementor of this specification wishes to support sub-range functionality the restriction that all dimensions used on the right-hand side of an equation MUST appear on the left-hand side is relaxed.  Sub-range functionality allows the user to use an array dimension which is specified either a strict sub-set or super-set on the left-hand side of the equation of any dimension used on the right-hand side.  In the case where an array element is encountered on the right-hand side which is not present in the dimension for the variable it is used with a 0 MUST be returned, </w:t>
        </w:r>
        <w:r w:rsidRPr="001C1D36">
          <w:rPr>
            <w:rFonts w:ascii="Courier New" w:hAnsi="Courier New" w:cs="Courier New"/>
          </w:rPr>
          <w:t>NaN</w:t>
        </w:r>
        <w:r>
          <w:t xml:space="preserve"> is not allowed.   </w:t>
        </w:r>
      </w:ins>
    </w:p>
    <w:p w14:paraId="3FC6C1D4" w14:textId="77777777" w:rsidR="000E20CC" w:rsidRDefault="000E20CC" w:rsidP="000E20CC">
      <w:pPr>
        <w:pStyle w:val="code0"/>
        <w:rPr>
          <w:ins w:id="91" w:author="Comparison" w:date="2024-08-20T10:20:00Z" w16du:dateUtc="2024-08-20T14:20:00Z"/>
        </w:rPr>
      </w:pPr>
      <w:ins w:id="92" w:author="Comparison" w:date="2024-08-20T10:20:00Z" w16du:dateUtc="2024-08-20T14:20:00Z">
        <w:r>
          <w:t>Location: Boston, Chicago, LA</w:t>
        </w:r>
      </w:ins>
    </w:p>
    <w:p w14:paraId="4706AA8C" w14:textId="77777777" w:rsidR="000E20CC" w:rsidRDefault="000E20CC" w:rsidP="000E20CC">
      <w:pPr>
        <w:pStyle w:val="code0"/>
        <w:rPr>
          <w:ins w:id="93" w:author="Comparison" w:date="2024-08-20T10:20:00Z" w16du:dateUtc="2024-08-20T14:20:00Z"/>
        </w:rPr>
      </w:pPr>
      <w:ins w:id="94" w:author="Comparison" w:date="2024-08-20T10:20:00Z" w16du:dateUtc="2024-08-20T14:20:00Z">
        <w:r>
          <w:t>LocationTotal: Boston, Chicago, LA, Total</w:t>
        </w:r>
      </w:ins>
    </w:p>
    <w:p w14:paraId="65C9901A" w14:textId="77777777" w:rsidR="000E20CC" w:rsidRDefault="000E20CC" w:rsidP="000E20CC">
      <w:pPr>
        <w:pStyle w:val="code0"/>
        <w:rPr>
          <w:ins w:id="95" w:author="Comparison" w:date="2024-08-20T10:20:00Z" w16du:dateUtc="2024-08-20T14:20:00Z"/>
        </w:rPr>
      </w:pPr>
    </w:p>
    <w:p w14:paraId="00AA2E16" w14:textId="77777777" w:rsidR="000E20CC" w:rsidRDefault="000E20CC" w:rsidP="000E20CC">
      <w:pPr>
        <w:pStyle w:val="code0"/>
        <w:rPr>
          <w:ins w:id="96" w:author="Comparison" w:date="2024-08-20T10:20:00Z" w16du:dateUtc="2024-08-20T14:20:00Z"/>
        </w:rPr>
      </w:pPr>
      <w:ins w:id="97" w:author="Comparison" w:date="2024-08-20T10:20:00Z" w16du:dateUtc="2024-08-20T14:20:00Z">
        <w:r>
          <w:t>Revenue[Location] = ...</w:t>
        </w:r>
      </w:ins>
    </w:p>
    <w:p w14:paraId="1BB6A00A" w14:textId="77777777" w:rsidR="000E20CC" w:rsidRDefault="000E20CC" w:rsidP="000E20CC">
      <w:pPr>
        <w:pStyle w:val="code0"/>
        <w:rPr>
          <w:ins w:id="98" w:author="Comparison" w:date="2024-08-20T10:20:00Z" w16du:dateUtc="2024-08-20T14:20:00Z"/>
        </w:rPr>
      </w:pPr>
      <w:ins w:id="99" w:author="Comparison" w:date="2024-08-20T10:20:00Z" w16du:dateUtc="2024-08-20T14:20:00Z">
        <w:r>
          <w:t>Revenue with Total[LocationTotal] = IF (LocationTotal = LocationTotal.Total) THEN SUM(Revenue) ELSE Revenue[LocationTotal]</w:t>
        </w:r>
      </w:ins>
    </w:p>
    <w:p w14:paraId="48267341" w14:textId="77777777" w:rsidR="000E20CC" w:rsidRDefault="000E20CC" w:rsidP="000E20CC">
      <w:pPr>
        <w:pStyle w:val="code0"/>
        <w:rPr>
          <w:ins w:id="100" w:author="Comparison" w:date="2024-08-20T10:20:00Z" w16du:dateUtc="2024-08-20T14:20:00Z"/>
        </w:rPr>
      </w:pPr>
    </w:p>
    <w:p w14:paraId="06205EDE" w14:textId="77777777" w:rsidR="000E20CC" w:rsidRDefault="000E20CC" w:rsidP="000E20CC">
      <w:pPr>
        <w:rPr>
          <w:ins w:id="101" w:author="Comparison" w:date="2024-08-20T10:20:00Z" w16du:dateUtc="2024-08-20T14:20:00Z"/>
        </w:rPr>
      </w:pPr>
      <w:ins w:id="102" w:author="Comparison" w:date="2024-08-20T10:20:00Z" w16du:dateUtc="2024-08-20T14:20:00Z">
        <w:r>
          <w:t>Sub-range array elements do not have to be specified in the same order they appear in their superset, element matching is done by the simulation engine to pair together identical elements from a sub-range and its superset.</w:t>
        </w:r>
      </w:ins>
    </w:p>
    <w:p w14:paraId="1B5CC5FA" w14:textId="77777777" w:rsidR="00CB07DD" w:rsidRDefault="00CB07DD" w:rsidP="00CB07DD">
      <w:pPr>
        <w:pStyle w:val="Heading4"/>
        <w:numPr>
          <w:ilvl w:val="3"/>
          <w:numId w:val="3"/>
        </w:numPr>
      </w:pPr>
      <w:r>
        <w:t>Array Operations</w:t>
      </w:r>
    </w:p>
    <w:p w14:paraId="5123D06D" w14:textId="77777777" w:rsidR="00CB07DD" w:rsidRDefault="00CB07DD" w:rsidP="00CB07DD">
      <w:r>
        <w:t>As much as possible, arithmetic operators should behave in the expected linear algebra ways. Operations with a scalars fall out using the dimension name syntax. Addition and subtraction of same-sized arrays fall out in the same way. However, for historical reasons, the XMILE operators for multiplication, division, and exponentiation also perform element-by-element operations instead of their linear-algebra analogs (i.e., matrix, or tensor, multiplication and inversion).</w:t>
      </w:r>
      <w:r>
        <w:rPr>
          <w:rStyle w:val="FootnoteReference"/>
        </w:rPr>
        <w:footnoteReference w:id="12"/>
      </w:r>
    </w:p>
    <w:p w14:paraId="65FFBFCF" w14:textId="77777777" w:rsidR="00CB07DD" w:rsidRDefault="00CB07DD" w:rsidP="00CB07DD">
      <w:pPr>
        <w:keepNext/>
      </w:pPr>
      <w:r>
        <w:t>There are three ways to transpose arrays:</w:t>
      </w:r>
    </w:p>
    <w:p w14:paraId="1F6E5CB7" w14:textId="77777777" w:rsidR="00CB07DD" w:rsidRDefault="00CB07DD" w:rsidP="00CB07DD">
      <w:pPr>
        <w:numPr>
          <w:ilvl w:val="0"/>
          <w:numId w:val="12"/>
        </w:numPr>
      </w:pPr>
      <w:r>
        <w:t xml:space="preserve">Transposition operator:  If reversing the dimensions is sufficient (i.e., turning a 1 </w:t>
      </w:r>
      <w:r>
        <w:sym w:font="Symbol" w:char="F0B4"/>
      </w:r>
      <w:r>
        <w:t xml:space="preserve"> </w:t>
      </w:r>
      <w:r w:rsidRPr="000549A0">
        <w:rPr>
          <w:i/>
          <w:iCs/>
        </w:rPr>
        <w:t>M</w:t>
      </w:r>
      <w:r>
        <w:t xml:space="preserve"> array into an </w:t>
      </w:r>
      <w:r w:rsidRPr="000549A0">
        <w:rPr>
          <w:i/>
          <w:iCs/>
        </w:rPr>
        <w:t>M</w:t>
      </w:r>
      <w:r w:rsidRPr="000549A0">
        <w:t xml:space="preserve"> </w:t>
      </w:r>
      <w:r>
        <w:sym w:font="Symbol" w:char="F0B4"/>
      </w:r>
      <w:r>
        <w:t xml:space="preserve"> 1 array, transposing a square matrix, or turning an </w:t>
      </w:r>
      <w:r w:rsidRPr="00C879F1">
        <w:rPr>
          <w:i/>
        </w:rPr>
        <w:t>M</w:t>
      </w:r>
      <w:r>
        <w:t xml:space="preserve"> </w:t>
      </w:r>
      <w:r>
        <w:sym w:font="Symbol" w:char="F0B4"/>
      </w:r>
      <w:r>
        <w:t xml:space="preserve"> </w:t>
      </w:r>
      <w:r w:rsidRPr="00C879F1">
        <w:rPr>
          <w:i/>
        </w:rPr>
        <w:t>N</w:t>
      </w:r>
      <w:r>
        <w:t xml:space="preserve"> </w:t>
      </w:r>
      <w:r>
        <w:sym w:font="Symbol" w:char="F0B4"/>
      </w:r>
      <w:r>
        <w:t xml:space="preserve"> </w:t>
      </w:r>
      <w:r w:rsidRPr="00C879F1">
        <w:rPr>
          <w:i/>
        </w:rPr>
        <w:t>P</w:t>
      </w:r>
      <w:r>
        <w:t xml:space="preserve"> array into a </w:t>
      </w:r>
      <w:r w:rsidRPr="00C879F1">
        <w:rPr>
          <w:i/>
        </w:rPr>
        <w:t>P</w:t>
      </w:r>
      <w:r>
        <w:t xml:space="preserve"> </w:t>
      </w:r>
      <w:r>
        <w:sym w:font="Symbol" w:char="F0B4"/>
      </w:r>
      <w:r>
        <w:t xml:space="preserve"> </w:t>
      </w:r>
      <w:r w:rsidRPr="00C879F1">
        <w:rPr>
          <w:i/>
        </w:rPr>
        <w:t>N</w:t>
      </w:r>
      <w:r>
        <w:t xml:space="preserve"> </w:t>
      </w:r>
      <w:r>
        <w:sym w:font="Symbol" w:char="F0B4"/>
      </w:r>
      <w:r>
        <w:t xml:space="preserve"> </w:t>
      </w:r>
      <w:r w:rsidRPr="00C879F1">
        <w:rPr>
          <w:i/>
        </w:rPr>
        <w:t>M</w:t>
      </w:r>
      <w:r>
        <w:t xml:space="preserve"> array), the transposition operator, </w:t>
      </w:r>
      <w:r w:rsidRPr="00477E3C">
        <w:t>'</w:t>
      </w:r>
      <w:r>
        <w:t xml:space="preserve"> (apostrophe), can be used after the array, e.g., </w:t>
      </w:r>
      <w:r w:rsidRPr="00477E3C">
        <w:rPr>
          <w:rStyle w:val="codeChar"/>
        </w:rPr>
        <w:t>A'</w:t>
      </w:r>
      <w:r>
        <w:t xml:space="preserve"> or </w:t>
      </w:r>
      <w:r w:rsidRPr="00477E3C">
        <w:rPr>
          <w:rStyle w:val="codeChar"/>
        </w:rPr>
        <w:t>A[M, 1, N]'</w:t>
      </w:r>
      <w:r>
        <w:t>. This unary operator has the highest arithmetic precedence (just above exponentiation) and right-to-left associativity.</w:t>
      </w:r>
    </w:p>
    <w:p w14:paraId="67E79D43" w14:textId="77777777" w:rsidR="00CB07DD" w:rsidRDefault="00CB07DD" w:rsidP="00CB07DD">
      <w:pPr>
        <w:numPr>
          <w:ilvl w:val="0"/>
          <w:numId w:val="12"/>
        </w:numPr>
        <w:rPr>
          <w:iCs/>
        </w:rPr>
      </w:pPr>
      <w:r>
        <w:t xml:space="preserve">Dimension names:  If the dimension names being transposed are unique, the dimension names can be used directly. For example, if array </w:t>
      </w:r>
      <w:r w:rsidRPr="00F03E05">
        <w:rPr>
          <w:rStyle w:val="codeChar"/>
        </w:rPr>
        <w:t>A</w:t>
      </w:r>
      <w:r>
        <w:t xml:space="preserve"> has dimensions Dim</w:t>
      </w:r>
      <w:r w:rsidRPr="00C879F1">
        <w:rPr>
          <w:i/>
        </w:rPr>
        <w:t>M</w:t>
      </w:r>
      <w:r>
        <w:t xml:space="preserve"> </w:t>
      </w:r>
      <w:r>
        <w:sym w:font="Symbol" w:char="F0B4"/>
      </w:r>
      <w:r>
        <w:t xml:space="preserve"> Dim</w:t>
      </w:r>
      <w:r w:rsidRPr="00C879F1">
        <w:rPr>
          <w:i/>
        </w:rPr>
        <w:t>N</w:t>
      </w:r>
      <w:r>
        <w:t xml:space="preserve"> </w:t>
      </w:r>
      <w:r>
        <w:sym w:font="Symbol" w:char="F0B4"/>
      </w:r>
      <w:r>
        <w:t xml:space="preserve"> Dim</w:t>
      </w:r>
      <w:r w:rsidRPr="00C879F1">
        <w:rPr>
          <w:i/>
        </w:rPr>
        <w:t>P</w:t>
      </w:r>
      <w:r>
        <w:t xml:space="preserve"> and array </w:t>
      </w:r>
      <w:r w:rsidRPr="00F03E05">
        <w:rPr>
          <w:rStyle w:val="codeChar"/>
        </w:rPr>
        <w:t>B</w:t>
      </w:r>
      <w:r>
        <w:t xml:space="preserve"> has dimensions Dim</w:t>
      </w:r>
      <w:r w:rsidRPr="00C879F1">
        <w:rPr>
          <w:i/>
        </w:rPr>
        <w:t>P</w:t>
      </w:r>
      <w:r>
        <w:t xml:space="preserve"> </w:t>
      </w:r>
      <w:r>
        <w:sym w:font="Symbol" w:char="F0B4"/>
      </w:r>
      <w:r>
        <w:t xml:space="preserve"> Dim</w:t>
      </w:r>
      <w:r w:rsidRPr="00C879F1">
        <w:rPr>
          <w:i/>
        </w:rPr>
        <w:t>M</w:t>
      </w:r>
      <w:r>
        <w:t xml:space="preserve">, a slice of </w:t>
      </w:r>
      <w:r w:rsidRPr="00F03E05">
        <w:rPr>
          <w:rStyle w:val="codeChar"/>
        </w:rPr>
        <w:t>A</w:t>
      </w:r>
      <w:r>
        <w:t xml:space="preserve"> can be assigned to </w:t>
      </w:r>
      <w:r w:rsidRPr="00F03E05">
        <w:rPr>
          <w:rStyle w:val="codeChar"/>
        </w:rPr>
        <w:t>B</w:t>
      </w:r>
      <w:r>
        <w:t xml:space="preserve"> with the equation (in </w:t>
      </w:r>
      <w:r w:rsidRPr="00F03E05">
        <w:rPr>
          <w:rStyle w:val="codeChar"/>
        </w:rPr>
        <w:t>B</w:t>
      </w:r>
      <w:r>
        <w:t xml:space="preserve">):  </w:t>
      </w:r>
      <w:r w:rsidRPr="00F03E05">
        <w:rPr>
          <w:rStyle w:val="codeChar"/>
        </w:rPr>
        <w:t>A[</w:t>
      </w:r>
      <w:r>
        <w:rPr>
          <w:rStyle w:val="codeChar"/>
        </w:rPr>
        <w:t>Dim</w:t>
      </w:r>
      <w:r w:rsidRPr="00F03E05">
        <w:rPr>
          <w:rStyle w:val="codeChar"/>
        </w:rPr>
        <w:t xml:space="preserve">M, 2, </w:t>
      </w:r>
      <w:r>
        <w:rPr>
          <w:rStyle w:val="codeChar"/>
        </w:rPr>
        <w:t>Dim</w:t>
      </w:r>
      <w:r w:rsidRPr="00F03E05">
        <w:rPr>
          <w:rStyle w:val="codeChar"/>
        </w:rPr>
        <w:t>P]</w:t>
      </w:r>
      <w:r>
        <w:t>. If all the dimensions match, but are in a different order, just the variable name is needed, e.g., to assign an Dim</w:t>
      </w:r>
      <w:r w:rsidRPr="00C879F1">
        <w:rPr>
          <w:i/>
        </w:rPr>
        <w:t>M</w:t>
      </w:r>
      <w:r>
        <w:t xml:space="preserve"> </w:t>
      </w:r>
      <w:r>
        <w:sym w:font="Symbol" w:char="F0B4"/>
      </w:r>
      <w:r>
        <w:t xml:space="preserve"> Dim</w:t>
      </w:r>
      <w:r w:rsidRPr="00C879F1">
        <w:rPr>
          <w:i/>
        </w:rPr>
        <w:t>N</w:t>
      </w:r>
      <w:r>
        <w:t xml:space="preserve"> </w:t>
      </w:r>
      <w:r>
        <w:sym w:font="Symbol" w:char="F0B4"/>
      </w:r>
      <w:r>
        <w:t xml:space="preserve"> Dim</w:t>
      </w:r>
      <w:r w:rsidRPr="00C879F1">
        <w:rPr>
          <w:i/>
        </w:rPr>
        <w:t>P</w:t>
      </w:r>
      <w:r>
        <w:rPr>
          <w:iCs/>
        </w:rPr>
        <w:t xml:space="preserve"> array </w:t>
      </w:r>
      <w:r w:rsidRPr="00F03E05">
        <w:rPr>
          <w:rStyle w:val="codeChar"/>
        </w:rPr>
        <w:t>C</w:t>
      </w:r>
      <w:r>
        <w:rPr>
          <w:iCs/>
        </w:rPr>
        <w:t xml:space="preserve"> to a Dim</w:t>
      </w:r>
      <w:r w:rsidRPr="00C879F1">
        <w:rPr>
          <w:i/>
        </w:rPr>
        <w:t>N</w:t>
      </w:r>
      <w:r>
        <w:t xml:space="preserve"> </w:t>
      </w:r>
      <w:r>
        <w:sym w:font="Symbol" w:char="F0B4"/>
      </w:r>
      <w:r>
        <w:t xml:space="preserve"> Dim</w:t>
      </w:r>
      <w:r w:rsidRPr="00C879F1">
        <w:rPr>
          <w:i/>
        </w:rPr>
        <w:t>P</w:t>
      </w:r>
      <w:r>
        <w:t xml:space="preserve"> </w:t>
      </w:r>
      <w:r>
        <w:sym w:font="Symbol" w:char="F0B4"/>
      </w:r>
      <w:r>
        <w:t xml:space="preserve"> Dim</w:t>
      </w:r>
      <w:r w:rsidRPr="00C879F1">
        <w:rPr>
          <w:i/>
        </w:rPr>
        <w:t>M</w:t>
      </w:r>
      <w:r>
        <w:rPr>
          <w:iCs/>
        </w:rPr>
        <w:t xml:space="preserve"> array </w:t>
      </w:r>
      <w:r w:rsidRPr="00F03E05">
        <w:rPr>
          <w:rStyle w:val="codeChar"/>
        </w:rPr>
        <w:t>D</w:t>
      </w:r>
      <w:r>
        <w:rPr>
          <w:iCs/>
        </w:rPr>
        <w:t xml:space="preserve">, just set </w:t>
      </w:r>
      <w:r w:rsidRPr="00F03E05">
        <w:rPr>
          <w:rStyle w:val="codeChar"/>
        </w:rPr>
        <w:t>D</w:t>
      </w:r>
      <w:r>
        <w:rPr>
          <w:iCs/>
        </w:rPr>
        <w:t xml:space="preserve">’s equation to:  </w:t>
      </w:r>
      <w:r w:rsidRPr="00F03E05">
        <w:rPr>
          <w:rStyle w:val="codeChar"/>
        </w:rPr>
        <w:t>C</w:t>
      </w:r>
      <w:r>
        <w:rPr>
          <w:iCs/>
        </w:rPr>
        <w:t>.</w:t>
      </w:r>
    </w:p>
    <w:p w14:paraId="3B8909CD" w14:textId="77777777" w:rsidR="00CB07DD" w:rsidRDefault="00CB07DD" w:rsidP="00CB07DD">
      <w:pPr>
        <w:numPr>
          <w:ilvl w:val="0"/>
          <w:numId w:val="12"/>
        </w:numPr>
        <w:rPr>
          <w:iCs/>
        </w:rPr>
      </w:pPr>
      <w:r>
        <w:t xml:space="preserve">Dimension positions:  When dimension names are not unique and the desired order is not an exact reversal, neither of the two methods above will work. In this case, the dimension position operator, @ (at-sign), must be used with an absolute dimension position of the dimension in the entity that contains the equation. Given an array </w:t>
      </w:r>
      <w:r w:rsidRPr="008852CD">
        <w:rPr>
          <w:rStyle w:val="codeChar"/>
        </w:rPr>
        <w:t>A</w:t>
      </w:r>
      <w:r>
        <w:t xml:space="preserve"> with dimensions Dim</w:t>
      </w:r>
      <w:r w:rsidRPr="00C879F1">
        <w:rPr>
          <w:i/>
        </w:rPr>
        <w:t>M</w:t>
      </w:r>
      <w:r>
        <w:t xml:space="preserve"> </w:t>
      </w:r>
      <w:r>
        <w:sym w:font="Symbol" w:char="F0B4"/>
      </w:r>
      <w:r>
        <w:t xml:space="preserve"> Dim</w:t>
      </w:r>
      <w:r w:rsidRPr="00C879F1">
        <w:rPr>
          <w:i/>
        </w:rPr>
        <w:t>N</w:t>
      </w:r>
      <w:r>
        <w:t xml:space="preserve"> </w:t>
      </w:r>
      <w:r>
        <w:sym w:font="Symbol" w:char="F0B4"/>
      </w:r>
      <w:r>
        <w:t xml:space="preserve"> Dim</w:t>
      </w:r>
      <w:r>
        <w:rPr>
          <w:i/>
        </w:rPr>
        <w:t>N</w:t>
      </w:r>
      <w:r>
        <w:rPr>
          <w:iCs/>
        </w:rPr>
        <w:t xml:space="preserve"> that we wish to assign to an Dim</w:t>
      </w:r>
      <w:r>
        <w:rPr>
          <w:i/>
        </w:rPr>
        <w:t>N</w:t>
      </w:r>
      <w:r>
        <w:t xml:space="preserve"> </w:t>
      </w:r>
      <w:r>
        <w:sym w:font="Symbol" w:char="F0B4"/>
      </w:r>
      <w:r>
        <w:t xml:space="preserve"> Dim</w:t>
      </w:r>
      <w:r w:rsidRPr="00C879F1">
        <w:rPr>
          <w:i/>
        </w:rPr>
        <w:t>N</w:t>
      </w:r>
      <w:r>
        <w:t xml:space="preserve"> </w:t>
      </w:r>
      <w:r>
        <w:sym w:font="Symbol" w:char="F0B4"/>
      </w:r>
      <w:r>
        <w:t xml:space="preserve"> Dim</w:t>
      </w:r>
      <w:r>
        <w:rPr>
          <w:i/>
        </w:rPr>
        <w:t>M</w:t>
      </w:r>
      <w:r>
        <w:rPr>
          <w:iCs/>
        </w:rPr>
        <w:t xml:space="preserve"> array </w:t>
      </w:r>
      <w:r w:rsidRPr="008852CD">
        <w:rPr>
          <w:rStyle w:val="codeChar"/>
        </w:rPr>
        <w:t>B</w:t>
      </w:r>
      <w:r>
        <w:rPr>
          <w:iCs/>
        </w:rPr>
        <w:t xml:space="preserve"> with the first Dim</w:t>
      </w:r>
      <w:r>
        <w:rPr>
          <w:i/>
        </w:rPr>
        <w:t>N</w:t>
      </w:r>
      <w:r>
        <w:rPr>
          <w:iCs/>
        </w:rPr>
        <w:t xml:space="preserve"> in </w:t>
      </w:r>
      <w:r w:rsidRPr="008852CD">
        <w:rPr>
          <w:rStyle w:val="codeChar"/>
        </w:rPr>
        <w:t>A</w:t>
      </w:r>
      <w:r>
        <w:rPr>
          <w:iCs/>
        </w:rPr>
        <w:t xml:space="preserve"> corresponding to the first Dim</w:t>
      </w:r>
      <w:r w:rsidRPr="008852CD">
        <w:rPr>
          <w:i/>
        </w:rPr>
        <w:t>N</w:t>
      </w:r>
      <w:r>
        <w:rPr>
          <w:iCs/>
        </w:rPr>
        <w:t xml:space="preserve"> in </w:t>
      </w:r>
      <w:r w:rsidRPr="008852CD">
        <w:rPr>
          <w:rStyle w:val="codeChar"/>
        </w:rPr>
        <w:t>B</w:t>
      </w:r>
      <w:r>
        <w:rPr>
          <w:iCs/>
        </w:rPr>
        <w:t xml:space="preserve">, the equation for </w:t>
      </w:r>
      <w:r w:rsidRPr="007A3AE6">
        <w:rPr>
          <w:rStyle w:val="codeChar"/>
        </w:rPr>
        <w:t>B</w:t>
      </w:r>
      <w:r>
        <w:rPr>
          <w:iCs/>
        </w:rPr>
        <w:t xml:space="preserve"> will be:  </w:t>
      </w:r>
      <w:r w:rsidRPr="007A3AE6">
        <w:rPr>
          <w:rStyle w:val="codeChar"/>
        </w:rPr>
        <w:t>A[</w:t>
      </w:r>
      <w:r>
        <w:rPr>
          <w:rStyle w:val="codeChar"/>
        </w:rPr>
        <w:t>Dim</w:t>
      </w:r>
      <w:r w:rsidRPr="007A3AE6">
        <w:rPr>
          <w:rStyle w:val="codeChar"/>
        </w:rPr>
        <w:t>M, @1, @2]</w:t>
      </w:r>
      <w:r>
        <w:rPr>
          <w:iCs/>
        </w:rPr>
        <w:t xml:space="preserve">. Note that </w:t>
      </w:r>
      <w:r w:rsidRPr="00EE44DE">
        <w:rPr>
          <w:rStyle w:val="codeChar"/>
        </w:rPr>
        <w:t>@1</w:t>
      </w:r>
      <w:r>
        <w:rPr>
          <w:iCs/>
        </w:rPr>
        <w:t xml:space="preserve"> resolves to the first dimension in </w:t>
      </w:r>
      <w:r w:rsidRPr="00EE44DE">
        <w:rPr>
          <w:rStyle w:val="codeChar"/>
        </w:rPr>
        <w:t>B</w:t>
      </w:r>
      <w:r>
        <w:rPr>
          <w:iCs/>
        </w:rPr>
        <w:t xml:space="preserve"> (i.e., the first Dim</w:t>
      </w:r>
      <w:r>
        <w:rPr>
          <w:i/>
        </w:rPr>
        <w:t>N</w:t>
      </w:r>
      <w:r>
        <w:rPr>
          <w:iCs/>
        </w:rPr>
        <w:t xml:space="preserve">) while </w:t>
      </w:r>
      <w:r w:rsidRPr="00EE44DE">
        <w:rPr>
          <w:rStyle w:val="codeChar"/>
        </w:rPr>
        <w:t>@2</w:t>
      </w:r>
      <w:r>
        <w:rPr>
          <w:iCs/>
        </w:rPr>
        <w:t xml:space="preserve"> resolves to the second dimension in </w:t>
      </w:r>
      <w:r w:rsidRPr="00EE44DE">
        <w:rPr>
          <w:rStyle w:val="codeChar"/>
        </w:rPr>
        <w:t>B</w:t>
      </w:r>
      <w:r>
        <w:rPr>
          <w:iCs/>
        </w:rPr>
        <w:t xml:space="preserve"> (i.e., the second Dim</w:t>
      </w:r>
      <w:r w:rsidRPr="00EE44DE">
        <w:rPr>
          <w:i/>
        </w:rPr>
        <w:t>N</w:t>
      </w:r>
      <w:r>
        <w:rPr>
          <w:iCs/>
        </w:rPr>
        <w:t xml:space="preserve">). Note that the equation </w:t>
      </w:r>
      <w:r>
        <w:rPr>
          <w:rStyle w:val="codeChar"/>
        </w:rPr>
        <w:t>A[DimM, @2, @1</w:t>
      </w:r>
      <w:r w:rsidRPr="007A3AE6">
        <w:rPr>
          <w:rStyle w:val="codeChar"/>
        </w:rPr>
        <w:t>]</w:t>
      </w:r>
      <w:r>
        <w:rPr>
          <w:iCs/>
        </w:rPr>
        <w:t xml:space="preserve"> (or the more obscure but equivalent </w:t>
      </w:r>
      <w:r>
        <w:rPr>
          <w:rStyle w:val="codeChar"/>
        </w:rPr>
        <w:t>A[@3, @2, @1</w:t>
      </w:r>
      <w:r w:rsidRPr="007A3AE6">
        <w:rPr>
          <w:rStyle w:val="codeChar"/>
        </w:rPr>
        <w:t>]</w:t>
      </w:r>
      <w:r>
        <w:rPr>
          <w:iCs/>
        </w:rPr>
        <w:t xml:space="preserve">) is the same as </w:t>
      </w:r>
      <w:r w:rsidRPr="00477E3C">
        <w:rPr>
          <w:rStyle w:val="codeChar"/>
        </w:rPr>
        <w:t>A'</w:t>
      </w:r>
      <w:r>
        <w:rPr>
          <w:iCs/>
        </w:rPr>
        <w:t>, i.e., it just reverses the dimensions.</w:t>
      </w:r>
    </w:p>
    <w:p w14:paraId="1349DDFC" w14:textId="77777777" w:rsidR="00CB07DD" w:rsidRDefault="00CB07DD" w:rsidP="00CB07DD">
      <w:pPr>
        <w:pStyle w:val="Heading4"/>
        <w:numPr>
          <w:ilvl w:val="3"/>
          <w:numId w:val="3"/>
        </w:numPr>
      </w:pPr>
      <w:r>
        <w:t>Array Slicing</w:t>
      </w:r>
    </w:p>
    <w:p w14:paraId="13D5BE3A" w14:textId="77777777" w:rsidR="00CB07DD" w:rsidRDefault="00CB07DD" w:rsidP="00CB07DD">
      <w:r>
        <w:t xml:space="preserve">Within an array built-in function, an array MAY be sliced by using the wildcard * (asterisk) for a dimension name. For example, </w:t>
      </w:r>
      <w:r w:rsidRPr="00C879F1">
        <w:rPr>
          <w:rStyle w:val="codeChar"/>
        </w:rPr>
        <w:t>A[1, *]</w:t>
      </w:r>
      <w:r>
        <w:t xml:space="preserve"> extracts the first row of matrix </w:t>
      </w:r>
      <w:r w:rsidRPr="00C879F1">
        <w:rPr>
          <w:i/>
        </w:rPr>
        <w:t>A</w:t>
      </w:r>
      <w:r>
        <w:t xml:space="preserve"> while </w:t>
      </w:r>
      <w:r w:rsidRPr="00C879F1">
        <w:rPr>
          <w:rStyle w:val="codeChar"/>
        </w:rPr>
        <w:t>A[*, 3]</w:t>
      </w:r>
      <w:r>
        <w:t xml:space="preserve"> extracts the third column.</w:t>
      </w:r>
    </w:p>
    <w:p w14:paraId="09EF7AF5" w14:textId="77777777" w:rsidR="00CB07DD" w:rsidRDefault="00CB07DD" w:rsidP="00CB07DD">
      <w:r>
        <w:t xml:space="preserve">More complex slicing can be done using ranges with the start and ending indices separated by </w:t>
      </w:r>
      <w:r w:rsidRPr="005D791A">
        <w:rPr>
          <w:rStyle w:val="codeChar"/>
        </w:rPr>
        <w:t>:</w:t>
      </w:r>
      <w:r>
        <w:t xml:space="preserve"> (colon). For example, </w:t>
      </w:r>
      <w:r w:rsidRPr="00C879F1">
        <w:rPr>
          <w:rStyle w:val="codeChar"/>
        </w:rPr>
        <w:t>A[1</w:t>
      </w:r>
      <w:r>
        <w:rPr>
          <w:rStyle w:val="codeChar"/>
        </w:rPr>
        <w:t>:</w:t>
      </w:r>
      <w:r w:rsidRPr="00C879F1">
        <w:rPr>
          <w:rStyle w:val="codeChar"/>
        </w:rPr>
        <w:t>3]</w:t>
      </w:r>
      <w:r>
        <w:t xml:space="preserve"> extracts the first three elements of </w:t>
      </w:r>
      <w:r w:rsidRPr="00C879F1">
        <w:rPr>
          <w:i/>
        </w:rPr>
        <w:t>A</w:t>
      </w:r>
      <w:r>
        <w:t xml:space="preserve"> (even if that dimension has named indices) and </w:t>
      </w:r>
      <w:r w:rsidRPr="00F9312B">
        <w:rPr>
          <w:rStyle w:val="codeChar"/>
        </w:rPr>
        <w:t>SUM(A[1:3])</w:t>
      </w:r>
      <w:r>
        <w:t xml:space="preserve"> finds the sum of those elements. Ranges can be used outside of array built-in functions, but when the specified range does not match the given array in an Apply-to-All equation, they will be truncated or extended (potentially with zeroes) as necessary. Extension is non-standard with the implementation free to handle it by either filling with zeroes or additional elements from the same array. A warning SHOULD be generated whenever a range is truncated or extended.</w:t>
      </w:r>
    </w:p>
    <w:p w14:paraId="434CD235" w14:textId="77777777" w:rsidR="00CB07DD" w:rsidRDefault="00CB07DD" w:rsidP="00CB07DD">
      <w:pPr>
        <w:pStyle w:val="Heading4"/>
        <w:numPr>
          <w:ilvl w:val="3"/>
          <w:numId w:val="3"/>
        </w:numPr>
      </w:pPr>
      <w:r>
        <w:t>Array Built-in Functions</w:t>
      </w:r>
    </w:p>
    <w:p w14:paraId="752926D9" w14:textId="77777777" w:rsidR="00CB07DD" w:rsidRDefault="00CB07DD" w:rsidP="00CB07DD">
      <w:r>
        <w:t>Arrays both extend the functionality of existing built-in functions and add new built-in functions:</w:t>
      </w:r>
    </w:p>
    <w:p w14:paraId="46C44CBE" w14:textId="77777777" w:rsidR="00CB07DD" w:rsidRPr="002C6B3F" w:rsidRDefault="00CB07DD" w:rsidP="00CB07DD">
      <w:pPr>
        <w:keepNext/>
        <w:spacing w:after="0"/>
      </w:pPr>
      <w:r>
        <w:t>MAX:</w:t>
      </w:r>
      <w:r>
        <w:tab/>
      </w:r>
      <w:r>
        <w:tab/>
        <w:t xml:space="preserve">largest value in an array (or array slice) – </w:t>
      </w:r>
      <w:r>
        <w:rPr>
          <w:i/>
        </w:rPr>
        <w:t>extends MAX(x, y)</w:t>
      </w:r>
      <w:r>
        <w:t xml:space="preserve"> </w:t>
      </w:r>
    </w:p>
    <w:p w14:paraId="73C0DCE0" w14:textId="77777777" w:rsidR="00CB07DD" w:rsidRDefault="00CB07DD" w:rsidP="00CB07DD">
      <w:pPr>
        <w:keepNext/>
        <w:spacing w:before="0" w:after="0"/>
      </w:pPr>
      <w:r>
        <w:t>Parameters:</w:t>
      </w:r>
      <w:r>
        <w:tab/>
        <w:t>1: the array to examine</w:t>
      </w:r>
    </w:p>
    <w:p w14:paraId="48E684FF" w14:textId="77777777" w:rsidR="00CB07DD" w:rsidRDefault="00CB07DD" w:rsidP="00CB07DD">
      <w:pPr>
        <w:keepNext/>
        <w:spacing w:before="0" w:after="0"/>
      </w:pPr>
      <w:r>
        <w:tab/>
      </w:r>
      <w:r>
        <w:tab/>
        <w:t>2: any mix of arrays and scalars</w:t>
      </w:r>
    </w:p>
    <w:p w14:paraId="4E88FBC9" w14:textId="77777777" w:rsidR="00CB07DD" w:rsidRDefault="00CB07DD" w:rsidP="00CB07DD">
      <w:pPr>
        <w:spacing w:before="0" w:after="0"/>
        <w:ind w:left="1440" w:hanging="1440"/>
      </w:pPr>
      <w:r>
        <w:t>Examples:</w:t>
      </w:r>
      <w:r>
        <w:tab/>
        <w:t>MAX(A) finds the maximum value in array A</w:t>
      </w:r>
      <w:r>
        <w:br/>
        <w:t>MAX(A, 0) finds the maximum value of all the values in array A and zero (i.e., if all values in A are negative, the result is zero)</w:t>
      </w:r>
    </w:p>
    <w:p w14:paraId="78301CFE" w14:textId="77777777" w:rsidR="00CB07DD" w:rsidRPr="002C6B3F" w:rsidRDefault="00CB07DD" w:rsidP="00CB07DD">
      <w:pPr>
        <w:keepNext/>
        <w:spacing w:before="160" w:after="0"/>
      </w:pPr>
      <w:r>
        <w:t>MEAN:</w:t>
      </w:r>
      <w:r>
        <w:tab/>
      </w:r>
      <w:r>
        <w:tab/>
        <w:t>average of values in an array (or array slice) (i.e., SUM(A)/SIZE(A))</w:t>
      </w:r>
    </w:p>
    <w:p w14:paraId="68D52758" w14:textId="77777777" w:rsidR="00CB07DD" w:rsidRDefault="00CB07DD" w:rsidP="00CB07DD">
      <w:pPr>
        <w:keepNext/>
        <w:spacing w:before="0" w:after="0"/>
      </w:pPr>
      <w:r>
        <w:t>Parameters:</w:t>
      </w:r>
      <w:r>
        <w:tab/>
        <w:t>1: the array of values to average</w:t>
      </w:r>
    </w:p>
    <w:p w14:paraId="54534A89" w14:textId="77777777" w:rsidR="00CB07DD" w:rsidRDefault="00CB07DD" w:rsidP="00CB07DD">
      <w:pPr>
        <w:spacing w:before="0" w:after="0"/>
        <w:ind w:left="1440" w:hanging="1440"/>
      </w:pPr>
      <w:r>
        <w:t>Example:</w:t>
      </w:r>
      <w:r>
        <w:tab/>
        <w:t>MEAN(A) find the average value of all elements in array A</w:t>
      </w:r>
    </w:p>
    <w:p w14:paraId="1A5F555F" w14:textId="77777777" w:rsidR="00CB07DD" w:rsidRPr="002C6B3F" w:rsidRDefault="00CB07DD" w:rsidP="00CB07DD">
      <w:pPr>
        <w:keepNext/>
        <w:spacing w:before="160" w:after="0"/>
      </w:pPr>
      <w:r>
        <w:t>MIN:</w:t>
      </w:r>
      <w:r>
        <w:tab/>
      </w:r>
      <w:r>
        <w:tab/>
        <w:t xml:space="preserve">smallest value in an array (or array slice) – </w:t>
      </w:r>
      <w:r>
        <w:rPr>
          <w:i/>
        </w:rPr>
        <w:t>extends MIN(x, y)</w:t>
      </w:r>
      <w:r>
        <w:t xml:space="preserve"> </w:t>
      </w:r>
    </w:p>
    <w:p w14:paraId="565ACAB1" w14:textId="77777777" w:rsidR="00CB07DD" w:rsidRDefault="00CB07DD" w:rsidP="00CB07DD">
      <w:pPr>
        <w:keepNext/>
        <w:spacing w:before="0" w:after="0"/>
      </w:pPr>
      <w:r>
        <w:t>Parameters:</w:t>
      </w:r>
      <w:r>
        <w:tab/>
        <w:t>1: the array to examine</w:t>
      </w:r>
    </w:p>
    <w:p w14:paraId="741ED671" w14:textId="77777777" w:rsidR="00CB07DD" w:rsidRDefault="00CB07DD" w:rsidP="00CB07DD">
      <w:pPr>
        <w:keepNext/>
        <w:spacing w:before="0" w:after="0"/>
      </w:pPr>
      <w:r>
        <w:tab/>
      </w:r>
      <w:r>
        <w:tab/>
        <w:t>2: any mix of arrays and scalars</w:t>
      </w:r>
    </w:p>
    <w:p w14:paraId="5E15ADB3" w14:textId="77777777" w:rsidR="00CB07DD" w:rsidRDefault="00CB07DD" w:rsidP="00CB07DD">
      <w:pPr>
        <w:spacing w:before="0" w:after="0"/>
        <w:ind w:left="1440" w:hanging="1440"/>
      </w:pPr>
      <w:r>
        <w:t>Examples:</w:t>
      </w:r>
      <w:r>
        <w:tab/>
        <w:t>MIN(A) finds the minimum value in array A</w:t>
      </w:r>
      <w:r>
        <w:br/>
        <w:t>MIN(A, 0) finds the minimum value of all the values in array A and zero (i.e., if all values in A are positive, the result is zero)</w:t>
      </w:r>
    </w:p>
    <w:p w14:paraId="00B5A797" w14:textId="77777777" w:rsidR="00CB07DD" w:rsidRPr="002C6B3F" w:rsidRDefault="00CB07DD" w:rsidP="00CB07DD">
      <w:pPr>
        <w:keepNext/>
        <w:spacing w:before="160" w:after="0"/>
      </w:pPr>
      <w:r>
        <w:t>RANK:</w:t>
      </w:r>
      <w:r>
        <w:tab/>
      </w:r>
      <w:r>
        <w:tab/>
        <w:t>index of element of given rank in 1D array sorted in ascending order</w:t>
      </w:r>
    </w:p>
    <w:p w14:paraId="53EAED1F" w14:textId="77777777" w:rsidR="00CB07DD" w:rsidRDefault="00CB07DD" w:rsidP="00CB07DD">
      <w:pPr>
        <w:keepNext/>
        <w:spacing w:before="0" w:after="0"/>
      </w:pPr>
      <w:r>
        <w:tab/>
      </w:r>
      <w:r>
        <w:tab/>
      </w:r>
      <w:r w:rsidRPr="00023CD4">
        <w:rPr>
          <w:i/>
        </w:rPr>
        <w:t>OR</w:t>
      </w:r>
      <w:r>
        <w:t xml:space="preserve"> flat index of element of given rank in </w:t>
      </w:r>
      <w:r w:rsidRPr="00CB475C">
        <w:rPr>
          <w:i/>
          <w:iCs/>
        </w:rPr>
        <w:t>N</w:t>
      </w:r>
      <w:r w:rsidRPr="00796069">
        <w:t>-</w:t>
      </w:r>
      <w:r>
        <w:t>D array in ascending order</w:t>
      </w:r>
    </w:p>
    <w:p w14:paraId="7697B0FA" w14:textId="77777777" w:rsidR="00CB07DD" w:rsidRPr="00023CD4" w:rsidRDefault="00CB07DD" w:rsidP="00CB07DD">
      <w:pPr>
        <w:keepNext/>
        <w:spacing w:before="0" w:after="0"/>
      </w:pPr>
      <w:r>
        <w:t>Parameters:</w:t>
      </w:r>
      <w:r>
        <w:tab/>
        <w:t>2 or 3: (</w:t>
      </w:r>
      <w:r>
        <w:rPr>
          <w:i/>
        </w:rPr>
        <w:t>array</w:t>
      </w:r>
      <w:r>
        <w:t xml:space="preserve">, </w:t>
      </w:r>
      <w:r>
        <w:rPr>
          <w:i/>
        </w:rPr>
        <w:t>rank number</w:t>
      </w:r>
      <w:r>
        <w:t xml:space="preserve">[, </w:t>
      </w:r>
      <w:r>
        <w:rPr>
          <w:i/>
        </w:rPr>
        <w:t>secondary sort array</w:t>
      </w:r>
      <w:r>
        <w:t>]); breaks ties using second array</w:t>
      </w:r>
    </w:p>
    <w:p w14:paraId="346D4FA5" w14:textId="77777777" w:rsidR="00CB07DD" w:rsidRDefault="00CB07DD" w:rsidP="00CB07DD">
      <w:pPr>
        <w:spacing w:before="0" w:after="0"/>
        <w:ind w:left="1440" w:hanging="1440"/>
      </w:pPr>
      <w:r>
        <w:t>Examples:</w:t>
      </w:r>
      <w:r>
        <w:tab/>
        <w:t>RANK(A, 1) gives index of MIN value in array A (i.e., first ranked, ascending order)</w:t>
      </w:r>
      <w:r>
        <w:br/>
        <w:t>RANK(A, SIZE) gives index of MAX value in array A (i.e., final ranked, ascending order)</w:t>
      </w:r>
      <w:r>
        <w:br/>
        <w:t>RANK(A, 3, B) gives index of third smallest value in array A, breaking any ties between same-valued elements in A by comparing the corresponding elements in array B</w:t>
      </w:r>
    </w:p>
    <w:p w14:paraId="60954B46" w14:textId="77777777" w:rsidR="00CB07DD" w:rsidRPr="002C6B3F" w:rsidRDefault="00CB07DD" w:rsidP="00CB07DD">
      <w:pPr>
        <w:keepNext/>
        <w:spacing w:before="160" w:after="0"/>
      </w:pPr>
      <w:r>
        <w:t>SIZE:</w:t>
      </w:r>
      <w:r>
        <w:tab/>
      </w:r>
      <w:r>
        <w:tab/>
        <w:t>size of array (or array slice)</w:t>
      </w:r>
    </w:p>
    <w:p w14:paraId="5A75B091" w14:textId="77777777" w:rsidR="00CB07DD" w:rsidRPr="00866D7A" w:rsidRDefault="00CB07DD" w:rsidP="00CB07DD">
      <w:pPr>
        <w:keepNext/>
        <w:spacing w:before="0" w:after="0"/>
      </w:pPr>
      <w:r>
        <w:t>Parameters:</w:t>
      </w:r>
      <w:r>
        <w:tab/>
        <w:t>1: the array</w:t>
      </w:r>
    </w:p>
    <w:p w14:paraId="70039958" w14:textId="77777777" w:rsidR="00CB07DD" w:rsidRDefault="00CB07DD" w:rsidP="00CB07DD">
      <w:pPr>
        <w:spacing w:before="0" w:after="0"/>
        <w:ind w:left="1440" w:hanging="1440"/>
      </w:pPr>
      <w:r>
        <w:t>Example:</w:t>
      </w:r>
      <w:r>
        <w:tab/>
        <w:t>SIZE(A[1, *]) gives the size of one row of A (i.e., the size of the first dimension)</w:t>
      </w:r>
    </w:p>
    <w:p w14:paraId="551EA9AC" w14:textId="77777777" w:rsidR="00CB07DD" w:rsidRPr="00866D7A" w:rsidRDefault="00CB07DD" w:rsidP="00CB07DD">
      <w:pPr>
        <w:spacing w:before="0" w:after="0"/>
        <w:ind w:left="1440" w:hanging="1440"/>
      </w:pPr>
      <w:r>
        <w:tab/>
        <w:t>SIZE(SELF[1, *]) gives the size of one row of ourselves</w:t>
      </w:r>
      <w:r>
        <w:br/>
        <w:t>Note the subscript [1, *] refers to row one (1), all columns (*), so it is an entire row.</w:t>
      </w:r>
    </w:p>
    <w:p w14:paraId="14600A1F" w14:textId="77777777" w:rsidR="00CB07DD" w:rsidRPr="002C6B3F" w:rsidRDefault="00CB07DD" w:rsidP="00CB07DD">
      <w:pPr>
        <w:keepNext/>
        <w:spacing w:before="160" w:after="0"/>
      </w:pPr>
      <w:r>
        <w:t>STDDEV:</w:t>
      </w:r>
      <w:r>
        <w:tab/>
        <w:t>standard deviation of values in an array (or array slice)</w:t>
      </w:r>
    </w:p>
    <w:p w14:paraId="43710A8C" w14:textId="77777777" w:rsidR="00CB07DD" w:rsidRDefault="00CB07DD" w:rsidP="00CB07DD">
      <w:pPr>
        <w:keepNext/>
        <w:spacing w:before="0" w:after="0"/>
      </w:pPr>
      <w:r>
        <w:t>Parameters:</w:t>
      </w:r>
      <w:r>
        <w:tab/>
        <w:t>1: the array of values to find the standard deviation of</w:t>
      </w:r>
    </w:p>
    <w:p w14:paraId="62AE7B0B" w14:textId="77777777" w:rsidR="00CB07DD" w:rsidRDefault="00CB07DD" w:rsidP="00CB07DD">
      <w:pPr>
        <w:spacing w:before="0" w:after="0"/>
        <w:ind w:left="1440" w:hanging="1440"/>
      </w:pPr>
      <w:r>
        <w:t>Example:</w:t>
      </w:r>
      <w:r>
        <w:tab/>
        <w:t>STDDEV(A) find the standard deviation of all elements in array A</w:t>
      </w:r>
    </w:p>
    <w:p w14:paraId="5AB33B32" w14:textId="77777777" w:rsidR="00CB07DD" w:rsidRPr="002C6B3F" w:rsidRDefault="00CB07DD" w:rsidP="00CB07DD">
      <w:pPr>
        <w:keepNext/>
        <w:spacing w:before="160" w:after="0"/>
      </w:pPr>
      <w:r>
        <w:t>SUM:</w:t>
      </w:r>
      <w:r>
        <w:tab/>
      </w:r>
      <w:r>
        <w:tab/>
        <w:t>sum of values in an array (or array slice)</w:t>
      </w:r>
    </w:p>
    <w:p w14:paraId="28F2E414" w14:textId="77777777" w:rsidR="00CB07DD" w:rsidRDefault="00CB07DD" w:rsidP="00CB07DD">
      <w:pPr>
        <w:keepNext/>
        <w:spacing w:before="0" w:after="0"/>
      </w:pPr>
      <w:r>
        <w:t>Parameters:</w:t>
      </w:r>
      <w:r>
        <w:tab/>
        <w:t>1: the array of values to sum</w:t>
      </w:r>
    </w:p>
    <w:p w14:paraId="092490DC" w14:textId="77777777" w:rsidR="00CB07DD" w:rsidRDefault="00CB07DD" w:rsidP="00CB07DD">
      <w:pPr>
        <w:spacing w:before="0" w:after="0"/>
        <w:ind w:left="1440" w:hanging="1440"/>
      </w:pPr>
      <w:r>
        <w:t>Example:</w:t>
      </w:r>
      <w:r>
        <w:tab/>
        <w:t>SUM(A[M, *]) sums all rows of A, placing each row sum into a separate element of the 1D array of size M that includes this equation</w:t>
      </w:r>
    </w:p>
    <w:p w14:paraId="5AD6073C" w14:textId="77777777" w:rsidR="00CB07DD" w:rsidRDefault="00CB07DD" w:rsidP="00CB07DD">
      <w:r>
        <w:t xml:space="preserve">All of these functions MUST work on all container objects. For example, </w:t>
      </w:r>
      <w:r w:rsidRPr="00783B4A">
        <w:rPr>
          <w:rStyle w:val="codeChar"/>
        </w:rPr>
        <w:t>MIN</w:t>
      </w:r>
      <w:r>
        <w:t xml:space="preserve"> should be able to be applied to a graphical function to find the minimum </w:t>
      </w:r>
      <w:r w:rsidRPr="005B52AD">
        <w:rPr>
          <w:i/>
        </w:rPr>
        <w:t>y</w:t>
      </w:r>
      <w:r>
        <w:t xml:space="preserve">-value, to a queue to find the minimum value in the queue, or to a conveyor to find the minimum value in the conveyor. Additionally, the [] notation used to access array elements MUST also work on all containers. Thus, </w:t>
      </w:r>
      <w:r w:rsidRPr="00783B4A">
        <w:rPr>
          <w:rStyle w:val="codeChar"/>
        </w:rPr>
        <w:t>var[3]</w:t>
      </w:r>
      <w:r>
        <w:t xml:space="preserve"> returns the </w:t>
      </w:r>
      <w:r>
        <w:rPr>
          <w:i/>
        </w:rPr>
        <w:t>y</w:t>
      </w:r>
      <w:r>
        <w:t xml:space="preserve">-value of the third data point in a graphical function or the third element (from the front) of a queue or a conveyor. If any of these objects is arrayed, two sets of subscripts are used, the first for the container’s array dimensions and the second for the element within that container. For example, if the array </w:t>
      </w:r>
      <w:r w:rsidRPr="00783B4A">
        <w:rPr>
          <w:i/>
        </w:rPr>
        <w:t>A</w:t>
      </w:r>
      <w:r>
        <w:t xml:space="preserve"> of size </w:t>
      </w:r>
      <w:r w:rsidRPr="00783B4A">
        <w:rPr>
          <w:i/>
        </w:rPr>
        <w:t>M</w:t>
      </w:r>
      <w:r>
        <w:t xml:space="preserve"> x </w:t>
      </w:r>
      <w:r w:rsidRPr="00783B4A">
        <w:rPr>
          <w:i/>
        </w:rPr>
        <w:t>N</w:t>
      </w:r>
      <w:r>
        <w:t xml:space="preserve"> is a queue, </w:t>
      </w:r>
      <w:r>
        <w:rPr>
          <w:rStyle w:val="codeChar"/>
        </w:rPr>
        <w:t>A[2, 3][</w:t>
      </w:r>
      <w:r w:rsidRPr="00783B4A">
        <w:rPr>
          <w:rStyle w:val="codeChar"/>
        </w:rPr>
        <w:t>1]</w:t>
      </w:r>
      <w:r>
        <w:t xml:space="preserve"> accesses the front element of queue </w:t>
      </w:r>
      <w:r w:rsidRPr="00783B4A">
        <w:rPr>
          <w:rStyle w:val="codeChar"/>
        </w:rPr>
        <w:t>A[2, 3]</w:t>
      </w:r>
      <w:r>
        <w:t>.</w:t>
      </w:r>
    </w:p>
    <w:p w14:paraId="5FE0754B" w14:textId="77777777" w:rsidR="00CB07DD" w:rsidRDefault="00CB07DD" w:rsidP="00CB07DD">
      <w:pPr>
        <w:pStyle w:val="Heading3"/>
        <w:numPr>
          <w:ilvl w:val="2"/>
          <w:numId w:val="3"/>
        </w:numPr>
      </w:pPr>
      <w:bookmarkStart w:id="103" w:name="_Toc426543527"/>
      <w:r>
        <w:t>Conveyors</w:t>
      </w:r>
      <w:bookmarkEnd w:id="103"/>
    </w:p>
    <w:p w14:paraId="410098AF" w14:textId="77777777" w:rsidR="00CB07DD" w:rsidRDefault="00CB07DD" w:rsidP="00CB07DD">
      <w:r>
        <w:t>A conveyor conceptually works like a physical conveyor. Objects get on at one end and some time later (the length of the conveyor), they fall off. Some things can leak out (fall off) of a conveyor partway, so one or more leakage flows MAY also be defined. In addition, the conveyor has a variable speed control, so you can change the length of time something stays on it.</w:t>
      </w:r>
    </w:p>
    <w:p w14:paraId="4EEE54A1" w14:textId="77777777" w:rsidR="00CB07DD" w:rsidRDefault="00CB07DD" w:rsidP="00CB07DD">
      <w:r>
        <w:t>Since the outflows have different purposes, it is necessary to be specific about which outflow does what. While leakage flows can be explicitly marked, it is NOT REQUIRED. When they are not marked, by convention, if there is only one outflow, it SHALL be the stuff coming off the end of the conveyor. If there are two or more outflows, the first SHALL always be the conveyor’s output, while the remaining outflows SHALL be the conveyor’s leakages.</w:t>
      </w:r>
    </w:p>
    <w:p w14:paraId="28318346" w14:textId="77777777" w:rsidR="00CB07DD" w:rsidRDefault="00CB07DD" w:rsidP="00CB07DD">
      <w:pPr>
        <w:keepNext/>
      </w:pPr>
      <w:r>
        <w:t>In addition to the REQUIRED length of a conveyor (in time units), a conveyor has the following OPTIONAL parameters (the first four are defined with XMILE expressions):</w:t>
      </w:r>
    </w:p>
    <w:p w14:paraId="0E85E5A8" w14:textId="77777777" w:rsidR="00CB07DD" w:rsidRDefault="00CB07DD" w:rsidP="00CB07DD">
      <w:pPr>
        <w:keepNext/>
        <w:numPr>
          <w:ilvl w:val="0"/>
          <w:numId w:val="13"/>
        </w:numPr>
      </w:pPr>
      <w:r>
        <w:t xml:space="preserve">Capacity:  Maximum contents of a conveyor (default:  </w:t>
      </w:r>
      <w:r w:rsidRPr="003C4E37">
        <w:rPr>
          <w:rStyle w:val="codeChar"/>
        </w:rPr>
        <w:t>INF</w:t>
      </w:r>
      <w:r>
        <w:t>)</w:t>
      </w:r>
    </w:p>
    <w:p w14:paraId="41C80D9C" w14:textId="77777777" w:rsidR="00CB07DD" w:rsidRDefault="00CB07DD" w:rsidP="00CB07DD">
      <w:pPr>
        <w:numPr>
          <w:ilvl w:val="0"/>
          <w:numId w:val="13"/>
        </w:numPr>
      </w:pPr>
      <w:r>
        <w:t xml:space="preserve">Inflow limit:  Maximum amount of material that can flow into the conveyor in each unit time (default:  </w:t>
      </w:r>
      <w:r w:rsidRPr="003C4E37">
        <w:rPr>
          <w:rStyle w:val="codeChar"/>
        </w:rPr>
        <w:t>INF</w:t>
      </w:r>
      <w:r>
        <w:t>)</w:t>
      </w:r>
    </w:p>
    <w:p w14:paraId="32BF00A0" w14:textId="77777777" w:rsidR="00CB07DD" w:rsidRDefault="00CB07DD" w:rsidP="00CB07DD">
      <w:pPr>
        <w:numPr>
          <w:ilvl w:val="0"/>
          <w:numId w:val="13"/>
        </w:numPr>
      </w:pPr>
      <w:r>
        <w:t>Sample:  When provided, the transit time changes only when this expression is true.  (default:  1, i.e., the transit time is updated every DT)</w:t>
      </w:r>
    </w:p>
    <w:p w14:paraId="6487C3A1" w14:textId="77777777" w:rsidR="00CB07DD" w:rsidRDefault="00CB07DD" w:rsidP="00CB07DD">
      <w:pPr>
        <w:numPr>
          <w:ilvl w:val="0"/>
          <w:numId w:val="13"/>
        </w:numPr>
      </w:pPr>
      <w:r>
        <w:t>Arrest:  When provided, the conveyor shuts down (stops moving, leaking, etc.) whenever this expression is true.  (default:  0, i.e., the conveyor never arrests)</w:t>
      </w:r>
    </w:p>
    <w:p w14:paraId="4768D898" w14:textId="77777777" w:rsidR="00CB07DD" w:rsidRDefault="00CB07DD" w:rsidP="00CB07DD">
      <w:pPr>
        <w:numPr>
          <w:ilvl w:val="0"/>
          <w:numId w:val="13"/>
        </w:numPr>
      </w:pPr>
      <w:r>
        <w:t xml:space="preserve">Discrete:  Whether the conveyor is discrete (moving batches of material) or continuous (moving a constant stream, e.g., sand and gravel). When discrete, the initial value is applied to the start of each unit time within the conveyor (rather than evenly distributed) and the inflow limit, while still per unit time, can be fulfilled within one DT (in the continuous case, the per DT limit is DT*inflow limit). This is only meaningful when there is </w:t>
      </w:r>
      <w:r w:rsidRPr="00FD57ED">
        <w:rPr>
          <w:i/>
          <w:iCs/>
        </w:rPr>
        <w:t>not</w:t>
      </w:r>
      <w:r>
        <w:t xml:space="preserve"> a queue immediately upstream of the conveyor (when there is a queue, the conveyor must be discrete).  (default: false)</w:t>
      </w:r>
    </w:p>
    <w:p w14:paraId="1C4A28A5" w14:textId="77777777" w:rsidR="00CB07DD" w:rsidRDefault="00CB07DD" w:rsidP="00CB07DD">
      <w:pPr>
        <w:numPr>
          <w:ilvl w:val="0"/>
          <w:numId w:val="13"/>
        </w:numPr>
      </w:pPr>
      <w:r>
        <w:t>Batch integrity:  Whether batches from an upstream queue can be split into smaller units to meet the limits on the conveyor (they cannot when this is true). This is only meaningful when there is a queue immediately upstream of the conveyor.  (default: false)</w:t>
      </w:r>
    </w:p>
    <w:p w14:paraId="64060B38" w14:textId="77777777" w:rsidR="00CB07DD" w:rsidRDefault="00CB07DD" w:rsidP="00CB07DD">
      <w:pPr>
        <w:numPr>
          <w:ilvl w:val="0"/>
          <w:numId w:val="13"/>
        </w:numPr>
      </w:pPr>
      <w:r>
        <w:t>Number of batches:  How many batches can be taken from the front of the upstream queue to meet the conveyor limits:  restricted to one or as many as possible. This is only meaningful when there is a queue immediately upstream of the conveyor (otherwise, it always takes as much as possible).  (default:  one)</w:t>
      </w:r>
    </w:p>
    <w:p w14:paraId="56E955E8" w14:textId="77777777" w:rsidR="00CB07DD" w:rsidRDefault="00CB07DD" w:rsidP="00CB07DD">
      <w:pPr>
        <w:numPr>
          <w:ilvl w:val="0"/>
          <w:numId w:val="13"/>
        </w:numPr>
      </w:pPr>
      <w:r>
        <w:t>Exponential leakage:  True if the leakage should be an exponential decay across the conveyor (false if the leakage is linear, expressed as fraction of the inflowing amount to leak by the time it exits the conveyor). This is only meaningful if the conveyor has one or more leakage outflows.  (default: false)</w:t>
      </w:r>
    </w:p>
    <w:p w14:paraId="50919B11" w14:textId="77777777" w:rsidR="00CB07DD" w:rsidRDefault="00CB07DD" w:rsidP="00CB07DD">
      <w:pPr>
        <w:keepNext/>
      </w:pPr>
      <w:r>
        <w:t>Each leakage outflow of the conveyor SHOULD be marked as such and has the following options:</w:t>
      </w:r>
    </w:p>
    <w:p w14:paraId="7CF6C9B1" w14:textId="77777777" w:rsidR="00CB07DD" w:rsidRDefault="00CB07DD" w:rsidP="00CB07DD">
      <w:pPr>
        <w:keepNext/>
        <w:numPr>
          <w:ilvl w:val="0"/>
          <w:numId w:val="14"/>
        </w:numPr>
      </w:pPr>
      <w:r>
        <w:t>Leakage zone start:  Fraction, in [0, 1], of conveyor length that marks the start of the leakage zone</w:t>
      </w:r>
      <w:r w:rsidRPr="00FA6457">
        <w:t xml:space="preserve"> </w:t>
      </w:r>
      <w:r>
        <w:t>(from the inflowing side), i.e., the fractional length that does not leak on the inflowing side (default:  0)</w:t>
      </w:r>
    </w:p>
    <w:p w14:paraId="22A4886F" w14:textId="77777777" w:rsidR="00CB07DD" w:rsidRDefault="00CB07DD" w:rsidP="00CB07DD">
      <w:pPr>
        <w:numPr>
          <w:ilvl w:val="0"/>
          <w:numId w:val="14"/>
        </w:numPr>
      </w:pPr>
      <w:r>
        <w:t xml:space="preserve">Leakage zone end:  Fraction, in [0, 1], of conveyor length that marks the end of the leakage zone </w:t>
      </w:r>
      <w:r w:rsidRPr="00FA6457">
        <w:t xml:space="preserve"> </w:t>
      </w:r>
      <w:r>
        <w:t>(from the inflowing side); note (1 – leakage zone end) is the fractional length that does not leak on the outflowing side (default:  1)</w:t>
      </w:r>
    </w:p>
    <w:p w14:paraId="1D12CAFD" w14:textId="77777777" w:rsidR="00CB07DD" w:rsidRDefault="00CB07DD" w:rsidP="00CB07DD">
      <w:pPr>
        <w:numPr>
          <w:ilvl w:val="0"/>
          <w:numId w:val="14"/>
        </w:numPr>
      </w:pPr>
      <w:r>
        <w:t>Leak integers:  True to leak only integers (default: false)</w:t>
      </w:r>
    </w:p>
    <w:p w14:paraId="75021C61" w14:textId="77777777" w:rsidR="00CB07DD" w:rsidRDefault="00CB07DD" w:rsidP="00CB07DD">
      <w:pPr>
        <w:pStyle w:val="Heading3"/>
        <w:numPr>
          <w:ilvl w:val="2"/>
          <w:numId w:val="3"/>
        </w:numPr>
      </w:pPr>
      <w:bookmarkStart w:id="104" w:name="_Toc426543528"/>
      <w:r>
        <w:t>Queues</w:t>
      </w:r>
      <w:bookmarkEnd w:id="104"/>
    </w:p>
    <w:p w14:paraId="6D07B896" w14:textId="77777777" w:rsidR="00CB07DD" w:rsidRDefault="00CB07DD" w:rsidP="00CB07DD">
      <w:r>
        <w:t>Queues are first-in, first-out objects that track individual batches that enter them (otherwise, they’d just be stocks). The first batch to enter is the first batch to leave. Queues are important when it is necessary to track batches or when there are input constraints downstream that force the queue outflow to zero (e.g., a capacity limit on a conveyor).</w:t>
      </w:r>
    </w:p>
    <w:p w14:paraId="5C413C5D" w14:textId="77777777" w:rsidR="00CB07DD" w:rsidRDefault="00CB07DD" w:rsidP="00CB07DD">
      <w:r>
        <w:t>The value of a queue outflow is determined by the queue’s inflow, the queue’s contents, and what is downstream of the queue. A conveyor, in particular, can limit the outflow of a queue based on its inflow and capacity limits. Queues flowing to regular stocks and clouds are not limited in any way, so their outflows will always empty the queue.</w:t>
      </w:r>
    </w:p>
    <w:p w14:paraId="4DB5AEF3" w14:textId="77777777" w:rsidR="00CB07DD" w:rsidRDefault="00CB07DD" w:rsidP="00CB07DD">
      <w:r>
        <w:t>Queues MAY have multiple outflows and some of these (other than the first one) MAY be designated overflows, i.e., flows that take excess capacity from the front of a queue only when a higher priority queue outflow has been blocked due to capacity constraints, inflow limit constraints, or the downstream conveyor being arrested. These are the only conditions that redirect queue contents to an overflow. If a queue outflow is blocked for any other reason, e.g., an isee systems oven is cooking, the overflow SHALL not remove anything from the queue. Note that since queue outflows to clouds or regular stocks drain the entire contents of the queue, a queue overflow to a cloud or regular stock will do the same (rather than only removing the front element).</w:t>
      </w:r>
    </w:p>
    <w:p w14:paraId="4E058116" w14:textId="77777777" w:rsidR="00CB07DD" w:rsidRDefault="00CB07DD" w:rsidP="00CB07DD">
      <w:pPr>
        <w:pStyle w:val="Heading3"/>
        <w:numPr>
          <w:ilvl w:val="2"/>
          <w:numId w:val="3"/>
        </w:numPr>
      </w:pPr>
      <w:bookmarkStart w:id="105" w:name="_Toc426543529"/>
      <w:r>
        <w:t>Submodels</w:t>
      </w:r>
      <w:bookmarkEnd w:id="105"/>
    </w:p>
    <w:p w14:paraId="4435F68B" w14:textId="77777777" w:rsidR="00CB07DD" w:rsidRDefault="00CB07DD" w:rsidP="00CB07DD">
      <w:r>
        <w:t>The features explained here are general enough for hierarchical models or models made up of separate unrelated pieces. This section supports the idea of independent model pieces interacting with each other in some way (i.e., sharing model inputs and outputs). These pieces MAY have separate (and different) simulation specifications, though having them usually only makes sense when the pieces are arranged hierarchically.</w:t>
      </w:r>
    </w:p>
    <w:p w14:paraId="65400C42" w14:textId="77777777" w:rsidR="00CB07DD" w:rsidRDefault="00CB07DD" w:rsidP="00CB07DD">
      <w:r>
        <w:t xml:space="preserve">The most relevant issue for XMILE is how these disparate model pieces communicate with each other. Each submodel MUST be uniquely named across the whole-odel and its name must be unique from all variable names within the model where it is defined (i.e., within that model, its name is treated just like variable names). This allows the model name to be used as the local namespace so that objects can be referred to across model boundaries using qualified names. For example, the variable named </w:t>
      </w:r>
      <w:r w:rsidRPr="003B6253">
        <w:rPr>
          <w:rStyle w:val="codeChar"/>
        </w:rPr>
        <w:t>expenditures</w:t>
      </w:r>
      <w:r>
        <w:t xml:space="preserve"> in the submodel </w:t>
      </w:r>
      <w:r w:rsidRPr="003B6253">
        <w:rPr>
          <w:rStyle w:val="codeChar"/>
        </w:rPr>
        <w:t>marketing</w:t>
      </w:r>
      <w:r>
        <w:t xml:space="preserve"> can be referenced from any other model as </w:t>
      </w:r>
      <w:r w:rsidRPr="003B6253">
        <w:rPr>
          <w:rStyle w:val="codeChar"/>
        </w:rPr>
        <w:t>marketing.expenditures</w:t>
      </w:r>
      <w:r>
        <w:t xml:space="preserve">. Note this single qualifying level forces submodel names to be unique across a whole-model. The top level of a model has no name, so the variable </w:t>
      </w:r>
      <w:r w:rsidRPr="00C07192">
        <w:rPr>
          <w:rStyle w:val="codeChar"/>
        </w:rPr>
        <w:t>cost</w:t>
      </w:r>
      <w:r>
        <w:t xml:space="preserve"> at the top level is simply </w:t>
      </w:r>
      <w:r w:rsidRPr="00C07192">
        <w:rPr>
          <w:rStyle w:val="codeChar"/>
        </w:rPr>
        <w:t>.cost</w:t>
      </w:r>
      <w:r>
        <w:t>.</w:t>
      </w:r>
      <w:r>
        <w:rPr>
          <w:rStyle w:val="FootnoteReference"/>
        </w:rPr>
        <w:footnoteReference w:id="13"/>
      </w:r>
    </w:p>
    <w:p w14:paraId="6523310B" w14:textId="77777777" w:rsidR="00CB07DD" w:rsidRDefault="00CB07DD" w:rsidP="00CB07DD">
      <w:r>
        <w:t xml:space="preserve">Submodels appear in a distinct container object created by and visible to the user (called a </w:t>
      </w:r>
      <w:r w:rsidRPr="00105E32">
        <w:rPr>
          <w:i/>
          <w:iCs/>
        </w:rPr>
        <w:t>module</w:t>
      </w:r>
      <w:r>
        <w:t>). The XMILE format includes modules for this purpose. Modules are NOT REQUIRED to appear in any view but MUST be defined in the model’s variables to be used. The module MUST have the same name as the model it contains except in the case where the module is loaded from an external resource. In that case, the module MAY have the same name as its loaded model, but if the external resource does not contain a model with the same name as the module, the module will then represent the single unnamed (root) model in the external resource.</w:t>
      </w:r>
      <w:r>
        <w:rPr>
          <w:rStyle w:val="FootnoteReference"/>
        </w:rPr>
        <w:footnoteReference w:id="14"/>
      </w:r>
      <w:r>
        <w:t xml:space="preserve"> However, if the module has been created and named, but not yet assigned a model, it can (and will) have a name that does not correspond to any model.</w:t>
      </w:r>
    </w:p>
    <w:p w14:paraId="121D5082" w14:textId="77777777" w:rsidR="00CB07DD" w:rsidRDefault="00CB07DD" w:rsidP="00CB07DD">
      <w:r>
        <w:t>A module can also have an icon or picture assigned to it. Depending on the package, this will be shown inside the existing icon, or will replace the module icon.</w:t>
      </w:r>
    </w:p>
    <w:p w14:paraId="09A65915" w14:textId="77777777" w:rsidR="00CB07DD" w:rsidRDefault="00CB07DD" w:rsidP="00CB07DD">
      <w:r>
        <w:t>The scope of variables within a submodel is local to that model; variables in a model are not normally visible from outside the model.</w:t>
      </w:r>
      <w:r>
        <w:rPr>
          <w:rStyle w:val="FootnoteReference"/>
        </w:rPr>
        <w:footnoteReference w:id="15"/>
      </w:r>
      <w:r>
        <w:t xml:space="preserve"> It is therefore REQUIRED to explicitly specify the variables that are accessible outside the model, i.e., the </w:t>
      </w:r>
      <w:r w:rsidRPr="00F32788">
        <w:rPr>
          <w:i/>
        </w:rPr>
        <w:t>outputs</w:t>
      </w:r>
      <w:r>
        <w:t xml:space="preserve"> of the model. Specific variables MUST also be set aside for </w:t>
      </w:r>
      <w:r>
        <w:rPr>
          <w:i/>
        </w:rPr>
        <w:t>inputs</w:t>
      </w:r>
      <w:r>
        <w:t xml:space="preserve"> to the model – i.e., to pick up the outputs from other models.</w:t>
      </w:r>
    </w:p>
    <w:p w14:paraId="4DB4238A" w14:textId="77777777" w:rsidR="00CB07DD" w:rsidRDefault="00CB07DD" w:rsidP="00CB07DD">
      <w:pPr>
        <w:keepNext/>
      </w:pPr>
      <w:r>
        <w:t xml:space="preserve">The variables that are used for this cross-model communication, the inputs and outputs, are given an additional </w:t>
      </w:r>
      <w:r w:rsidRPr="00F32788">
        <w:rPr>
          <w:i/>
        </w:rPr>
        <w:t>access</w:t>
      </w:r>
      <w:r>
        <w:t xml:space="preserve"> attribute. The access is restricted to the following values:</w:t>
      </w:r>
    </w:p>
    <w:p w14:paraId="12C445B8" w14:textId="77777777" w:rsidR="00CB07DD" w:rsidRPr="007C49C5" w:rsidRDefault="00CB07DD" w:rsidP="00CB07DD">
      <w:pPr>
        <w:keepNext/>
        <w:tabs>
          <w:tab w:val="left" w:pos="2160"/>
        </w:tabs>
        <w:spacing w:after="0"/>
        <w:ind w:left="360"/>
      </w:pPr>
      <w:r>
        <w:rPr>
          <w:u w:val="single"/>
        </w:rPr>
        <w:t>XMILE Name</w:t>
      </w:r>
      <w:r w:rsidRPr="007C49C5">
        <w:tab/>
      </w:r>
      <w:r>
        <w:rPr>
          <w:u w:val="single"/>
        </w:rPr>
        <w:t>Access Level</w:t>
      </w:r>
    </w:p>
    <w:p w14:paraId="0EB35C7E" w14:textId="77777777" w:rsidR="00CB07DD" w:rsidRDefault="00CB07DD" w:rsidP="00CB07DD">
      <w:pPr>
        <w:keepNext/>
        <w:tabs>
          <w:tab w:val="left" w:pos="2160"/>
        </w:tabs>
        <w:spacing w:before="0" w:after="0"/>
        <w:ind w:left="360"/>
      </w:pPr>
      <w:r>
        <w:rPr>
          <w:rStyle w:val="codeChar"/>
        </w:rPr>
        <w:t>input</w:t>
      </w:r>
      <w:r w:rsidRPr="007C49C5">
        <w:tab/>
      </w:r>
      <w:r>
        <w:t>placeholder for input value (acts like an alias)</w:t>
      </w:r>
    </w:p>
    <w:p w14:paraId="11F00D8A" w14:textId="77777777" w:rsidR="00CB07DD" w:rsidRDefault="00CB07DD" w:rsidP="00CB07DD">
      <w:pPr>
        <w:tabs>
          <w:tab w:val="left" w:pos="2160"/>
        </w:tabs>
        <w:spacing w:before="0" w:after="0"/>
        <w:ind w:left="360"/>
      </w:pPr>
      <w:r>
        <w:rPr>
          <w:rStyle w:val="codeChar"/>
        </w:rPr>
        <w:t>output</w:t>
      </w:r>
      <w:r>
        <w:tab/>
        <w:t>public access output (restricted by upward connections)</w:t>
      </w:r>
    </w:p>
    <w:p w14:paraId="414430B6" w14:textId="77777777" w:rsidR="00CB07DD" w:rsidRDefault="00CB07DD" w:rsidP="00CB07DD">
      <w:r>
        <w:t>There is a third access level that is not explicitly represented:  an output can have restricted access, available only within the next lower module. These act like function parameters and are typically represented by connections from that entity to the module that represents the model they are being passed to. An entity with input access MAY also have this restricted local (implicit) output access, to act as a pass-through from one module up into the containing model and then down again into the other module (which is only necessary if the variable is also used in the model containing those two modules).</w:t>
      </w:r>
    </w:p>
    <w:p w14:paraId="700D9E31" w14:textId="77777777" w:rsidR="00CB07DD" w:rsidRDefault="00CB07DD" w:rsidP="00CB07DD">
      <w:r>
        <w:t>Note there is no option for an input that is also a global output. This requires an intermediate auxiliary. As placeholders, inputs do not have to be assigned to an output from another module. When assigned, an input is also referred to as a cross-level ghost (or alias).</w:t>
      </w:r>
    </w:p>
    <w:p w14:paraId="557AA31A" w14:textId="77777777" w:rsidR="00CB07DD" w:rsidRDefault="00CB07DD" w:rsidP="00CB07DD">
      <w:pPr>
        <w:keepNext/>
      </w:pPr>
      <w:r>
        <w:t>By default, a submodel inherits the simulation specifications of the whole-model. However, each submodel can specify its own simulation specs. In such cases, there are two modes of operation:</w:t>
      </w:r>
    </w:p>
    <w:p w14:paraId="5CD00C76" w14:textId="77777777" w:rsidR="00CB07DD" w:rsidRPr="007C49C5" w:rsidRDefault="00CB07DD" w:rsidP="00CB07DD">
      <w:pPr>
        <w:keepNext/>
        <w:tabs>
          <w:tab w:val="left" w:pos="2160"/>
        </w:tabs>
        <w:spacing w:after="0"/>
        <w:ind w:left="360"/>
      </w:pPr>
      <w:r>
        <w:rPr>
          <w:u w:val="single"/>
        </w:rPr>
        <w:t>XMILE Name</w:t>
      </w:r>
      <w:r w:rsidRPr="007C49C5">
        <w:tab/>
      </w:r>
      <w:r>
        <w:rPr>
          <w:u w:val="single"/>
        </w:rPr>
        <w:t>Run mode</w:t>
      </w:r>
    </w:p>
    <w:p w14:paraId="347AF9E9" w14:textId="77777777" w:rsidR="00CB07DD" w:rsidRDefault="00CB07DD" w:rsidP="00CB07DD">
      <w:pPr>
        <w:keepNext/>
        <w:tabs>
          <w:tab w:val="left" w:pos="2160"/>
        </w:tabs>
        <w:spacing w:before="0" w:after="0"/>
        <w:ind w:left="360"/>
      </w:pPr>
      <w:r>
        <w:rPr>
          <w:rStyle w:val="codeChar"/>
        </w:rPr>
        <w:t>normal</w:t>
      </w:r>
      <w:r w:rsidRPr="007C49C5">
        <w:tab/>
      </w:r>
      <w:r>
        <w:t>use the same time base as the whole-model, but a different DT</w:t>
      </w:r>
    </w:p>
    <w:p w14:paraId="6CD240D3" w14:textId="77777777" w:rsidR="00CB07DD" w:rsidRDefault="00CB07DD" w:rsidP="00CB07DD">
      <w:pPr>
        <w:tabs>
          <w:tab w:val="left" w:pos="2160"/>
        </w:tabs>
        <w:spacing w:before="0" w:after="0"/>
        <w:ind w:left="360"/>
      </w:pPr>
      <w:r>
        <w:rPr>
          <w:rStyle w:val="codeChar"/>
        </w:rPr>
        <w:t>independent</w:t>
      </w:r>
      <w:r>
        <w:tab/>
        <w:t>do a complete run for every DT in the containing model</w:t>
      </w:r>
    </w:p>
    <w:p w14:paraId="590DCF0B" w14:textId="77777777" w:rsidR="00CB07DD" w:rsidRDefault="00CB07DD" w:rsidP="00CB07DD">
      <w:r>
        <w:t>In the first mode (normal), the whole-model’s DT must be an integer multiple of the submodel’s DT. Note the submodel’s start and end are forced to be the same as the whole-model.</w:t>
      </w:r>
    </w:p>
    <w:p w14:paraId="01CCC486" w14:textId="77777777" w:rsidR="00CB07DD" w:rsidRDefault="00CB07DD" w:rsidP="00CB07DD">
      <w:r>
        <w:t>In the second mode (independent), the length of the simulation specifies how many times to iterate before returning a value. This performs a simple loop.</w:t>
      </w:r>
    </w:p>
    <w:p w14:paraId="279BEEE5" w14:textId="77777777" w:rsidR="00CB07DD" w:rsidRPr="001F7C32" w:rsidRDefault="00CB07DD" w:rsidP="00CB07DD"/>
    <w:p w14:paraId="24289319" w14:textId="77777777" w:rsidR="00CB07DD" w:rsidRDefault="00CB07DD" w:rsidP="00CB07DD"/>
    <w:p w14:paraId="439FF0A3" w14:textId="77777777" w:rsidR="00CB07DD" w:rsidRDefault="00CB07DD" w:rsidP="00CB07DD">
      <w:pPr>
        <w:pStyle w:val="Heading1"/>
        <w:numPr>
          <w:ilvl w:val="0"/>
          <w:numId w:val="3"/>
        </w:numPr>
      </w:pPr>
      <w:bookmarkStart w:id="106" w:name="_Toc367706509"/>
      <w:bookmarkStart w:id="107" w:name="_Toc426543530"/>
      <w:r>
        <w:t>Model Equation XML Encoding</w:t>
      </w:r>
      <w:bookmarkEnd w:id="106"/>
      <w:bookmarkEnd w:id="107"/>
    </w:p>
    <w:p w14:paraId="69DF6CC9" w14:textId="77777777" w:rsidR="00CB07DD" w:rsidRDefault="00CB07DD" w:rsidP="00CB07DD">
      <w:r>
        <w:t xml:space="preserve">This chapter describes the specific structure of XMILE tags appearing within the </w:t>
      </w:r>
      <w:r w:rsidRPr="00E30B23">
        <w:rPr>
          <w:rStyle w:val="codeChar"/>
        </w:rPr>
        <w:t>&lt;</w:t>
      </w:r>
      <w:r>
        <w:rPr>
          <w:rStyle w:val="codeChar"/>
        </w:rPr>
        <w:t>model</w:t>
      </w:r>
      <w:r w:rsidRPr="00E30B23">
        <w:rPr>
          <w:rStyle w:val="codeChar"/>
        </w:rPr>
        <w:t>&gt;</w:t>
      </w:r>
      <w:r>
        <w:t xml:space="preserve"> tag of an XMILE file. Tags specific to displaying the model or creating interfaces to models are restricted to the </w:t>
      </w:r>
      <w:r w:rsidRPr="001E362E">
        <w:rPr>
          <w:rStyle w:val="codeChar"/>
        </w:rPr>
        <w:t>&lt;views&gt;</w:t>
      </w:r>
      <w:r>
        <w:t xml:space="preserve"> tag within the model. These are detailed in Chapters 5 and 6.</w:t>
      </w:r>
    </w:p>
    <w:p w14:paraId="3B5D577A" w14:textId="77777777" w:rsidR="00CB07DD" w:rsidRDefault="00CB07DD" w:rsidP="00CB07DD">
      <w:r>
        <w:t xml:space="preserve">The overall structure of a </w:t>
      </w:r>
      <w:r w:rsidRPr="00455112">
        <w:rPr>
          <w:rStyle w:val="codeChar"/>
        </w:rPr>
        <w:t>&lt;model&gt;</w:t>
      </w:r>
      <w:r>
        <w:t xml:space="preserve"> tag appears below (sub-tags MUST appear in this order):</w:t>
      </w:r>
    </w:p>
    <w:p w14:paraId="06F1B1D9" w14:textId="77777777" w:rsidR="00CB07DD" w:rsidRDefault="00CB07DD" w:rsidP="00CB07DD">
      <w:pPr>
        <w:pStyle w:val="codefirst"/>
      </w:pPr>
      <w:r>
        <w:t>&lt;model&gt;</w:t>
      </w:r>
    </w:p>
    <w:p w14:paraId="01409319" w14:textId="77777777" w:rsidR="00CB07DD" w:rsidRDefault="00CB07DD" w:rsidP="00CB07DD">
      <w:pPr>
        <w:pStyle w:val="code0"/>
      </w:pPr>
      <w:r>
        <w:tab/>
        <w:t>&lt;sim_specs&gt;</w:t>
      </w:r>
      <w:r>
        <w:tab/>
      </w:r>
      <w:r>
        <w:tab/>
      </w:r>
      <w:r>
        <w:tab/>
        <w:t>&lt;!-- OPTIONAL – see Chapter 2 --&gt;</w:t>
      </w:r>
    </w:p>
    <w:p w14:paraId="2557E194" w14:textId="77777777" w:rsidR="00CB07DD" w:rsidRDefault="00CB07DD" w:rsidP="00CB07DD">
      <w:pPr>
        <w:pStyle w:val="code0"/>
      </w:pPr>
      <w:r>
        <w:tab/>
      </w:r>
      <w:r>
        <w:tab/>
        <w:t>...</w:t>
      </w:r>
    </w:p>
    <w:p w14:paraId="3775A6C9" w14:textId="77777777" w:rsidR="00CB07DD" w:rsidRPr="00867294" w:rsidRDefault="00CB07DD" w:rsidP="00CB07DD">
      <w:pPr>
        <w:pStyle w:val="code0"/>
      </w:pPr>
      <w:r>
        <w:tab/>
        <w:t>&lt;/sim_specs&gt;</w:t>
      </w:r>
    </w:p>
    <w:p w14:paraId="378C3EF4" w14:textId="77777777" w:rsidR="00CB07DD" w:rsidRDefault="00CB07DD" w:rsidP="00CB07DD">
      <w:pPr>
        <w:pStyle w:val="code0"/>
      </w:pPr>
      <w:r>
        <w:tab/>
        <w:t>&lt;behavior&gt;</w:t>
      </w:r>
      <w:r>
        <w:tab/>
      </w:r>
      <w:r>
        <w:tab/>
      </w:r>
      <w:r>
        <w:tab/>
        <w:t>&lt;!-- OPTIONAL – see Chapter 2 --&gt;</w:t>
      </w:r>
    </w:p>
    <w:p w14:paraId="1A57F534" w14:textId="77777777" w:rsidR="00CB07DD" w:rsidRDefault="00CB07DD" w:rsidP="00CB07DD">
      <w:pPr>
        <w:pStyle w:val="code0"/>
      </w:pPr>
      <w:r>
        <w:tab/>
      </w:r>
      <w:r>
        <w:tab/>
        <w:t>...</w:t>
      </w:r>
    </w:p>
    <w:p w14:paraId="3B668835" w14:textId="77777777" w:rsidR="00CB07DD" w:rsidRPr="00693B64" w:rsidRDefault="00CB07DD" w:rsidP="00CB07DD">
      <w:pPr>
        <w:pStyle w:val="code0"/>
      </w:pPr>
      <w:r>
        <w:tab/>
        <w:t>&lt;/behavior&gt;</w:t>
      </w:r>
    </w:p>
    <w:p w14:paraId="67843B8F" w14:textId="77777777" w:rsidR="00CB07DD" w:rsidRDefault="00CB07DD" w:rsidP="00CB07DD">
      <w:pPr>
        <w:pStyle w:val="code0"/>
      </w:pPr>
      <w:r>
        <w:tab/>
        <w:t>&lt;variables&gt;</w:t>
      </w:r>
      <w:r>
        <w:tab/>
      </w:r>
      <w:r>
        <w:tab/>
      </w:r>
      <w:r>
        <w:tab/>
        <w:t>&lt;!-- REQUIRED --&gt;</w:t>
      </w:r>
    </w:p>
    <w:p w14:paraId="56EDC2C7" w14:textId="77777777" w:rsidR="00CB07DD" w:rsidRDefault="00CB07DD" w:rsidP="00CB07DD">
      <w:pPr>
        <w:pStyle w:val="code0"/>
      </w:pPr>
      <w:r>
        <w:tab/>
      </w:r>
      <w:r>
        <w:tab/>
        <w:t>...</w:t>
      </w:r>
    </w:p>
    <w:p w14:paraId="7A56205C" w14:textId="77777777" w:rsidR="00CB07DD" w:rsidRDefault="00CB07DD" w:rsidP="00CB07DD">
      <w:pPr>
        <w:pStyle w:val="code0"/>
      </w:pPr>
      <w:r>
        <w:tab/>
        <w:t>&lt;/variables&gt;</w:t>
      </w:r>
    </w:p>
    <w:p w14:paraId="552461FB" w14:textId="77777777" w:rsidR="00CB07DD" w:rsidRDefault="00CB07DD" w:rsidP="00CB07DD">
      <w:pPr>
        <w:pStyle w:val="code0"/>
      </w:pPr>
      <w:r>
        <w:tab/>
        <w:t>&lt;views&gt;</w:t>
      </w:r>
      <w:r>
        <w:tab/>
      </w:r>
      <w:r>
        <w:tab/>
      </w:r>
      <w:r>
        <w:tab/>
      </w:r>
      <w:r>
        <w:tab/>
        <w:t>&lt;!-- OPTIONAL – see Chapters 5 &amp; 6 --&gt;</w:t>
      </w:r>
    </w:p>
    <w:p w14:paraId="6FCFBE0F" w14:textId="77777777" w:rsidR="00CB07DD" w:rsidRDefault="00CB07DD" w:rsidP="00CB07DD">
      <w:pPr>
        <w:pStyle w:val="code0"/>
      </w:pPr>
      <w:r>
        <w:tab/>
      </w:r>
      <w:r>
        <w:tab/>
        <w:t>...</w:t>
      </w:r>
    </w:p>
    <w:p w14:paraId="0FBB4A86" w14:textId="77777777" w:rsidR="00CB07DD" w:rsidRDefault="00CB07DD" w:rsidP="00CB07DD">
      <w:pPr>
        <w:pStyle w:val="code0"/>
      </w:pPr>
      <w:r>
        <w:tab/>
        <w:t>&lt;/views&gt;</w:t>
      </w:r>
    </w:p>
    <w:p w14:paraId="1F26C0F0" w14:textId="77777777" w:rsidR="00CB07DD" w:rsidRPr="00455112" w:rsidRDefault="00CB07DD" w:rsidP="00CB07DD">
      <w:pPr>
        <w:pStyle w:val="code0"/>
      </w:pPr>
      <w:r>
        <w:t>&lt;/model&gt;</w:t>
      </w:r>
    </w:p>
    <w:p w14:paraId="2CC46AE4" w14:textId="77777777" w:rsidR="00CB07DD" w:rsidRDefault="00CB07DD" w:rsidP="00CB07DD">
      <w:r>
        <w:t xml:space="preserve">An XMILE file MAY define many models, each in its own </w:t>
      </w:r>
      <w:r w:rsidRPr="009A2EEB">
        <w:rPr>
          <w:rStyle w:val="codeChar"/>
        </w:rPr>
        <w:t>&lt;model&gt;</w:t>
      </w:r>
      <w:r>
        <w:t xml:space="preserve"> tag</w:t>
      </w:r>
      <w:r>
        <w:rPr>
          <w:rStyle w:val="FootnoteReference"/>
        </w:rPr>
        <w:footnoteReference w:id="16"/>
      </w:r>
      <w:r>
        <w:t xml:space="preserve">. The primary, or root, model has no name, but all remaining models MUST be named; they represent submodels of the root model. The </w:t>
      </w:r>
      <w:r w:rsidRPr="009A2EEB">
        <w:rPr>
          <w:rStyle w:val="codeChar"/>
        </w:rPr>
        <w:t>&lt;model&gt;</w:t>
      </w:r>
      <w:r>
        <w:t xml:space="preserve"> tag has the following OPTIONAL attributes:</w:t>
      </w:r>
    </w:p>
    <w:p w14:paraId="06456D0C" w14:textId="77777777" w:rsidR="00CB07DD" w:rsidRDefault="00CB07DD" w:rsidP="00CB07DD">
      <w:pPr>
        <w:numPr>
          <w:ilvl w:val="0"/>
          <w:numId w:val="15"/>
        </w:numPr>
      </w:pPr>
      <w:r w:rsidRPr="00986336">
        <w:t xml:space="preserve">Name:  </w:t>
      </w:r>
      <w:r w:rsidRPr="00986336">
        <w:rPr>
          <w:rStyle w:val="codeChar"/>
        </w:rPr>
        <w:t>name="…"</w:t>
      </w:r>
      <w:r>
        <w:t xml:space="preserve"> with the model name (a valid XMILE identifier). T</w:t>
      </w:r>
      <w:r w:rsidRPr="00986336">
        <w:t xml:space="preserve">his is </w:t>
      </w:r>
      <w:r>
        <w:t>REQUIRED</w:t>
      </w:r>
      <w:r w:rsidRPr="00986336">
        <w:t xml:space="preserve"> for all but the root model</w:t>
      </w:r>
      <w:r>
        <w:t xml:space="preserve"> (which SHALL be unnamed)</w:t>
      </w:r>
      <w:r w:rsidRPr="00986336">
        <w:t>.</w:t>
      </w:r>
    </w:p>
    <w:p w14:paraId="30750C06" w14:textId="77777777" w:rsidR="00CB07DD" w:rsidRDefault="00CB07DD" w:rsidP="00CB07DD">
      <w:pPr>
        <w:numPr>
          <w:ilvl w:val="0"/>
          <w:numId w:val="15"/>
        </w:numPr>
      </w:pPr>
      <w:r w:rsidRPr="00986336">
        <w:t xml:space="preserve">Run enabled:  </w:t>
      </w:r>
      <w:r w:rsidRPr="00986336">
        <w:rPr>
          <w:rStyle w:val="codeChar"/>
        </w:rPr>
        <w:t>run="…"</w:t>
      </w:r>
      <w:r w:rsidRPr="00986336">
        <w:t xml:space="preserve"> with true/false (default: false)</w:t>
      </w:r>
      <w:r>
        <w:t xml:space="preserve">. </w:t>
      </w:r>
      <w:r w:rsidRPr="00986336">
        <w:t>This is only in effect when running the model by module.</w:t>
      </w:r>
    </w:p>
    <w:p w14:paraId="155B1188" w14:textId="77777777" w:rsidR="00CB07DD" w:rsidRDefault="00CB07DD" w:rsidP="00CB07DD">
      <w:pPr>
        <w:numPr>
          <w:ilvl w:val="0"/>
          <w:numId w:val="15"/>
        </w:numPr>
      </w:pPr>
      <w:r w:rsidRPr="00986336">
        <w:t xml:space="preserve">Namespace:  </w:t>
      </w:r>
      <w:r w:rsidRPr="00986336">
        <w:rPr>
          <w:rStyle w:val="codeChar"/>
        </w:rPr>
        <w:t>namespace="…"</w:t>
      </w:r>
      <w:r>
        <w:t xml:space="preserve"> with X</w:t>
      </w:r>
      <w:r w:rsidRPr="00986336">
        <w:t xml:space="preserve">MILE namespaces, </w:t>
      </w:r>
      <w:r>
        <w:t>separated by commas.</w:t>
      </w:r>
      <w:r w:rsidRPr="00986336">
        <w:t xml:space="preserve"> For example, </w:t>
      </w:r>
      <w:r w:rsidRPr="00986336">
        <w:rPr>
          <w:rStyle w:val="codeChar"/>
        </w:rPr>
        <w:t>namespace="std, isee"</w:t>
      </w:r>
      <w:r w:rsidRPr="00986336">
        <w:t xml:space="preserve"> means resolve unrecognized identifiers against the </w:t>
      </w:r>
      <w:r w:rsidRPr="00986336">
        <w:rPr>
          <w:rStyle w:val="codeChar"/>
        </w:rPr>
        <w:t>std</w:t>
      </w:r>
      <w:r w:rsidRPr="00986336">
        <w:t xml:space="preserve"> namespace first, and then against the </w:t>
      </w:r>
      <w:r w:rsidRPr="00986336">
        <w:rPr>
          <w:rStyle w:val="codeChar"/>
        </w:rPr>
        <w:t>isee</w:t>
      </w:r>
      <w:r>
        <w:t xml:space="preserve"> namespace. </w:t>
      </w:r>
      <w:r w:rsidRPr="00986336">
        <w:t xml:space="preserve">If this setting appears, it overrides </w:t>
      </w:r>
      <w:r>
        <w:t>the</w:t>
      </w:r>
      <w:r w:rsidRPr="00986336">
        <w:t xml:space="preserve"> file-level namespace setting in the </w:t>
      </w:r>
      <w:r>
        <w:t>X</w:t>
      </w:r>
      <w:r w:rsidRPr="00986336">
        <w:t>MILE options block.  (default: same as the file-level namespace)</w:t>
      </w:r>
    </w:p>
    <w:p w14:paraId="61BC4F98" w14:textId="77777777" w:rsidR="00CB07DD" w:rsidRDefault="00CB07DD" w:rsidP="00CB07DD">
      <w:pPr>
        <w:numPr>
          <w:ilvl w:val="0"/>
          <w:numId w:val="15"/>
        </w:numPr>
      </w:pPr>
      <w:r w:rsidRPr="00986336">
        <w:t xml:space="preserve">Optional reference to a separate model file for the model contents:  </w:t>
      </w:r>
      <w:r>
        <w:rPr>
          <w:rStyle w:val="codeChar"/>
        </w:rPr>
        <w:t>resource</w:t>
      </w:r>
      <w:r w:rsidRPr="00986336">
        <w:rPr>
          <w:rStyle w:val="codeChar"/>
        </w:rPr>
        <w:t>="…"</w:t>
      </w:r>
      <w:r>
        <w:t xml:space="preserve">. A resource can be a relative file path, an absolute file path, or an URL. </w:t>
      </w:r>
      <w:r w:rsidRPr="00986336">
        <w:t xml:space="preserve">Since the </w:t>
      </w:r>
      <w:r w:rsidRPr="00986336">
        <w:rPr>
          <w:rStyle w:val="codeChar"/>
        </w:rPr>
        <w:t>&lt;module&gt;</w:t>
      </w:r>
      <w:r w:rsidRPr="00986336">
        <w:t xml:space="preserve"> tag can also specify </w:t>
      </w:r>
      <w:r>
        <w:t>a separate model file resource</w:t>
      </w:r>
      <w:r w:rsidRPr="00986336">
        <w:t>, this is only needed for models that do not use modules.</w:t>
      </w:r>
      <w:r>
        <w:t xml:space="preserve"> </w:t>
      </w:r>
      <w:r w:rsidRPr="00986336">
        <w:t>However, when the same module is shared in multiple parts of the file, it is better to create one URL reference in a model block, rather than specifying it in the module block.</w:t>
      </w:r>
    </w:p>
    <w:p w14:paraId="1046551C" w14:textId="77777777" w:rsidR="00CB07DD" w:rsidRDefault="00CB07DD" w:rsidP="00CB07DD">
      <w:r>
        <w:t xml:space="preserve">The model section can OPTIONALLY include </w:t>
      </w:r>
      <w:r w:rsidRPr="003C08C8">
        <w:rPr>
          <w:rStyle w:val="codeChar"/>
        </w:rPr>
        <w:t>&lt;sim_specs&gt;</w:t>
      </w:r>
      <w:r>
        <w:t xml:space="preserve"> and </w:t>
      </w:r>
      <w:r w:rsidRPr="003C08C8">
        <w:rPr>
          <w:rStyle w:val="codeChar"/>
        </w:rPr>
        <w:t>&lt;behavior&gt;</w:t>
      </w:r>
      <w:r>
        <w:t xml:space="preserve"> tags, as described in Chapter 2, to override specific settings. The rest of this chapter focuses on the specific tags that appear within the </w:t>
      </w:r>
      <w:r w:rsidRPr="00693B64">
        <w:rPr>
          <w:rStyle w:val="codeChar"/>
        </w:rPr>
        <w:t>&lt;variables&gt;</w:t>
      </w:r>
      <w:r>
        <w:t xml:space="preserve"> tag, which are all entities that either simulate or affect the simulation.</w:t>
      </w:r>
    </w:p>
    <w:p w14:paraId="753BD34F" w14:textId="77777777" w:rsidR="00CB07DD" w:rsidRDefault="00CB07DD" w:rsidP="00CB07DD">
      <w:r>
        <w:t xml:space="preserve">Any individual model with an XMILE file can OPTIONALLY be encrypted. Encrypted models are stored in such a way that the contents of the model are unknown unless the proper password is provided to decrypt the model content. In this first version of XMILE, there is only a single supported encryption scheme as described below.  </w:t>
      </w:r>
    </w:p>
    <w:p w14:paraId="13266A20" w14:textId="77777777" w:rsidR="00CB07DD" w:rsidRDefault="00CB07DD" w:rsidP="00CB07DD">
      <w:r>
        <w:t xml:space="preserve">Models that have been encrypted are first emitted in plain-text form (typically in memory). Then the generated UTF-8 string representing the entirety of the model tag is encrypted using the cipher block chaining mode (CBC) of an AES-128 block cipher. </w:t>
      </w:r>
    </w:p>
    <w:p w14:paraId="43C1FACF" w14:textId="77777777" w:rsidR="00CB07DD" w:rsidRDefault="00CB07DD" w:rsidP="00CB07DD">
      <w:r>
        <w:t>A SHA-256 keyed hash message authentication code (</w:t>
      </w:r>
      <w:r>
        <w:rPr>
          <w:rFonts w:cs="Arial"/>
          <w:sz w:val="19"/>
          <w:szCs w:val="19"/>
        </w:rPr>
        <w:t>HMAC</w:t>
      </w:r>
      <w:r>
        <w:t xml:space="preserve">) is generated to allow implementations to verify whether decryption was successful or not. Because a CBC mode cipher is used, an initialization vector (IV) is required to initialize the cipher and it too MUST be provided to decode the encrypted model (cipher text). </w:t>
      </w:r>
    </w:p>
    <w:p w14:paraId="03BF9EFC" w14:textId="77777777" w:rsidR="00CB07DD" w:rsidRPr="003E5DC1" w:rsidRDefault="00CB07DD" w:rsidP="00CB07DD">
      <w:pPr>
        <w:rPr>
          <w:rFonts w:cs="Arial"/>
        </w:rPr>
      </w:pPr>
      <w:r>
        <w:t xml:space="preserve">In the encrypted XMILE file, a </w:t>
      </w:r>
      <w:r>
        <w:rPr>
          <w:rFonts w:ascii="Courier New" w:hAnsi="Courier New" w:cs="Courier New"/>
        </w:rPr>
        <w:t>&lt;model&gt;</w:t>
      </w:r>
      <w:r>
        <w:rPr>
          <w:rFonts w:cs="Arial"/>
        </w:rPr>
        <w:t xml:space="preserve"> tag is written with the following four REQUIRED attributes allowing it to be decoded in place into a normal </w:t>
      </w:r>
      <w:r>
        <w:rPr>
          <w:rFonts w:ascii="Courier New" w:hAnsi="Courier New" w:cs="Courier New"/>
        </w:rPr>
        <w:t>&lt;model&gt;</w:t>
      </w:r>
      <w:r>
        <w:rPr>
          <w:rFonts w:cs="Arial"/>
        </w:rPr>
        <w:t xml:space="preserve"> tag:</w:t>
      </w:r>
    </w:p>
    <w:p w14:paraId="6942DD78" w14:textId="77777777" w:rsidR="00CB07DD" w:rsidRPr="00B1372C" w:rsidRDefault="00CB07DD" w:rsidP="00CB07DD">
      <w:pPr>
        <w:numPr>
          <w:ilvl w:val="0"/>
          <w:numId w:val="15"/>
        </w:numPr>
      </w:pPr>
      <w:r>
        <w:t xml:space="preserve">Encryption scheme: </w:t>
      </w:r>
      <w:r>
        <w:rPr>
          <w:rFonts w:ascii="Courier New" w:hAnsi="Courier New" w:cs="Courier New"/>
        </w:rPr>
        <w:t>encryption-scheme="…"</w:t>
      </w:r>
      <w:r>
        <w:rPr>
          <w:rFonts w:cs="Arial"/>
          <w:sz w:val="19"/>
          <w:szCs w:val="19"/>
        </w:rPr>
        <w:t xml:space="preserve"> with a comma-separated list of the block cipher, the block mode, and the HMAC. The only currently supported value is </w:t>
      </w:r>
      <w:r w:rsidRPr="00B1372C">
        <w:rPr>
          <w:rFonts w:ascii="Courier New" w:hAnsi="Courier New" w:cs="Courier New"/>
          <w:sz w:val="19"/>
          <w:szCs w:val="19"/>
          <w:highlight w:val="white"/>
        </w:rPr>
        <w:t>AES-128,CBC,SHA256</w:t>
      </w:r>
      <w:r>
        <w:rPr>
          <w:rFonts w:cs="Arial"/>
          <w:sz w:val="19"/>
          <w:szCs w:val="19"/>
        </w:rPr>
        <w:t>. The currently supported encryption scheme uses a CBC AES-128 block cipher with a SHA-256 HMAC for verification of the decrypted cipher text.</w:t>
      </w:r>
    </w:p>
    <w:p w14:paraId="45374013" w14:textId="77777777" w:rsidR="00CB07DD" w:rsidRPr="00B1372C" w:rsidRDefault="00CB07DD" w:rsidP="00CB07DD">
      <w:pPr>
        <w:numPr>
          <w:ilvl w:val="0"/>
          <w:numId w:val="15"/>
        </w:numPr>
      </w:pPr>
      <w:r>
        <w:rPr>
          <w:rFonts w:cs="Arial"/>
          <w:sz w:val="19"/>
          <w:szCs w:val="19"/>
        </w:rPr>
        <w:t xml:space="preserve">IV: </w:t>
      </w:r>
      <w:r>
        <w:rPr>
          <w:rFonts w:ascii="Courier New" w:hAnsi="Courier New" w:cs="Courier New"/>
          <w:sz w:val="19"/>
          <w:szCs w:val="19"/>
        </w:rPr>
        <w:t>iv=</w:t>
      </w:r>
      <w:r>
        <w:rPr>
          <w:rFonts w:ascii="Courier New" w:hAnsi="Courier New" w:cs="Courier New"/>
        </w:rPr>
        <w:t>"</w:t>
      </w:r>
      <w:r>
        <w:rPr>
          <w:rFonts w:ascii="Courier New" w:hAnsi="Courier New" w:cs="Courier New"/>
          <w:sz w:val="19"/>
          <w:szCs w:val="19"/>
        </w:rPr>
        <w:t>…</w:t>
      </w:r>
      <w:r>
        <w:rPr>
          <w:rFonts w:ascii="Courier New" w:hAnsi="Courier New" w:cs="Courier New"/>
        </w:rPr>
        <w:t>"</w:t>
      </w:r>
      <w:r>
        <w:rPr>
          <w:rFonts w:cs="Arial"/>
          <w:sz w:val="19"/>
          <w:szCs w:val="19"/>
        </w:rPr>
        <w:t xml:space="preserve"> The initialization vector as a base64 encoded string. The decoded (from base64) string is used to initialize the CBC AES-128 block cipher.</w:t>
      </w:r>
    </w:p>
    <w:p w14:paraId="73A1FFED" w14:textId="77777777" w:rsidR="00CB07DD" w:rsidRDefault="00CB07DD" w:rsidP="00CB07DD">
      <w:pPr>
        <w:numPr>
          <w:ilvl w:val="0"/>
          <w:numId w:val="15"/>
        </w:numPr>
      </w:pPr>
      <w:r>
        <w:rPr>
          <w:rFonts w:cs="Arial"/>
          <w:sz w:val="19"/>
          <w:szCs w:val="19"/>
        </w:rPr>
        <w:t xml:space="preserve">HMAC: </w:t>
      </w:r>
      <w:r w:rsidRPr="00673280">
        <w:rPr>
          <w:rFonts w:ascii="Courier New" w:hAnsi="Courier New" w:cs="Courier New"/>
          <w:sz w:val="19"/>
          <w:szCs w:val="19"/>
        </w:rPr>
        <w:t>hmac=</w:t>
      </w:r>
      <w:r>
        <w:rPr>
          <w:rFonts w:ascii="Courier New" w:hAnsi="Courier New" w:cs="Courier New"/>
        </w:rPr>
        <w:t>"</w:t>
      </w:r>
      <w:r w:rsidRPr="00673280">
        <w:rPr>
          <w:rFonts w:ascii="Courier New" w:hAnsi="Courier New" w:cs="Courier New"/>
          <w:sz w:val="19"/>
          <w:szCs w:val="19"/>
        </w:rPr>
        <w:t>…</w:t>
      </w:r>
      <w:r>
        <w:rPr>
          <w:rFonts w:ascii="Courier New" w:hAnsi="Courier New" w:cs="Courier New"/>
        </w:rPr>
        <w:t>"</w:t>
      </w:r>
      <w:r>
        <w:rPr>
          <w:rFonts w:cs="Arial"/>
          <w:sz w:val="19"/>
          <w:szCs w:val="19"/>
        </w:rPr>
        <w:t xml:space="preserve">  The HMAC as a base64 encoded string. The decoded (from base64) string is used to verify the decrypted cipher text.</w:t>
      </w:r>
    </w:p>
    <w:p w14:paraId="28E41DF0" w14:textId="77777777" w:rsidR="00CB07DD" w:rsidRDefault="00CB07DD" w:rsidP="00CB07DD">
      <w:pPr>
        <w:numPr>
          <w:ilvl w:val="0"/>
          <w:numId w:val="15"/>
        </w:numPr>
      </w:pPr>
      <w:r>
        <w:t>Cipher text: (contents of the tag). The cipher text as a base64 encoded string. The decoded (from base64) string is the output of the cipher.</w:t>
      </w:r>
    </w:p>
    <w:p w14:paraId="525D36F6" w14:textId="77777777" w:rsidR="00CB07DD" w:rsidRDefault="00CB07DD" w:rsidP="00CB07DD">
      <w:r>
        <w:t xml:space="preserve">The password entered by the user is hashed using the SHA-256 algorithm to generate the encryption key for the cipher allowing the cipher text to be decrypted or the plain-text to be encrypted.  </w:t>
      </w:r>
    </w:p>
    <w:p w14:paraId="5D124CBD" w14:textId="77777777" w:rsidR="00CB07DD" w:rsidRDefault="00CB07DD" w:rsidP="00CB07DD">
      <w:r>
        <w:t>When encrypting a model, the software must first prompt for the password, which it then SHA-256 hashes to generate the encryption key. Then a 128-bit IV needs to be generated to initialize and start the CBC. The cipher can then encrypt the unencrypted model tag. Finally, after encryption is complete, the HMAC is calculated using the same encryption key, the concatenated IV, and unencrypted text as inputs to the HMAC-SHA256 algorithm.</w:t>
      </w:r>
    </w:p>
    <w:p w14:paraId="2216D28B" w14:textId="77777777" w:rsidR="00CB07DD" w:rsidRPr="00633BF5" w:rsidRDefault="00CB07DD" w:rsidP="00CB07DD">
      <w:r>
        <w:t>When decrypting a model, the software must first prompt for the password, which it then SHA-256 hashes to generate the encryption key. The IV is then used to initialize the CBC cipher, which then decrypts the cipher text using the generated encryption key. After decryption, the IV (decoded from base64) is concatenated with the decrypted plain-text and the result is used to generate an HMAC using the same process as when encrypted. The new HMAC is then compared to the HMAC from the file (decoded from base64) to verify a successful decryption.</w:t>
      </w:r>
    </w:p>
    <w:p w14:paraId="6097D6D7" w14:textId="77777777" w:rsidR="00CB07DD" w:rsidRDefault="00CB07DD" w:rsidP="00CB07DD">
      <w:pPr>
        <w:pStyle w:val="Heading2"/>
        <w:numPr>
          <w:ilvl w:val="1"/>
          <w:numId w:val="3"/>
        </w:numPr>
      </w:pPr>
      <w:bookmarkStart w:id="108" w:name="_Toc426543531"/>
      <w:r>
        <w:t>Common Variable Properties</w:t>
      </w:r>
      <w:bookmarkEnd w:id="108"/>
    </w:p>
    <w:p w14:paraId="3C19E6B9" w14:textId="77777777" w:rsidR="00CB07DD" w:rsidRDefault="00CB07DD" w:rsidP="00CB07DD">
      <w:pPr>
        <w:keepNext/>
      </w:pPr>
      <w:r>
        <w:t>All variables have the following REQUIRED property:</w:t>
      </w:r>
    </w:p>
    <w:p w14:paraId="48B52145" w14:textId="77777777" w:rsidR="00CB07DD" w:rsidRDefault="00CB07DD" w:rsidP="00CB07DD">
      <w:pPr>
        <w:numPr>
          <w:ilvl w:val="0"/>
          <w:numId w:val="15"/>
        </w:numPr>
      </w:pPr>
      <w:r w:rsidRPr="00986336">
        <w:t xml:space="preserve">Name:  </w:t>
      </w:r>
      <w:r w:rsidRPr="00986336">
        <w:rPr>
          <w:rStyle w:val="codeChar"/>
        </w:rPr>
        <w:t>name="…"</w:t>
      </w:r>
      <w:r w:rsidRPr="00986336">
        <w:t xml:space="preserve"> attribute w/valid </w:t>
      </w:r>
      <w:r>
        <w:t>X</w:t>
      </w:r>
      <w:r w:rsidRPr="00986336">
        <w:t>MILE identifier</w:t>
      </w:r>
    </w:p>
    <w:p w14:paraId="67CA3AA4" w14:textId="77777777" w:rsidR="00CB07DD" w:rsidRDefault="00CB07DD" w:rsidP="00CB07DD">
      <w:pPr>
        <w:keepNext/>
      </w:pPr>
      <w:r>
        <w:t>All variables that are dimensioned have the following REQUIRED property:</w:t>
      </w:r>
    </w:p>
    <w:p w14:paraId="543898F7" w14:textId="77777777" w:rsidR="00CB07DD" w:rsidRDefault="00CB07DD" w:rsidP="00CB07DD">
      <w:pPr>
        <w:numPr>
          <w:ilvl w:val="0"/>
          <w:numId w:val="15"/>
        </w:numPr>
      </w:pPr>
      <w:r w:rsidRPr="00986336">
        <w:t xml:space="preserve">Dimensions:  </w:t>
      </w:r>
      <w:r w:rsidRPr="00986336">
        <w:rPr>
          <w:rStyle w:val="codeChar"/>
        </w:rPr>
        <w:t>&lt;dimensions&gt;</w:t>
      </w:r>
      <w:r w:rsidRPr="00986336">
        <w:t xml:space="preserve"> w/</w:t>
      </w:r>
      <w:r w:rsidRPr="00986336">
        <w:rPr>
          <w:rStyle w:val="codeChar"/>
        </w:rPr>
        <w:t>&lt;dim name="…"&gt;</w:t>
      </w:r>
      <w:r w:rsidRPr="00986336">
        <w:t xml:space="preserve"> for each dim in order (see Arrays </w:t>
      </w:r>
      <w:r>
        <w:t>in Section 4.1.4</w:t>
      </w:r>
      <w:r w:rsidRPr="00986336">
        <w:t>) (default: none)</w:t>
      </w:r>
    </w:p>
    <w:p w14:paraId="1A513172" w14:textId="77777777" w:rsidR="00CB07DD" w:rsidRDefault="00CB07DD" w:rsidP="00CB07DD">
      <w:pPr>
        <w:keepNext/>
      </w:pPr>
      <w:r>
        <w:t>All non-apply-to-all arrayed variables, including non-apply-to-all graphical functions, have the following REQUIRED property:</w:t>
      </w:r>
    </w:p>
    <w:p w14:paraId="37E2A39A" w14:textId="77777777" w:rsidR="00CB07DD" w:rsidRDefault="00CB07DD" w:rsidP="00CB07DD">
      <w:pPr>
        <w:numPr>
          <w:ilvl w:val="0"/>
          <w:numId w:val="15"/>
        </w:numPr>
      </w:pPr>
      <w:r w:rsidRPr="004D19DD">
        <w:t xml:space="preserve">Element: </w:t>
      </w:r>
      <w:r>
        <w:t xml:space="preserve"> </w:t>
      </w:r>
      <w:r w:rsidRPr="00F43B64">
        <w:rPr>
          <w:rStyle w:val="codeChar"/>
        </w:rPr>
        <w:t>&lt;element&gt;</w:t>
      </w:r>
      <w:r w:rsidRPr="004D19DD">
        <w:t xml:space="preserve"> with a valid sub</w:t>
      </w:r>
      <w:r>
        <w:t>s</w:t>
      </w:r>
      <w:r w:rsidRPr="004D19DD">
        <w:t xml:space="preserve">cript attribute (default: none). The </w:t>
      </w:r>
      <w:r w:rsidRPr="00F43B64">
        <w:rPr>
          <w:rStyle w:val="codeChar"/>
        </w:rPr>
        <w:t>subscript="…"</w:t>
      </w:r>
      <w:r w:rsidRPr="004D19DD">
        <w:t xml:space="preserve"> attribute lists comma-separated indices in dimensio</w:t>
      </w:r>
      <w:r>
        <w:t xml:space="preserve">n order for the array element. </w:t>
      </w:r>
      <w:r w:rsidRPr="004D19DD">
        <w:t>This attribute is only valid on the variable type tag for array elements of non-apply-to-all arrays (see Arrays in Section 4.5).</w:t>
      </w:r>
      <w:r>
        <w:t xml:space="preserve"> There MUST be one </w:t>
      </w:r>
      <w:r w:rsidRPr="00F43B64">
        <w:rPr>
          <w:rStyle w:val="codeChar"/>
        </w:rPr>
        <w:t>&lt;element&gt;</w:t>
      </w:r>
      <w:r>
        <w:t xml:space="preserve"> tag for each array entry and each MUST encapsulate either an </w:t>
      </w:r>
      <w:r w:rsidRPr="00F43B64">
        <w:rPr>
          <w:rStyle w:val="codeChar"/>
        </w:rPr>
        <w:t>&lt;eqn&gt;</w:t>
      </w:r>
      <w:r>
        <w:t xml:space="preserve"> tag (non-graphical functions) or a </w:t>
      </w:r>
      <w:r w:rsidRPr="00F43B64">
        <w:rPr>
          <w:rStyle w:val="codeChar"/>
        </w:rPr>
        <w:t>&lt;gf&gt;</w:t>
      </w:r>
      <w:r>
        <w:t xml:space="preserve"> tag (graphical functions).</w:t>
      </w:r>
    </w:p>
    <w:p w14:paraId="0CAB25D6" w14:textId="77777777" w:rsidR="00CB07DD" w:rsidRDefault="00CB07DD" w:rsidP="00CB07DD">
      <w:pPr>
        <w:keepNext/>
      </w:pPr>
      <w:r>
        <w:t>All variables have the following OPTIONAL properties:</w:t>
      </w:r>
    </w:p>
    <w:p w14:paraId="1CD742E2" w14:textId="77777777" w:rsidR="00CB07DD" w:rsidRDefault="00CB07DD" w:rsidP="00CB07DD">
      <w:pPr>
        <w:numPr>
          <w:ilvl w:val="0"/>
          <w:numId w:val="15"/>
        </w:numPr>
      </w:pPr>
      <w:r w:rsidRPr="00986336">
        <w:t xml:space="preserve">Access:  </w:t>
      </w:r>
      <w:r w:rsidRPr="00986336">
        <w:rPr>
          <w:rStyle w:val="codeChar"/>
        </w:rPr>
        <w:t>access="…"</w:t>
      </w:r>
      <w:r>
        <w:t xml:space="preserve"> attribute w/valid X</w:t>
      </w:r>
      <w:r w:rsidRPr="00986336">
        <w:t xml:space="preserve">MILE access </w:t>
      </w:r>
      <w:r>
        <w:t>name</w:t>
      </w:r>
      <w:r w:rsidRPr="00986336">
        <w:t xml:space="preserve"> – see Submodels </w:t>
      </w:r>
      <w:r>
        <w:t xml:space="preserve">in Chapter 3 and in Section 4.7 </w:t>
      </w:r>
      <w:r w:rsidRPr="00986336">
        <w:t>(default: none)</w:t>
      </w:r>
    </w:p>
    <w:p w14:paraId="092D9E2A" w14:textId="77777777" w:rsidR="00CB07DD" w:rsidRDefault="00CB07DD" w:rsidP="00CB07DD">
      <w:pPr>
        <w:numPr>
          <w:ilvl w:val="0"/>
          <w:numId w:val="15"/>
        </w:numPr>
      </w:pPr>
      <w:r w:rsidRPr="00986336">
        <w:t xml:space="preserve">Access automatically set to output:  </w:t>
      </w:r>
      <w:r w:rsidRPr="00986336">
        <w:rPr>
          <w:rStyle w:val="codeChar"/>
        </w:rPr>
        <w:t>autoexport="…"</w:t>
      </w:r>
      <w:r w:rsidRPr="00986336">
        <w:t xml:space="preserve"> attribute with true/false – see Submodels </w:t>
      </w:r>
      <w:r>
        <w:t>in Section 4.7</w:t>
      </w:r>
      <w:r w:rsidRPr="00986336">
        <w:t xml:space="preserve"> (default: false)</w:t>
      </w:r>
    </w:p>
    <w:p w14:paraId="36195E5E" w14:textId="77777777" w:rsidR="00CB07DD" w:rsidRDefault="00CB07DD" w:rsidP="00CB07DD">
      <w:pPr>
        <w:numPr>
          <w:ilvl w:val="0"/>
          <w:numId w:val="15"/>
        </w:numPr>
      </w:pPr>
      <w:r w:rsidRPr="00986336">
        <w:t xml:space="preserve">Equation:  </w:t>
      </w:r>
      <w:r w:rsidRPr="00986336">
        <w:rPr>
          <w:rStyle w:val="codeChar"/>
        </w:rPr>
        <w:t>&lt;eqn&gt;</w:t>
      </w:r>
      <w:r w:rsidRPr="00986336">
        <w:t xml:space="preserve"> w/valid </w:t>
      </w:r>
      <w:r>
        <w:t>X</w:t>
      </w:r>
      <w:r w:rsidRPr="00986336">
        <w:t>MILE expression</w:t>
      </w:r>
      <w:r>
        <w:t>,</w:t>
      </w:r>
      <w:r w:rsidRPr="00986336">
        <w:t xml:space="preserve"> in a CDATA section if needed</w:t>
      </w:r>
    </w:p>
    <w:p w14:paraId="0645FCF7" w14:textId="77777777" w:rsidR="00CB07DD" w:rsidRDefault="00CB07DD" w:rsidP="00CB07DD">
      <w:pPr>
        <w:numPr>
          <w:ilvl w:val="0"/>
          <w:numId w:val="15"/>
        </w:numPr>
      </w:pPr>
      <w:r w:rsidRPr="00986336">
        <w:t>MathML equation:  &lt;mathml&gt; block containing content-based MathML representation of the equation</w:t>
      </w:r>
      <w:r w:rsidRPr="00986336">
        <w:rPr>
          <w:rStyle w:val="FootnoteReference"/>
        </w:rPr>
        <w:footnoteReference w:id="17"/>
      </w:r>
    </w:p>
    <w:p w14:paraId="460647C7" w14:textId="77777777" w:rsidR="00CB07DD" w:rsidRDefault="00CB07DD" w:rsidP="00CB07DD">
      <w:pPr>
        <w:numPr>
          <w:ilvl w:val="0"/>
          <w:numId w:val="15"/>
        </w:numPr>
      </w:pPr>
      <w:r w:rsidRPr="00986336">
        <w:t xml:space="preserve">Units:  </w:t>
      </w:r>
      <w:r w:rsidRPr="00986336">
        <w:rPr>
          <w:rStyle w:val="codeChar"/>
        </w:rPr>
        <w:t>&lt;units&gt;</w:t>
      </w:r>
      <w:r w:rsidRPr="00986336">
        <w:t xml:space="preserve"> w/valid </w:t>
      </w:r>
      <w:r>
        <w:t>X</w:t>
      </w:r>
      <w:r w:rsidRPr="00986336">
        <w:t>MILE units (default: none)</w:t>
      </w:r>
    </w:p>
    <w:p w14:paraId="79FC7209" w14:textId="77777777" w:rsidR="00CB07DD" w:rsidRDefault="00CB07DD" w:rsidP="00CB07DD">
      <w:pPr>
        <w:numPr>
          <w:ilvl w:val="0"/>
          <w:numId w:val="15"/>
        </w:numPr>
      </w:pPr>
      <w:r w:rsidRPr="00986336">
        <w:t xml:space="preserve">Documentation:  </w:t>
      </w:r>
      <w:r w:rsidRPr="00986336">
        <w:rPr>
          <w:rStyle w:val="codeChar"/>
        </w:rPr>
        <w:t>&lt;doc&gt;</w:t>
      </w:r>
      <w:r w:rsidRPr="00986336">
        <w:t xml:space="preserve"> w/block of text</w:t>
      </w:r>
      <w:r>
        <w:t>, optionally in HTML format</w:t>
      </w:r>
      <w:r w:rsidRPr="00986336">
        <w:t xml:space="preserve"> (default: none)</w:t>
      </w:r>
    </w:p>
    <w:p w14:paraId="64AFADD1" w14:textId="77777777" w:rsidR="00CB07DD" w:rsidRDefault="00CB07DD" w:rsidP="00CB07DD">
      <w:pPr>
        <w:numPr>
          <w:ilvl w:val="0"/>
          <w:numId w:val="15"/>
        </w:numPr>
      </w:pPr>
      <w:r w:rsidRPr="00986336">
        <w:t xml:space="preserve">Message Poster:  </w:t>
      </w:r>
      <w:r w:rsidRPr="00986336">
        <w:rPr>
          <w:rStyle w:val="codeChar"/>
        </w:rPr>
        <w:t>&lt;event_poster&gt;</w:t>
      </w:r>
      <w:r>
        <w:t xml:space="preserve"> as</w:t>
      </w:r>
      <w:r w:rsidRPr="00986336">
        <w:t xml:space="preserve"> described </w:t>
      </w:r>
      <w:r>
        <w:t>in Section 4.1.2</w:t>
      </w:r>
      <w:r w:rsidRPr="00986336">
        <w:t xml:space="preserve"> (default: none)</w:t>
      </w:r>
    </w:p>
    <w:p w14:paraId="42AC1027" w14:textId="77777777" w:rsidR="00CB07DD" w:rsidRDefault="00CB07DD" w:rsidP="00CB07DD">
      <w:pPr>
        <w:numPr>
          <w:ilvl w:val="0"/>
          <w:numId w:val="15"/>
        </w:numPr>
      </w:pPr>
      <w:r>
        <w:t xml:space="preserve">Input range:  </w:t>
      </w:r>
      <w:r w:rsidRPr="000930D4">
        <w:rPr>
          <w:rStyle w:val="codeChar"/>
        </w:rPr>
        <w:t>&lt;range&gt;</w:t>
      </w:r>
      <w:r>
        <w:t xml:space="preserve"> as described in Section 4.1.1 (default: unspecified)</w:t>
      </w:r>
    </w:p>
    <w:p w14:paraId="5DF49137" w14:textId="77777777" w:rsidR="00CB07DD" w:rsidRDefault="00CB07DD" w:rsidP="00CB07DD">
      <w:pPr>
        <w:numPr>
          <w:ilvl w:val="0"/>
          <w:numId w:val="15"/>
        </w:numPr>
      </w:pPr>
      <w:r>
        <w:t xml:space="preserve">Output scale:  </w:t>
      </w:r>
      <w:r w:rsidRPr="000930D4">
        <w:rPr>
          <w:rStyle w:val="codeChar"/>
        </w:rPr>
        <w:t>&lt;scale&gt;</w:t>
      </w:r>
      <w:r>
        <w:t xml:space="preserve"> as described in Section 4.1.1 (default: unscaled)</w:t>
      </w:r>
    </w:p>
    <w:p w14:paraId="0A73DE26" w14:textId="77777777" w:rsidR="00CB07DD" w:rsidRDefault="00CB07DD" w:rsidP="00CB07DD">
      <w:pPr>
        <w:numPr>
          <w:ilvl w:val="0"/>
          <w:numId w:val="15"/>
        </w:numPr>
      </w:pPr>
      <w:r>
        <w:t xml:space="preserve">Number format:  </w:t>
      </w:r>
      <w:r w:rsidRPr="000930D4">
        <w:rPr>
          <w:rStyle w:val="codeChar"/>
        </w:rPr>
        <w:t>&lt;format&gt;</w:t>
      </w:r>
      <w:r>
        <w:t xml:space="preserve"> as described in Section 4.1.1 (default: unspecified)</w:t>
      </w:r>
    </w:p>
    <w:p w14:paraId="1A1E1240" w14:textId="77777777" w:rsidR="00CB07DD" w:rsidRDefault="00CB07DD" w:rsidP="00CB07DD">
      <w:r>
        <w:t xml:space="preserve">Of these, the name is REQUIRED for all variables and must be unique across all variables in the containing model. If the intent is to simulate the model, the equation is also required. </w:t>
      </w:r>
      <w:r w:rsidRPr="00986336">
        <w:t xml:space="preserve">For a stock, the equation </w:t>
      </w:r>
      <w:r>
        <w:t>contains</w:t>
      </w:r>
      <w:r w:rsidRPr="00986336">
        <w:t xml:space="preserve"> the stock’s initial value, rather than the stock</w:t>
      </w:r>
      <w:r>
        <w:t>’s integration equation</w:t>
      </w:r>
      <w:r w:rsidRPr="00986336">
        <w:t>.</w:t>
      </w:r>
    </w:p>
    <w:p w14:paraId="0EAEEECE" w14:textId="77777777" w:rsidR="00CB07DD" w:rsidRPr="0012387E" w:rsidRDefault="00CB07DD" w:rsidP="00CB07DD">
      <w:r>
        <w:t>The documentation</w:t>
      </w:r>
      <w:r w:rsidRPr="004555EF">
        <w:t xml:space="preserve"> </w:t>
      </w:r>
      <w:r>
        <w:t>can be plain text or can be HTML. If in plain text, it must use XMILE identifier escape sequences for non-printable characters (i.e., \n for newline, \t for tab, and, necessarily, \\ for backslash), rather than a hexadecimal code such as &amp;#x0A. If in HTML, it must include the proper HTML header. Note this is true for all documentation and user-specified text fields in a XMILE file (i.e., including those in display objects defined in Chapters 5 and 6).</w:t>
      </w:r>
    </w:p>
    <w:p w14:paraId="680C083C" w14:textId="77777777" w:rsidR="00CB07DD" w:rsidRDefault="00CB07DD" w:rsidP="00CB07DD">
      <w:pPr>
        <w:pStyle w:val="Heading3"/>
        <w:numPr>
          <w:ilvl w:val="2"/>
          <w:numId w:val="3"/>
        </w:numPr>
      </w:pPr>
      <w:bookmarkStart w:id="109" w:name="_Toc426543532"/>
      <w:r>
        <w:t>Ranges, Scales, Number Formats</w:t>
      </w:r>
      <w:bookmarkEnd w:id="109"/>
    </w:p>
    <w:p w14:paraId="30A4D6DD" w14:textId="77777777" w:rsidR="00CB07DD" w:rsidRDefault="00CB07DD" w:rsidP="00CB07DD">
      <w:r>
        <w:t>All XMILE objects MAY have explicit ranges and scales that are used by default in input and output devices, respectively. These same properties can appear within the input and output devices to override the entity’s setting for that device.</w:t>
      </w:r>
    </w:p>
    <w:p w14:paraId="3ED3B9CC" w14:textId="77777777" w:rsidR="00CB07DD" w:rsidRDefault="00CB07DD" w:rsidP="00CB07DD">
      <w:r>
        <w:t xml:space="preserve">The </w:t>
      </w:r>
      <w:r w:rsidRPr="001C7F4D">
        <w:rPr>
          <w:rStyle w:val="codeChar"/>
        </w:rPr>
        <w:t>&lt;range&gt;</w:t>
      </w:r>
      <w:r>
        <w:t xml:space="preserve"> tag is used to specify the default input range for an input device.  Without it, any reasonable guess can be used (typically tied to the variable’s scale). The </w:t>
      </w:r>
      <w:r w:rsidRPr="001C7F4D">
        <w:rPr>
          <w:rStyle w:val="codeChar"/>
        </w:rPr>
        <w:t>&lt;scale&gt;</w:t>
      </w:r>
      <w:r>
        <w:t xml:space="preserve"> tag is used to specify the global scale of a variable. Without it, the scale of variable matches the (output) range of its values.  Both tags have two attributes:</w:t>
      </w:r>
    </w:p>
    <w:p w14:paraId="5B8B94F5" w14:textId="77777777" w:rsidR="00CB07DD" w:rsidRDefault="00CB07DD" w:rsidP="00CB07DD">
      <w:pPr>
        <w:numPr>
          <w:ilvl w:val="0"/>
          <w:numId w:val="39"/>
        </w:numPr>
      </w:pPr>
      <w:r>
        <w:t>Range/scale minimum</w:t>
      </w:r>
      <w:r w:rsidRPr="00986336">
        <w:t xml:space="preserve">:  </w:t>
      </w:r>
      <w:r>
        <w:rPr>
          <w:rStyle w:val="codeChar"/>
        </w:rPr>
        <w:t>min</w:t>
      </w:r>
      <w:r w:rsidRPr="00986336">
        <w:rPr>
          <w:rStyle w:val="codeChar"/>
        </w:rPr>
        <w:t>="…"</w:t>
      </w:r>
      <w:r w:rsidRPr="00986336">
        <w:t xml:space="preserve"> </w:t>
      </w:r>
      <w:r>
        <w:t>with the minimum value for the range/scale</w:t>
      </w:r>
    </w:p>
    <w:p w14:paraId="14DE70A5" w14:textId="77777777" w:rsidR="00CB07DD" w:rsidRDefault="00CB07DD" w:rsidP="00CB07DD">
      <w:pPr>
        <w:numPr>
          <w:ilvl w:val="0"/>
          <w:numId w:val="39"/>
        </w:numPr>
      </w:pPr>
      <w:r>
        <w:t>Range/scale maximum</w:t>
      </w:r>
      <w:r w:rsidRPr="00986336">
        <w:t xml:space="preserve">:  </w:t>
      </w:r>
      <w:r>
        <w:rPr>
          <w:rStyle w:val="codeChar"/>
        </w:rPr>
        <w:t>max</w:t>
      </w:r>
      <w:r w:rsidRPr="00986336">
        <w:rPr>
          <w:rStyle w:val="codeChar"/>
        </w:rPr>
        <w:t>="…"</w:t>
      </w:r>
      <w:r w:rsidRPr="00986336">
        <w:t xml:space="preserve"> </w:t>
      </w:r>
      <w:r>
        <w:t>with the maximum value for the range/scale</w:t>
      </w:r>
    </w:p>
    <w:p w14:paraId="34942429" w14:textId="77777777" w:rsidR="00CB07DD" w:rsidRDefault="00CB07DD" w:rsidP="00CB07DD">
      <w:r>
        <w:t xml:space="preserve">Note that it is REQUIRED that </w:t>
      </w:r>
      <w:r w:rsidRPr="007A10B7">
        <w:rPr>
          <w:rStyle w:val="codeChar"/>
        </w:rPr>
        <w:t>min</w:t>
      </w:r>
      <w:r>
        <w:t xml:space="preserve"> &lt;= </w:t>
      </w:r>
      <w:r w:rsidRPr="007A10B7">
        <w:rPr>
          <w:rStyle w:val="codeChar"/>
        </w:rPr>
        <w:t>max</w:t>
      </w:r>
      <w:r>
        <w:t xml:space="preserve">. For the </w:t>
      </w:r>
      <w:r w:rsidRPr="007A10B7">
        <w:rPr>
          <w:rStyle w:val="codeChar"/>
        </w:rPr>
        <w:t>&lt;scale&gt;</w:t>
      </w:r>
      <w:r>
        <w:t xml:space="preserve"> tag only, two OPTIONAL attributes exist that can only be used when the </w:t>
      </w:r>
      <w:r w:rsidRPr="000930D4">
        <w:rPr>
          <w:rStyle w:val="codeChar"/>
        </w:rPr>
        <w:t>&lt;scale&gt;</w:t>
      </w:r>
      <w:r>
        <w:t xml:space="preserve"> tag appears within the definition of an output device (typically graphs):</w:t>
      </w:r>
    </w:p>
    <w:p w14:paraId="323C17E8" w14:textId="77777777" w:rsidR="00CB07DD" w:rsidRDefault="00CB07DD" w:rsidP="00CB07DD">
      <w:pPr>
        <w:numPr>
          <w:ilvl w:val="0"/>
          <w:numId w:val="40"/>
        </w:numPr>
      </w:pPr>
      <w:r>
        <w:t>Autoscale</w:t>
      </w:r>
      <w:r w:rsidRPr="00986336">
        <w:t xml:space="preserve">:  </w:t>
      </w:r>
      <w:r>
        <w:rPr>
          <w:rStyle w:val="codeChar"/>
        </w:rPr>
        <w:t>auto</w:t>
      </w:r>
      <w:r w:rsidRPr="00986336">
        <w:rPr>
          <w:rStyle w:val="codeChar"/>
        </w:rPr>
        <w:t>="…"</w:t>
      </w:r>
      <w:r w:rsidRPr="00986336">
        <w:t xml:space="preserve"> </w:t>
      </w:r>
      <w:r>
        <w:t xml:space="preserve">with true/false to override the global scale within that output device; this is mutually exclusive with </w:t>
      </w:r>
      <w:r w:rsidRPr="007A10B7">
        <w:rPr>
          <w:rStyle w:val="codeChar"/>
        </w:rPr>
        <w:t>min</w:t>
      </w:r>
      <w:r>
        <w:t xml:space="preserve">, </w:t>
      </w:r>
      <w:r w:rsidRPr="007A10B7">
        <w:rPr>
          <w:rStyle w:val="codeChar"/>
        </w:rPr>
        <w:t>max</w:t>
      </w:r>
      <w:r>
        <w:t xml:space="preserve">, and </w:t>
      </w:r>
      <w:r w:rsidRPr="001E2362">
        <w:rPr>
          <w:rStyle w:val="codeChar"/>
        </w:rPr>
        <w:t>group</w:t>
      </w:r>
      <w:r>
        <w:t xml:space="preserve"> (default: false)</w:t>
      </w:r>
    </w:p>
    <w:p w14:paraId="466DDF0C" w14:textId="77777777" w:rsidR="00CB07DD" w:rsidRDefault="00CB07DD" w:rsidP="00CB07DD">
      <w:pPr>
        <w:numPr>
          <w:ilvl w:val="0"/>
          <w:numId w:val="40"/>
        </w:numPr>
      </w:pPr>
      <w:r>
        <w:t>Autoscale group</w:t>
      </w:r>
      <w:r w:rsidRPr="00986336">
        <w:t xml:space="preserve">:  </w:t>
      </w:r>
      <w:r>
        <w:rPr>
          <w:rStyle w:val="codeChar"/>
        </w:rPr>
        <w:t>group</w:t>
      </w:r>
      <w:r w:rsidRPr="00986336">
        <w:rPr>
          <w:rStyle w:val="codeChar"/>
        </w:rPr>
        <w:t>="…"</w:t>
      </w:r>
      <w:r w:rsidRPr="00986336">
        <w:t xml:space="preserve"> </w:t>
      </w:r>
      <w:r>
        <w:t xml:space="preserve">with a unique number identifying the group in that output device; note this implies </w:t>
      </w:r>
      <w:r>
        <w:rPr>
          <w:rStyle w:val="codeChar"/>
        </w:rPr>
        <w:t>auto="true</w:t>
      </w:r>
      <w:r w:rsidRPr="00986336">
        <w:rPr>
          <w:rStyle w:val="codeChar"/>
        </w:rPr>
        <w:t>"</w:t>
      </w:r>
      <w:r>
        <w:t xml:space="preserve"> and is therefore mutually exclusive with </w:t>
      </w:r>
      <w:r w:rsidRPr="007A10B7">
        <w:rPr>
          <w:rStyle w:val="codeChar"/>
        </w:rPr>
        <w:t>min</w:t>
      </w:r>
      <w:r>
        <w:t xml:space="preserve">, </w:t>
      </w:r>
      <w:r w:rsidRPr="007A10B7">
        <w:rPr>
          <w:rStyle w:val="codeChar"/>
        </w:rPr>
        <w:t>max</w:t>
      </w:r>
      <w:r>
        <w:t xml:space="preserve">, and </w:t>
      </w:r>
      <w:r w:rsidRPr="009D0EA0">
        <w:rPr>
          <w:rStyle w:val="codeChar"/>
        </w:rPr>
        <w:t>auto</w:t>
      </w:r>
      <w:r>
        <w:t xml:space="preserve"> (default: not in a group)</w:t>
      </w:r>
    </w:p>
    <w:p w14:paraId="001298F1" w14:textId="77777777" w:rsidR="00CB07DD" w:rsidRDefault="00CB07DD" w:rsidP="00CB07DD">
      <w:r>
        <w:t>Groups require more than one variable in them and are specifically used to autoscale a group of variables to the same scale starting at the minimum value of all variables in the group and ending at the maximum value of all variables in the group. This is the default scaling for all variables in a comparative plot, so does not need to appear in that case.</w:t>
      </w:r>
    </w:p>
    <w:p w14:paraId="64821743" w14:textId="77777777" w:rsidR="00CB07DD" w:rsidRDefault="00CB07DD" w:rsidP="00CB07DD">
      <w:r>
        <w:t xml:space="preserve">The </w:t>
      </w:r>
      <w:r w:rsidRPr="00027207">
        <w:rPr>
          <w:rStyle w:val="codeChar"/>
        </w:rPr>
        <w:t>&lt;format&gt;</w:t>
      </w:r>
      <w:r>
        <w:t xml:space="preserve"> tag allows default formatting to be set for values of each variable.  Without it, the default settings for each attribute below takes effect:</w:t>
      </w:r>
    </w:p>
    <w:p w14:paraId="6DC34AA4" w14:textId="77777777" w:rsidR="00CB07DD" w:rsidRDefault="00CB07DD" w:rsidP="00CB07DD">
      <w:pPr>
        <w:numPr>
          <w:ilvl w:val="0"/>
          <w:numId w:val="41"/>
        </w:numPr>
      </w:pPr>
      <w:r w:rsidRPr="00986336">
        <w:t xml:space="preserve">Precision:  </w:t>
      </w:r>
      <w:r w:rsidRPr="00986336">
        <w:rPr>
          <w:rStyle w:val="codeChar"/>
        </w:rPr>
        <w:t>precision="…"</w:t>
      </w:r>
      <w:r w:rsidRPr="00986336">
        <w:t xml:space="preserve"> with value indicating precis</w:t>
      </w:r>
      <w:r>
        <w:t xml:space="preserve">ion of least significant digit, </w:t>
      </w:r>
      <w:r w:rsidRPr="00986336">
        <w:t xml:space="preserve">e.g., </w:t>
      </w:r>
      <w:r>
        <w:t>“</w:t>
      </w:r>
      <w:r w:rsidRPr="00986336">
        <w:t>0.01</w:t>
      </w:r>
      <w:r>
        <w:t>”</w:t>
      </w:r>
      <w:r w:rsidRPr="00986336">
        <w:t xml:space="preserve"> t</w:t>
      </w:r>
      <w:r>
        <w:t>o round to the hundredths place or “0.5” to round to the nearest half (default: best guess based on the scale of the variable)</w:t>
      </w:r>
    </w:p>
    <w:p w14:paraId="7813733B" w14:textId="77777777" w:rsidR="00CB07DD" w:rsidRDefault="00CB07DD" w:rsidP="00CB07DD">
      <w:pPr>
        <w:numPr>
          <w:ilvl w:val="0"/>
          <w:numId w:val="41"/>
        </w:numPr>
      </w:pPr>
      <w:r>
        <w:t>Magnitude scale</w:t>
      </w:r>
      <w:r w:rsidRPr="00986336">
        <w:t xml:space="preserve">:  </w:t>
      </w:r>
      <w:r>
        <w:rPr>
          <w:rStyle w:val="codeChar"/>
        </w:rPr>
        <w:t>scale_by</w:t>
      </w:r>
      <w:r w:rsidRPr="00986336">
        <w:rPr>
          <w:rStyle w:val="codeChar"/>
        </w:rPr>
        <w:t>="…"</w:t>
      </w:r>
      <w:r w:rsidRPr="00986336">
        <w:t xml:space="preserve"> </w:t>
      </w:r>
      <w:r>
        <w:t xml:space="preserve">with the factor to scale all values by before displaying, e.g., “1000” to display thousands (default: no scaling, i.e., 1); note the </w:t>
      </w:r>
      <w:r w:rsidRPr="00F06B53">
        <w:rPr>
          <w:rStyle w:val="codeChar"/>
        </w:rPr>
        <w:t>precision</w:t>
      </w:r>
      <w:r>
        <w:t xml:space="preserve"> applies to the scaled number</w:t>
      </w:r>
    </w:p>
    <w:p w14:paraId="1D388FCD" w14:textId="77777777" w:rsidR="00CB07DD" w:rsidRDefault="00CB07DD" w:rsidP="00CB07DD">
      <w:pPr>
        <w:numPr>
          <w:ilvl w:val="0"/>
          <w:numId w:val="41"/>
        </w:numPr>
      </w:pPr>
      <w:r>
        <w:t xml:space="preserve">Special symbols:  </w:t>
      </w:r>
      <w:r>
        <w:rPr>
          <w:rStyle w:val="codeChar"/>
        </w:rPr>
        <w:t>display_as</w:t>
      </w:r>
      <w:r w:rsidRPr="00986336">
        <w:rPr>
          <w:rStyle w:val="codeChar"/>
        </w:rPr>
        <w:t>="…"</w:t>
      </w:r>
      <w:r w:rsidRPr="00986336">
        <w:t xml:space="preserve"> </w:t>
      </w:r>
      <w:r>
        <w:t xml:space="preserve">with “number”, “currency”, or “percent” (default: </w:t>
      </w:r>
      <w:r>
        <w:rPr>
          <w:rStyle w:val="codeChar"/>
        </w:rPr>
        <w:t>number</w:t>
      </w:r>
      <w:r>
        <w:t>)</w:t>
      </w:r>
    </w:p>
    <w:p w14:paraId="1DF17E92" w14:textId="77777777" w:rsidR="00CB07DD" w:rsidRDefault="00CB07DD" w:rsidP="00CB07DD">
      <w:pPr>
        <w:numPr>
          <w:ilvl w:val="0"/>
          <w:numId w:val="41"/>
        </w:numPr>
      </w:pPr>
      <w:r>
        <w:t xml:space="preserve">Include thousands separator:  </w:t>
      </w:r>
      <w:r>
        <w:rPr>
          <w:rStyle w:val="codeChar"/>
        </w:rPr>
        <w:t>delimit_000s</w:t>
      </w:r>
      <w:r w:rsidRPr="00986336">
        <w:rPr>
          <w:rStyle w:val="codeChar"/>
        </w:rPr>
        <w:t>="…"</w:t>
      </w:r>
      <w:r w:rsidRPr="00986336">
        <w:t xml:space="preserve"> </w:t>
      </w:r>
      <w:r>
        <w:t>with true/false (default: false)</w:t>
      </w:r>
    </w:p>
    <w:p w14:paraId="54916B5F" w14:textId="77777777" w:rsidR="00CB07DD" w:rsidRPr="000930D4" w:rsidRDefault="00CB07DD" w:rsidP="00CB07DD">
      <w:r>
        <w:t>These can also be overridden, using the same attribute names, in variable definitions of individual input or output devices.</w:t>
      </w:r>
    </w:p>
    <w:p w14:paraId="69D10E86" w14:textId="77777777" w:rsidR="00CB07DD" w:rsidRDefault="00CB07DD" w:rsidP="00CB07DD">
      <w:pPr>
        <w:pStyle w:val="Heading3"/>
        <w:numPr>
          <w:ilvl w:val="2"/>
          <w:numId w:val="3"/>
        </w:numPr>
      </w:pPr>
      <w:bookmarkStart w:id="110" w:name="_Toc426543533"/>
      <w:r>
        <w:t>Event Posters</w:t>
      </w:r>
      <w:bookmarkEnd w:id="110"/>
    </w:p>
    <w:p w14:paraId="142723EB" w14:textId="77777777" w:rsidR="00CB07DD" w:rsidRDefault="00CB07DD" w:rsidP="00CB07DD">
      <w:r w:rsidRPr="00986336">
        <w:t>Events based on entity values can be triggered while</w:t>
      </w:r>
      <w:r>
        <w:t xml:space="preserve"> the model is being simulated. At the simulation level</w:t>
      </w:r>
      <w:r w:rsidRPr="00986336">
        <w:t>, these events are limited to pausing the simulation (default) or stopping the simulation.</w:t>
      </w:r>
      <w:r>
        <w:t xml:space="preserve"> The model user can be informed of these events in various ways, as described in Chapter 6.</w:t>
      </w:r>
    </w:p>
    <w:p w14:paraId="3C999DCD" w14:textId="77777777" w:rsidR="00CB07DD" w:rsidRDefault="00CB07DD" w:rsidP="00CB07DD">
      <w:r w:rsidRPr="00986336">
        <w:t xml:space="preserve">All events appear in an </w:t>
      </w:r>
      <w:r w:rsidRPr="00986336">
        <w:rPr>
          <w:rStyle w:val="codeChar"/>
        </w:rPr>
        <w:t>event_poster</w:t>
      </w:r>
      <w:r w:rsidRPr="00986336">
        <w:t xml:space="preserve"> block with </w:t>
      </w:r>
      <w:r w:rsidRPr="00986336">
        <w:rPr>
          <w:rStyle w:val="codeChar"/>
        </w:rPr>
        <w:t>min</w:t>
      </w:r>
      <w:r w:rsidRPr="00986336">
        <w:t xml:space="preserve"> and </w:t>
      </w:r>
      <w:r w:rsidRPr="00986336">
        <w:rPr>
          <w:rStyle w:val="codeChar"/>
        </w:rPr>
        <w:t>max</w:t>
      </w:r>
      <w:r w:rsidRPr="00986336">
        <w:t xml:space="preserve"> attributes specifying the lower and upper bounds for all posters (this is a user setting to help them decide where to place events).</w:t>
      </w:r>
      <w:r>
        <w:t xml:space="preserve"> </w:t>
      </w:r>
      <w:r w:rsidRPr="00986336">
        <w:t xml:space="preserve">A series of </w:t>
      </w:r>
      <w:r w:rsidRPr="00986336">
        <w:rPr>
          <w:rStyle w:val="codeChar"/>
        </w:rPr>
        <w:t>threshold</w:t>
      </w:r>
      <w:r w:rsidRPr="00986336">
        <w:t xml:space="preserve"> blocks then define the event</w:t>
      </w:r>
      <w:r>
        <w:t xml:space="preserve"> trigger</w:t>
      </w:r>
      <w:r w:rsidRPr="00986336">
        <w:t>s:</w:t>
      </w:r>
    </w:p>
    <w:p w14:paraId="6C479A7C" w14:textId="77777777" w:rsidR="00CB07DD" w:rsidRPr="00986336" w:rsidRDefault="00CB07DD" w:rsidP="00CB07DD">
      <w:pPr>
        <w:pStyle w:val="codefirst"/>
        <w:rPr>
          <w:rStyle w:val="codeChar"/>
        </w:rPr>
      </w:pPr>
      <w:r w:rsidRPr="00986336">
        <w:t>&lt;event_poster min=</w:t>
      </w:r>
      <w:r w:rsidRPr="00986336">
        <w:rPr>
          <w:rStyle w:val="codeChar"/>
        </w:rPr>
        <w:t>"</w:t>
      </w:r>
      <w:r w:rsidRPr="00986336">
        <w:t>0</w:t>
      </w:r>
      <w:r w:rsidRPr="00986336">
        <w:rPr>
          <w:rStyle w:val="codeChar"/>
        </w:rPr>
        <w:t>" max="10"&gt;</w:t>
      </w:r>
    </w:p>
    <w:p w14:paraId="11FE7F29" w14:textId="77777777" w:rsidR="00CB07DD" w:rsidRDefault="00CB07DD" w:rsidP="00CB07DD">
      <w:pPr>
        <w:pStyle w:val="code0"/>
      </w:pPr>
      <w:r w:rsidRPr="00986336">
        <w:tab/>
        <w:t>&lt;threshold value=</w:t>
      </w:r>
      <w:r w:rsidRPr="00986336">
        <w:rPr>
          <w:rStyle w:val="codeChar"/>
        </w:rPr>
        <w:t>"5"</w:t>
      </w:r>
      <w:r w:rsidRPr="00986336">
        <w:t>&gt;</w:t>
      </w:r>
    </w:p>
    <w:p w14:paraId="6B6101F6" w14:textId="77777777" w:rsidR="00CB07DD" w:rsidRDefault="00CB07DD" w:rsidP="00CB07DD">
      <w:pPr>
        <w:pStyle w:val="code0"/>
      </w:pPr>
      <w:r>
        <w:tab/>
      </w:r>
      <w:r>
        <w:tab/>
        <w:t>&lt;event&gt;</w:t>
      </w:r>
    </w:p>
    <w:p w14:paraId="039531CF" w14:textId="77777777" w:rsidR="00CB07DD" w:rsidRDefault="00CB07DD" w:rsidP="00CB07DD">
      <w:pPr>
        <w:pStyle w:val="code0"/>
      </w:pPr>
      <w:r>
        <w:tab/>
      </w:r>
      <w:r>
        <w:tab/>
      </w:r>
      <w:r>
        <w:tab/>
        <w:t>...</w:t>
      </w:r>
    </w:p>
    <w:p w14:paraId="0DA473FF" w14:textId="77777777" w:rsidR="00CB07DD" w:rsidRPr="00986336" w:rsidRDefault="00CB07DD" w:rsidP="00CB07DD">
      <w:pPr>
        <w:pStyle w:val="code0"/>
      </w:pPr>
      <w:r>
        <w:tab/>
      </w:r>
      <w:r>
        <w:tab/>
        <w:t>&lt;/event&gt;</w:t>
      </w:r>
    </w:p>
    <w:p w14:paraId="7902AE0A" w14:textId="77777777" w:rsidR="00CB07DD" w:rsidRPr="00986336" w:rsidRDefault="00CB07DD" w:rsidP="00CB07DD">
      <w:pPr>
        <w:pStyle w:val="code0"/>
      </w:pPr>
      <w:r w:rsidRPr="00986336">
        <w:tab/>
      </w:r>
      <w:r w:rsidRPr="00986336">
        <w:tab/>
        <w:t>...</w:t>
      </w:r>
    </w:p>
    <w:p w14:paraId="76DB9C82" w14:textId="77777777" w:rsidR="00CB07DD" w:rsidRPr="00986336" w:rsidRDefault="00CB07DD" w:rsidP="00CB07DD">
      <w:pPr>
        <w:pStyle w:val="code0"/>
      </w:pPr>
      <w:r w:rsidRPr="00986336">
        <w:tab/>
        <w:t>&lt;/threshold&gt;</w:t>
      </w:r>
    </w:p>
    <w:p w14:paraId="62101033" w14:textId="77777777" w:rsidR="00CB07DD" w:rsidRPr="00986336" w:rsidRDefault="00CB07DD" w:rsidP="00CB07DD">
      <w:pPr>
        <w:pStyle w:val="code0"/>
      </w:pPr>
      <w:r w:rsidRPr="00986336">
        <w:t>&lt;/event_poster&gt;</w:t>
      </w:r>
    </w:p>
    <w:p w14:paraId="1D4A60CD" w14:textId="77777777" w:rsidR="00CB07DD" w:rsidRDefault="00CB07DD" w:rsidP="00CB07DD">
      <w:r w:rsidRPr="00986336">
        <w:t xml:space="preserve">The threshold has these additional </w:t>
      </w:r>
      <w:r>
        <w:t>OPTIONAL</w:t>
      </w:r>
      <w:r w:rsidRPr="00986336">
        <w:t xml:space="preserve"> attributes:</w:t>
      </w:r>
    </w:p>
    <w:p w14:paraId="49705E02" w14:textId="77777777" w:rsidR="00CB07DD" w:rsidRDefault="00CB07DD" w:rsidP="00CB07DD">
      <w:pPr>
        <w:numPr>
          <w:ilvl w:val="0"/>
          <w:numId w:val="15"/>
        </w:numPr>
      </w:pPr>
      <w:r w:rsidRPr="00986336">
        <w:t xml:space="preserve">Direction:  </w:t>
      </w:r>
      <w:r w:rsidRPr="00986336">
        <w:rPr>
          <w:rStyle w:val="codeChar"/>
        </w:rPr>
        <w:t>direction="…"</w:t>
      </w:r>
      <w:r>
        <w:t xml:space="preserve"> w/valid X</w:t>
      </w:r>
      <w:r w:rsidRPr="00986336">
        <w:t>MILE event direction name</w:t>
      </w:r>
      <w:r>
        <w:t xml:space="preserve"> – see Chapter 3</w:t>
      </w:r>
      <w:r>
        <w:br/>
      </w:r>
      <w:r w:rsidRPr="00986336">
        <w:t xml:space="preserve">(default: </w:t>
      </w:r>
      <w:r w:rsidRPr="00986336">
        <w:rPr>
          <w:rStyle w:val="codeChar"/>
        </w:rPr>
        <w:t>increasing</w:t>
      </w:r>
      <w:r w:rsidRPr="00986336">
        <w:t>)</w:t>
      </w:r>
    </w:p>
    <w:p w14:paraId="76D33BC7" w14:textId="77777777" w:rsidR="00CB07DD" w:rsidRDefault="00CB07DD" w:rsidP="00CB07DD">
      <w:pPr>
        <w:numPr>
          <w:ilvl w:val="0"/>
          <w:numId w:val="15"/>
        </w:numPr>
      </w:pPr>
      <w:r w:rsidRPr="00986336">
        <w:t xml:space="preserve">Frequency:  </w:t>
      </w:r>
      <w:r w:rsidRPr="00986336">
        <w:rPr>
          <w:rStyle w:val="codeChar"/>
        </w:rPr>
        <w:t>repeat="…"</w:t>
      </w:r>
      <w:r>
        <w:t xml:space="preserve"> w/valid X</w:t>
      </w:r>
      <w:r w:rsidRPr="00986336">
        <w:t>MILE event frequency name</w:t>
      </w:r>
      <w:r>
        <w:t xml:space="preserve"> – see Chapter 3</w:t>
      </w:r>
      <w:r w:rsidRPr="00986336">
        <w:t xml:space="preserve"> (default: </w:t>
      </w:r>
      <w:r w:rsidRPr="00986336">
        <w:rPr>
          <w:rStyle w:val="codeChar"/>
        </w:rPr>
        <w:t>each</w:t>
      </w:r>
      <w:r w:rsidRPr="00986336">
        <w:t>)</w:t>
      </w:r>
    </w:p>
    <w:p w14:paraId="20A94552" w14:textId="77777777" w:rsidR="00CB07DD" w:rsidRDefault="00CB07DD" w:rsidP="00CB07DD">
      <w:pPr>
        <w:numPr>
          <w:ilvl w:val="0"/>
          <w:numId w:val="15"/>
        </w:numPr>
      </w:pPr>
      <w:r w:rsidRPr="00986336">
        <w:t xml:space="preserve">Repetition interval:  </w:t>
      </w:r>
      <w:r w:rsidRPr="00986336">
        <w:rPr>
          <w:rStyle w:val="codeChar"/>
        </w:rPr>
        <w:t>interval="…"</w:t>
      </w:r>
      <w:r w:rsidRPr="00986336">
        <w:t xml:space="preserve"> w/number of unit times (default: disabled; only enabled if present)</w:t>
      </w:r>
    </w:p>
    <w:p w14:paraId="18D5105E" w14:textId="77777777" w:rsidR="00CB07DD" w:rsidRDefault="00CB07DD" w:rsidP="00CB07DD">
      <w:r w:rsidRPr="00986336">
        <w:t xml:space="preserve">Each threshold block </w:t>
      </w:r>
      <w:r>
        <w:t>MUST</w:t>
      </w:r>
      <w:r w:rsidRPr="00986336">
        <w:t xml:space="preserve"> have a unique value and direction (so there can be two threshold blocks at 5 as long as one is increasing</w:t>
      </w:r>
      <w:r>
        <w:t xml:space="preserve"> and the other is decreasing). </w:t>
      </w:r>
      <w:r w:rsidRPr="00986336">
        <w:t xml:space="preserve">Within each threshold block, the actual events are defined, which </w:t>
      </w:r>
      <w:r>
        <w:t>MAY</w:t>
      </w:r>
      <w:r w:rsidRPr="00986336">
        <w:t xml:space="preserve"> be either </w:t>
      </w:r>
      <w:r>
        <w:t>a single event</w:t>
      </w:r>
      <w:r w:rsidRPr="00986336">
        <w:t xml:space="preserve"> that is used every time the threshold is exceeded (</w:t>
      </w:r>
      <w:r>
        <w:t xml:space="preserve">frequency of </w:t>
      </w:r>
      <w:r w:rsidRPr="00986336">
        <w:rPr>
          <w:rStyle w:val="codeChar"/>
        </w:rPr>
        <w:t>each</w:t>
      </w:r>
      <w:r>
        <w:t xml:space="preserve"> REQUIRES there </w:t>
      </w:r>
      <w:r w:rsidRPr="00986336">
        <w:t xml:space="preserve">be only one </w:t>
      </w:r>
      <w:r>
        <w:t>event</w:t>
      </w:r>
      <w:r w:rsidRPr="00986336">
        <w:t xml:space="preserve">) or a sequence of events that are used one at a time in </w:t>
      </w:r>
      <w:r>
        <w:t xml:space="preserve">their specified </w:t>
      </w:r>
      <w:r w:rsidRPr="00986336">
        <w:t>order each time the t</w:t>
      </w:r>
      <w:r>
        <w:t xml:space="preserve">hreshold is exceeded (i.e., the first event is used the first time the threshold is exceeded, the second is used the second time, etc.). </w:t>
      </w:r>
      <w:r w:rsidRPr="00986336">
        <w:t xml:space="preserve">Events appear in an </w:t>
      </w:r>
      <w:r w:rsidRPr="00986336">
        <w:rPr>
          <w:rStyle w:val="codeChar"/>
        </w:rPr>
        <w:t>&lt;event&gt;</w:t>
      </w:r>
      <w:r w:rsidRPr="00986336">
        <w:t xml:space="preserve"> tag which has one </w:t>
      </w:r>
      <w:r>
        <w:t>OPTIONAL</w:t>
      </w:r>
      <w:r w:rsidRPr="00986336">
        <w:t xml:space="preserve"> attribute:</w:t>
      </w:r>
    </w:p>
    <w:p w14:paraId="40E194C1" w14:textId="77777777" w:rsidR="00CB07DD" w:rsidRDefault="00CB07DD" w:rsidP="00CB07DD">
      <w:pPr>
        <w:numPr>
          <w:ilvl w:val="0"/>
          <w:numId w:val="15"/>
        </w:numPr>
      </w:pPr>
      <w:r w:rsidRPr="00986336">
        <w:t xml:space="preserve">Action:  </w:t>
      </w:r>
      <w:r w:rsidRPr="00986336">
        <w:rPr>
          <w:rStyle w:val="codeChar"/>
        </w:rPr>
        <w:t>sim_action="…"</w:t>
      </w:r>
      <w:r>
        <w:t xml:space="preserve"> w/valid X</w:t>
      </w:r>
      <w:r w:rsidRPr="00986336">
        <w:t>MILE event action name</w:t>
      </w:r>
      <w:r>
        <w:t xml:space="preserve"> – see Chapter 3</w:t>
      </w:r>
      <w:r w:rsidRPr="00986336">
        <w:t xml:space="preserve"> (default: </w:t>
      </w:r>
      <w:r w:rsidRPr="00986336">
        <w:rPr>
          <w:rStyle w:val="codeChar"/>
        </w:rPr>
        <w:t>pause</w:t>
      </w:r>
      <w:r w:rsidRPr="00986336">
        <w:t>)</w:t>
      </w:r>
    </w:p>
    <w:p w14:paraId="29148934" w14:textId="77777777" w:rsidR="00CB07DD" w:rsidRDefault="00CB07DD" w:rsidP="00CB07DD">
      <w:pPr>
        <w:pStyle w:val="Heading4"/>
        <w:numPr>
          <w:ilvl w:val="3"/>
          <w:numId w:val="3"/>
        </w:numPr>
      </w:pPr>
      <w:r>
        <w:t>Interactivity in Event Posters</w:t>
      </w:r>
    </w:p>
    <w:p w14:paraId="13E0689C" w14:textId="77777777" w:rsidR="00CB07DD" w:rsidRDefault="00CB07DD" w:rsidP="00CB07DD">
      <w:r>
        <w:t xml:space="preserve">Posters can also include OPTIONALLY visual and aural components that tell the user what happened. These are defined within the </w:t>
      </w:r>
      <w:r w:rsidRPr="00CE22FD">
        <w:rPr>
          <w:rStyle w:val="codeChar"/>
        </w:rPr>
        <w:t>&lt;event&gt;</w:t>
      </w:r>
      <w:r>
        <w:t xml:space="preserve"> tag using the following tags:</w:t>
      </w:r>
    </w:p>
    <w:p w14:paraId="2319DE8C" w14:textId="77777777" w:rsidR="00CB07DD" w:rsidRDefault="00CB07DD" w:rsidP="00CB07DD">
      <w:pPr>
        <w:numPr>
          <w:ilvl w:val="0"/>
          <w:numId w:val="15"/>
        </w:numPr>
      </w:pPr>
      <w:r>
        <w:t>Text message</w:t>
      </w:r>
      <w:r w:rsidRPr="00986336">
        <w:t xml:space="preserve">:  </w:t>
      </w:r>
      <w:r>
        <w:rPr>
          <w:rStyle w:val="codeChar"/>
        </w:rPr>
        <w:t>&lt;text_box&gt;</w:t>
      </w:r>
      <w:r>
        <w:t xml:space="preserve"> with text as described in Section 6.5.1</w:t>
      </w:r>
    </w:p>
    <w:p w14:paraId="327B6B57" w14:textId="77777777" w:rsidR="00CB07DD" w:rsidRDefault="00CB07DD" w:rsidP="00CB07DD">
      <w:pPr>
        <w:numPr>
          <w:ilvl w:val="0"/>
          <w:numId w:val="15"/>
        </w:numPr>
      </w:pPr>
      <w:r>
        <w:t xml:space="preserve">Image message:  </w:t>
      </w:r>
      <w:r w:rsidRPr="007E3AC4">
        <w:rPr>
          <w:rStyle w:val="codeChar"/>
        </w:rPr>
        <w:t>&lt;image&gt;</w:t>
      </w:r>
      <w:r>
        <w:t xml:space="preserve"> as described in Section 6.5.2</w:t>
      </w:r>
    </w:p>
    <w:p w14:paraId="43D1B136" w14:textId="77777777" w:rsidR="00CB07DD" w:rsidRDefault="00CB07DD" w:rsidP="00CB07DD">
      <w:pPr>
        <w:numPr>
          <w:ilvl w:val="0"/>
          <w:numId w:val="15"/>
        </w:numPr>
      </w:pPr>
      <w:r>
        <w:t xml:space="preserve">Video message:  </w:t>
      </w:r>
      <w:r w:rsidRPr="007B1AAA">
        <w:rPr>
          <w:rStyle w:val="codeChar"/>
        </w:rPr>
        <w:t>&lt;video&gt;</w:t>
      </w:r>
      <w:r>
        <w:t xml:space="preserve"> as described in Section 6.5.2</w:t>
      </w:r>
    </w:p>
    <w:p w14:paraId="5E883ED4" w14:textId="77777777" w:rsidR="00CB07DD" w:rsidRDefault="00CB07DD" w:rsidP="00CB07DD">
      <w:pPr>
        <w:numPr>
          <w:ilvl w:val="0"/>
          <w:numId w:val="15"/>
        </w:numPr>
      </w:pPr>
      <w:r>
        <w:t xml:space="preserve">Sound attached to message:  </w:t>
      </w:r>
      <w:r w:rsidRPr="007B1AAA">
        <w:rPr>
          <w:rStyle w:val="codeChar"/>
        </w:rPr>
        <w:t>&lt;sound&gt;</w:t>
      </w:r>
      <w:r>
        <w:t xml:space="preserve"> as described in Section 6.5.3</w:t>
      </w:r>
    </w:p>
    <w:p w14:paraId="2BDF3F88" w14:textId="77777777" w:rsidR="00CB07DD" w:rsidRDefault="00CB07DD" w:rsidP="00CB07DD">
      <w:pPr>
        <w:numPr>
          <w:ilvl w:val="0"/>
          <w:numId w:val="15"/>
        </w:numPr>
      </w:pPr>
      <w:r>
        <w:t xml:space="preserve">Hyperlink to a place to navigate to:  </w:t>
      </w:r>
      <w:r w:rsidRPr="007B1AAA">
        <w:rPr>
          <w:rStyle w:val="codeChar"/>
        </w:rPr>
        <w:t>&lt;link&gt;</w:t>
      </w:r>
      <w:r>
        <w:t>, as described in Section 6.5.3.</w:t>
      </w:r>
    </w:p>
    <w:p w14:paraId="2E950931" w14:textId="77777777" w:rsidR="00CB07DD" w:rsidRDefault="00CB07DD" w:rsidP="00CB07DD">
      <w:r>
        <w:t>Note that only one visual type message (text, image, video) SHALL be allowed per event. While event poster interactivity is an optional part of the standard, it is strongly recommended that all implementations of event posters support text messages.</w:t>
      </w:r>
    </w:p>
    <w:p w14:paraId="268E6CE7" w14:textId="77777777" w:rsidR="00CB07DD" w:rsidRDefault="00CB07DD" w:rsidP="00CB07DD">
      <w:r>
        <w:t>The following example shows a poster that puts up a text message when 10 is exceeded, but then, when 19 is exceeded, plays a sound and a movie while navigating to an interface:</w:t>
      </w:r>
    </w:p>
    <w:p w14:paraId="40F49410" w14:textId="77777777" w:rsidR="00CB07DD" w:rsidRDefault="00CB07DD" w:rsidP="00CB07DD">
      <w:pPr>
        <w:pStyle w:val="codefirst"/>
      </w:pPr>
      <w:r>
        <w:t>&lt;event_poster min="1" max="20"&gt;</w:t>
      </w:r>
    </w:p>
    <w:p w14:paraId="01E101DB" w14:textId="77777777" w:rsidR="00CB07DD" w:rsidRDefault="00CB07DD" w:rsidP="00CB07DD">
      <w:pPr>
        <w:pStyle w:val="code0"/>
        <w:keepNext/>
      </w:pPr>
      <w:r>
        <w:tab/>
        <w:t>&lt;threshold value="10"&gt;</w:t>
      </w:r>
    </w:p>
    <w:p w14:paraId="3010F272" w14:textId="77777777" w:rsidR="00CB07DD" w:rsidRDefault="00CB07DD" w:rsidP="00CB07DD">
      <w:pPr>
        <w:pStyle w:val="code0"/>
        <w:keepNext/>
      </w:pPr>
      <w:r>
        <w:tab/>
      </w:r>
      <w:r>
        <w:tab/>
        <w:t>&lt;event&gt;</w:t>
      </w:r>
    </w:p>
    <w:p w14:paraId="1531C8A0" w14:textId="77777777" w:rsidR="00CB07DD" w:rsidRDefault="00CB07DD" w:rsidP="00CB07DD">
      <w:pPr>
        <w:pStyle w:val="code0"/>
        <w:keepNext/>
      </w:pPr>
      <w:r>
        <w:tab/>
      </w:r>
      <w:r>
        <w:tab/>
      </w:r>
      <w:r>
        <w:tab/>
        <w:t>&lt;text_box&gt;Careful!&lt;/text_box&gt;</w:t>
      </w:r>
    </w:p>
    <w:p w14:paraId="31EA5800" w14:textId="77777777" w:rsidR="00CB07DD" w:rsidRDefault="00CB07DD" w:rsidP="00CB07DD">
      <w:pPr>
        <w:pStyle w:val="code0"/>
        <w:keepNext/>
      </w:pPr>
      <w:r>
        <w:tab/>
      </w:r>
      <w:r>
        <w:tab/>
        <w:t>&lt;/event&gt;</w:t>
      </w:r>
    </w:p>
    <w:p w14:paraId="063EC27C" w14:textId="77777777" w:rsidR="00CB07DD" w:rsidRDefault="00CB07DD" w:rsidP="00CB07DD">
      <w:pPr>
        <w:pStyle w:val="code0"/>
      </w:pPr>
      <w:r>
        <w:tab/>
        <w:t>&lt;/threshold&gt;</w:t>
      </w:r>
    </w:p>
    <w:p w14:paraId="30B7B14A" w14:textId="77777777" w:rsidR="00CB07DD" w:rsidRDefault="00CB07DD" w:rsidP="00CB07DD">
      <w:pPr>
        <w:pStyle w:val="code0"/>
      </w:pPr>
      <w:r>
        <w:tab/>
        <w:t>&lt;threshold value="19"&gt;</w:t>
      </w:r>
    </w:p>
    <w:p w14:paraId="12193E19" w14:textId="77777777" w:rsidR="00CB07DD" w:rsidRDefault="00CB07DD" w:rsidP="00CB07DD">
      <w:pPr>
        <w:pStyle w:val="code0"/>
      </w:pPr>
      <w:r>
        <w:tab/>
      </w:r>
      <w:r>
        <w:tab/>
        <w:t>&lt;event&gt;</w:t>
      </w:r>
    </w:p>
    <w:p w14:paraId="6D70133B" w14:textId="77777777" w:rsidR="00CB07DD" w:rsidRDefault="00CB07DD" w:rsidP="00CB07DD">
      <w:pPr>
        <w:pStyle w:val="code0"/>
      </w:pPr>
      <w:r>
        <w:tab/>
      </w:r>
      <w:r>
        <w:tab/>
      </w:r>
      <w:r>
        <w:tab/>
        <w:t>&lt;sound&gt;bicycle_bell.wav&lt;/sound&gt;</w:t>
      </w:r>
    </w:p>
    <w:p w14:paraId="7F9EA994" w14:textId="77777777" w:rsidR="00CB07DD" w:rsidRDefault="00CB07DD" w:rsidP="00CB07DD">
      <w:pPr>
        <w:pStyle w:val="code0"/>
      </w:pPr>
      <w:r>
        <w:tab/>
      </w:r>
      <w:r>
        <w:tab/>
      </w:r>
      <w:r>
        <w:tab/>
        <w:t>&lt;link target="view" view_type="interface" x="0" y="0"/&gt;</w:t>
      </w:r>
    </w:p>
    <w:p w14:paraId="04DC8962" w14:textId="77777777" w:rsidR="00CB07DD" w:rsidRDefault="00CB07DD" w:rsidP="00CB07DD">
      <w:pPr>
        <w:pStyle w:val="code0"/>
      </w:pPr>
      <w:r>
        <w:tab/>
      </w:r>
      <w:r>
        <w:tab/>
      </w:r>
      <w:r>
        <w:tab/>
        <w:t>&lt;video&gt;c:/Movies/uh-oh.mov&lt;/video&gt;</w:t>
      </w:r>
    </w:p>
    <w:p w14:paraId="1B8F1666" w14:textId="77777777" w:rsidR="00CB07DD" w:rsidRDefault="00CB07DD" w:rsidP="00CB07DD">
      <w:pPr>
        <w:pStyle w:val="code0"/>
      </w:pPr>
      <w:r>
        <w:tab/>
      </w:r>
      <w:r>
        <w:tab/>
        <w:t>&lt;/event&gt;</w:t>
      </w:r>
    </w:p>
    <w:p w14:paraId="5B5AF775" w14:textId="77777777" w:rsidR="00CB07DD" w:rsidRDefault="00CB07DD" w:rsidP="00CB07DD">
      <w:pPr>
        <w:pStyle w:val="code0"/>
      </w:pPr>
      <w:r>
        <w:tab/>
        <w:t>&lt;/threshold&gt;</w:t>
      </w:r>
    </w:p>
    <w:p w14:paraId="4BD42A61" w14:textId="77777777" w:rsidR="00CB07DD" w:rsidRPr="00C702AE" w:rsidRDefault="00CB07DD" w:rsidP="00CB07DD">
      <w:pPr>
        <w:pStyle w:val="code0"/>
      </w:pPr>
      <w:r>
        <w:t>&lt;/event_poster&gt;</w:t>
      </w:r>
    </w:p>
    <w:p w14:paraId="256AB424" w14:textId="77777777" w:rsidR="00CB07DD" w:rsidRDefault="00CB07DD" w:rsidP="00CB07DD">
      <w:pPr>
        <w:pStyle w:val="Heading3"/>
        <w:numPr>
          <w:ilvl w:val="2"/>
          <w:numId w:val="3"/>
        </w:numPr>
      </w:pPr>
      <w:bookmarkStart w:id="111" w:name="_Toc426543534"/>
      <w:r>
        <w:t>Graphical Functions</w:t>
      </w:r>
      <w:bookmarkEnd w:id="111"/>
    </w:p>
    <w:p w14:paraId="098D87F2" w14:textId="77777777" w:rsidR="00CB07DD" w:rsidRDefault="00CB07DD" w:rsidP="00CB07DD">
      <w:r>
        <w:t xml:space="preserve">Graphical functions are defined within a </w:t>
      </w:r>
      <w:r w:rsidRPr="00986336">
        <w:rPr>
          <w:rStyle w:val="codeChar"/>
        </w:rPr>
        <w:t>&lt;gf&gt;</w:t>
      </w:r>
      <w:r>
        <w:t xml:space="preserve"> tag. A graphical function definition MAY stand alone, providing it is named, or it can be embedded within a flow or an auxiliary. As provided in XMILE expressions, named graphical functions MAY also be invoked like built-in functions.</w:t>
      </w:r>
    </w:p>
    <w:p w14:paraId="15A5119A" w14:textId="77777777" w:rsidR="00CB07DD" w:rsidRDefault="00CB07DD" w:rsidP="00CB07DD">
      <w:r>
        <w:t>The graphical functions has several properties, as described below. Note that it is REQUIRED to include exactly one of x-axis scale and x-axis points (either, but not both).</w:t>
      </w:r>
    </w:p>
    <w:p w14:paraId="78A10DBE" w14:textId="77777777" w:rsidR="00CB07DD" w:rsidRDefault="00CB07DD" w:rsidP="00CB07DD">
      <w:pPr>
        <w:numPr>
          <w:ilvl w:val="0"/>
          <w:numId w:val="15"/>
        </w:numPr>
      </w:pPr>
      <w:r w:rsidRPr="00986336">
        <w:t xml:space="preserve">Name:  </w:t>
      </w:r>
      <w:r w:rsidRPr="00986336">
        <w:rPr>
          <w:rStyle w:val="codeChar"/>
        </w:rPr>
        <w:t>name="…"</w:t>
      </w:r>
      <w:r w:rsidRPr="00986336">
        <w:t xml:space="preserve"> </w:t>
      </w:r>
      <w:r>
        <w:t>w/valid X</w:t>
      </w:r>
      <w:r w:rsidRPr="00986336">
        <w:t>MILE identifier (default: anonymous)</w:t>
      </w:r>
      <w:r>
        <w:t>. The name is REQUIRED if a graphical function is defined outside other variables (flows or auxiliaries). It is OPTIONAL when it is defined inside a variable.</w:t>
      </w:r>
    </w:p>
    <w:p w14:paraId="55993931" w14:textId="77777777" w:rsidR="00CB07DD" w:rsidRDefault="00CB07DD" w:rsidP="00CB07DD">
      <w:pPr>
        <w:numPr>
          <w:ilvl w:val="0"/>
          <w:numId w:val="15"/>
        </w:numPr>
      </w:pPr>
      <w:r w:rsidRPr="00986336">
        <w:t>Type:</w:t>
      </w:r>
      <w:r>
        <w:t xml:space="preserve">  </w:t>
      </w:r>
      <w:r w:rsidRPr="00986336">
        <w:rPr>
          <w:rStyle w:val="codeChar"/>
        </w:rPr>
        <w:t>type="…"</w:t>
      </w:r>
      <w:r w:rsidRPr="00986336">
        <w:t xml:space="preserve"> </w:t>
      </w:r>
      <w:r>
        <w:t>w/valid X</w:t>
      </w:r>
      <w:r w:rsidRPr="00986336">
        <w:t>MILE graphical function type name</w:t>
      </w:r>
      <w:r>
        <w:t xml:space="preserve"> – see Chapter 3 </w:t>
      </w:r>
      <w:r w:rsidRPr="00986336">
        <w:t xml:space="preserve">(default: </w:t>
      </w:r>
      <w:r w:rsidRPr="00986336">
        <w:rPr>
          <w:rStyle w:val="codeChar"/>
        </w:rPr>
        <w:t>continuous</w:t>
      </w:r>
      <w:r w:rsidRPr="00986336">
        <w:t>)</w:t>
      </w:r>
      <w:r>
        <w:t xml:space="preserve"> OPTIONAL</w:t>
      </w:r>
    </w:p>
    <w:p w14:paraId="723400B6" w14:textId="77777777" w:rsidR="00CB07DD" w:rsidRDefault="00CB07DD" w:rsidP="00CB07DD">
      <w:pPr>
        <w:numPr>
          <w:ilvl w:val="0"/>
          <w:numId w:val="15"/>
        </w:numPr>
      </w:pPr>
      <w:r w:rsidRPr="0072303D">
        <w:rPr>
          <w:i/>
        </w:rPr>
        <w:t>x</w:t>
      </w:r>
      <w:r>
        <w:t xml:space="preserve">-axis scale:  </w:t>
      </w:r>
      <w:r w:rsidRPr="0072303D">
        <w:rPr>
          <w:rStyle w:val="codeChar"/>
        </w:rPr>
        <w:t>&lt;xscale min="</w:t>
      </w:r>
      <w:r>
        <w:rPr>
          <w:rStyle w:val="codeChar"/>
        </w:rPr>
        <w:t>…</w:t>
      </w:r>
      <w:r w:rsidRPr="0072303D">
        <w:rPr>
          <w:rStyle w:val="codeChar"/>
        </w:rPr>
        <w:t>" max="</w:t>
      </w:r>
      <w:r>
        <w:rPr>
          <w:rStyle w:val="codeChar"/>
        </w:rPr>
        <w:t>…</w:t>
      </w:r>
      <w:r w:rsidRPr="0072303D">
        <w:rPr>
          <w:rStyle w:val="codeChar"/>
        </w:rPr>
        <w:t>"/&gt;</w:t>
      </w:r>
      <w:r>
        <w:t xml:space="preserve"> defines the scale of the </w:t>
      </w:r>
      <w:r>
        <w:rPr>
          <w:i/>
        </w:rPr>
        <w:t>x</w:t>
      </w:r>
      <w:r>
        <w:t xml:space="preserve">-axis (default: smallest and largest values in </w:t>
      </w:r>
      <w:r w:rsidRPr="0072303D">
        <w:rPr>
          <w:rStyle w:val="codeChar"/>
        </w:rPr>
        <w:t>&lt;xpts&gt;</w:t>
      </w:r>
      <w:r>
        <w:t>). REQUIRED when no x-axis points.</w:t>
      </w:r>
    </w:p>
    <w:p w14:paraId="500C463E" w14:textId="77777777" w:rsidR="00CB07DD" w:rsidRDefault="00CB07DD" w:rsidP="00CB07DD">
      <w:pPr>
        <w:numPr>
          <w:ilvl w:val="0"/>
          <w:numId w:val="15"/>
        </w:numPr>
      </w:pPr>
      <w:r w:rsidRPr="0072303D">
        <w:rPr>
          <w:i/>
        </w:rPr>
        <w:t>y</w:t>
      </w:r>
      <w:r>
        <w:t xml:space="preserve">-axis scale:  </w:t>
      </w:r>
      <w:r>
        <w:rPr>
          <w:rStyle w:val="codeChar"/>
        </w:rPr>
        <w:t>&lt;y</w:t>
      </w:r>
      <w:r w:rsidRPr="0072303D">
        <w:rPr>
          <w:rStyle w:val="codeChar"/>
        </w:rPr>
        <w:t>scale min="</w:t>
      </w:r>
      <w:r>
        <w:rPr>
          <w:rStyle w:val="codeChar"/>
        </w:rPr>
        <w:t>…</w:t>
      </w:r>
      <w:r w:rsidRPr="0072303D">
        <w:rPr>
          <w:rStyle w:val="codeChar"/>
        </w:rPr>
        <w:t>" max="</w:t>
      </w:r>
      <w:r>
        <w:rPr>
          <w:rStyle w:val="codeChar"/>
        </w:rPr>
        <w:t>…</w:t>
      </w:r>
      <w:r w:rsidRPr="0072303D">
        <w:rPr>
          <w:rStyle w:val="codeChar"/>
        </w:rPr>
        <w:t>"/&gt;</w:t>
      </w:r>
      <w:r>
        <w:t xml:space="preserve"> defines the scale of the </w:t>
      </w:r>
      <w:r>
        <w:rPr>
          <w:i/>
        </w:rPr>
        <w:t>y</w:t>
      </w:r>
      <w:r>
        <w:t xml:space="preserve">-axis (default: smallest and largest values in </w:t>
      </w:r>
      <w:r>
        <w:rPr>
          <w:rStyle w:val="codeChar"/>
        </w:rPr>
        <w:t>&lt;y</w:t>
      </w:r>
      <w:r w:rsidRPr="0072303D">
        <w:rPr>
          <w:rStyle w:val="codeChar"/>
        </w:rPr>
        <w:t>pts&gt;</w:t>
      </w:r>
      <w:r>
        <w:t xml:space="preserve">). This only affects the scale of the graph as shown in a user interface; it has no impact on the behavior or interpretation of the graphical function. In general, include it only if the user-desired scale differs from </w:t>
      </w:r>
      <w:r w:rsidRPr="00986336">
        <w:t xml:space="preserve">the minimum and maximum </w:t>
      </w:r>
      <w:r w:rsidRPr="00986336">
        <w:rPr>
          <w:i/>
        </w:rPr>
        <w:t>y</w:t>
      </w:r>
      <w:r w:rsidRPr="00986336">
        <w:t xml:space="preserve">-values in </w:t>
      </w:r>
      <w:r w:rsidRPr="003265AF">
        <w:rPr>
          <w:rStyle w:val="codeChar"/>
        </w:rPr>
        <w:t>&lt;ypts&gt;</w:t>
      </w:r>
      <w:r>
        <w:t>. OPTIONAL</w:t>
      </w:r>
    </w:p>
    <w:p w14:paraId="01EFA9BF" w14:textId="77777777" w:rsidR="00CB07DD" w:rsidRDefault="00CB07DD" w:rsidP="00CB07DD">
      <w:pPr>
        <w:numPr>
          <w:ilvl w:val="0"/>
          <w:numId w:val="15"/>
        </w:numPr>
      </w:pPr>
      <w:r>
        <w:rPr>
          <w:i/>
        </w:rPr>
        <w:t>x</w:t>
      </w:r>
      <w:r>
        <w:t xml:space="preserve">-axis points:  </w:t>
      </w:r>
      <w:r w:rsidRPr="0072303D">
        <w:rPr>
          <w:rStyle w:val="codeChar"/>
        </w:rPr>
        <w:t>&lt;xpts&gt;…&lt;/xpts&gt;</w:t>
      </w:r>
      <w:r>
        <w:t xml:space="preserve"> specifies the exact </w:t>
      </w:r>
      <w:r w:rsidRPr="0072303D">
        <w:rPr>
          <w:i/>
        </w:rPr>
        <w:t>x</w:t>
      </w:r>
      <w:r>
        <w:t xml:space="preserve">-values corresponding to the </w:t>
      </w:r>
      <w:r>
        <w:rPr>
          <w:i/>
        </w:rPr>
        <w:t>y</w:t>
      </w:r>
      <w:r>
        <w:t xml:space="preserve">-values given in the </w:t>
      </w:r>
      <w:r w:rsidRPr="0072303D">
        <w:rPr>
          <w:rStyle w:val="codeChar"/>
        </w:rPr>
        <w:t>&lt;ypts&gt;</w:t>
      </w:r>
      <w:r>
        <w:t xml:space="preserve"> (default: the </w:t>
      </w:r>
      <w:r>
        <w:rPr>
          <w:i/>
        </w:rPr>
        <w:t>x</w:t>
      </w:r>
      <w:r>
        <w:rPr>
          <w:i/>
        </w:rPr>
        <w:softHyphen/>
      </w:r>
      <w:r>
        <w:t xml:space="preserve">-axis scale, </w:t>
      </w:r>
      <w:r w:rsidRPr="004C78E3">
        <w:rPr>
          <w:rStyle w:val="codeChar"/>
        </w:rPr>
        <w:t>&lt;xscale&gt;</w:t>
      </w:r>
      <w:r>
        <w:t xml:space="preserve">, evenly divided into the number of points in </w:t>
      </w:r>
      <w:r w:rsidRPr="00FA4217">
        <w:rPr>
          <w:rStyle w:val="codeChar"/>
        </w:rPr>
        <w:t>&lt;ypts&gt;</w:t>
      </w:r>
      <w:r w:rsidRPr="0026633F">
        <w:t xml:space="preserve"> </w:t>
      </w:r>
      <w:r>
        <w:t>creating a</w:t>
      </w:r>
      <w:r w:rsidRPr="00986336">
        <w:t xml:space="preserve"> (fixed) increment along the </w:t>
      </w:r>
      <w:r w:rsidRPr="00986336">
        <w:rPr>
          <w:i/>
        </w:rPr>
        <w:t>x</w:t>
      </w:r>
      <w:r w:rsidRPr="00986336">
        <w:t>-axis</w:t>
      </w:r>
      <w:r>
        <w:t xml:space="preserve">). Note that when this is specified, the number of points given MUST exactly match the number of points in </w:t>
      </w:r>
      <w:r w:rsidRPr="00FA4217">
        <w:rPr>
          <w:rStyle w:val="codeChar"/>
        </w:rPr>
        <w:t>&lt;ypts&gt;</w:t>
      </w:r>
      <w:r>
        <w:t xml:space="preserve">, one </w:t>
      </w:r>
      <w:r w:rsidRPr="00FA4217">
        <w:rPr>
          <w:i/>
        </w:rPr>
        <w:t>x</w:t>
      </w:r>
      <w:r>
        <w:t xml:space="preserve">-value for each and every </w:t>
      </w:r>
      <w:r w:rsidRPr="00FA4217">
        <w:rPr>
          <w:i/>
        </w:rPr>
        <w:t>y</w:t>
      </w:r>
      <w:r>
        <w:t>-value, corresponding positionally, and the values must be sorted in ascending order (from smallest to largest). By default, these values are comma-separated. REQUIRED when no x-axis scale.</w:t>
      </w:r>
    </w:p>
    <w:p w14:paraId="624FA31B" w14:textId="77777777" w:rsidR="00CB07DD" w:rsidRDefault="00CB07DD" w:rsidP="00CB07DD">
      <w:pPr>
        <w:numPr>
          <w:ilvl w:val="0"/>
          <w:numId w:val="15"/>
        </w:numPr>
      </w:pPr>
      <w:r>
        <w:rPr>
          <w:i/>
        </w:rPr>
        <w:t>y</w:t>
      </w:r>
      <w:r>
        <w:t xml:space="preserve">-axis points:  </w:t>
      </w:r>
      <w:r>
        <w:rPr>
          <w:rStyle w:val="codeChar"/>
        </w:rPr>
        <w:t>&lt;y</w:t>
      </w:r>
      <w:r w:rsidRPr="0072303D">
        <w:rPr>
          <w:rStyle w:val="codeChar"/>
        </w:rPr>
        <w:t>pts&gt;…</w:t>
      </w:r>
      <w:r>
        <w:rPr>
          <w:rStyle w:val="codeChar"/>
        </w:rPr>
        <w:t>&lt;/y</w:t>
      </w:r>
      <w:r w:rsidRPr="0072303D">
        <w:rPr>
          <w:rStyle w:val="codeChar"/>
        </w:rPr>
        <w:t>pts&gt;</w:t>
      </w:r>
      <w:r>
        <w:t xml:space="preserve"> specifies the </w:t>
      </w:r>
      <w:r w:rsidRPr="007078F5">
        <w:rPr>
          <w:i/>
        </w:rPr>
        <w:t>y</w:t>
      </w:r>
      <w:r>
        <w:t xml:space="preserve">-values for the graphical function, starting with the </w:t>
      </w:r>
      <w:r w:rsidRPr="007078F5">
        <w:rPr>
          <w:i/>
        </w:rPr>
        <w:t>y</w:t>
      </w:r>
      <w:r>
        <w:t xml:space="preserve">-value for the smallest </w:t>
      </w:r>
      <w:r w:rsidRPr="007078F5">
        <w:rPr>
          <w:i/>
        </w:rPr>
        <w:t>x</w:t>
      </w:r>
      <w:r>
        <w:t xml:space="preserve">-value and continuing as </w:t>
      </w:r>
      <w:r>
        <w:rPr>
          <w:i/>
        </w:rPr>
        <w:t>x</w:t>
      </w:r>
      <w:r>
        <w:t xml:space="preserve"> increases until ending with the </w:t>
      </w:r>
      <w:r>
        <w:rPr>
          <w:i/>
        </w:rPr>
        <w:t>y</w:t>
      </w:r>
      <w:r>
        <w:t xml:space="preserve">-value corresponding to the largest </w:t>
      </w:r>
      <w:r>
        <w:rPr>
          <w:i/>
        </w:rPr>
        <w:t>x</w:t>
      </w:r>
      <w:r>
        <w:t>-value. By default, these values are comma-separated. REQUIRED</w:t>
      </w:r>
    </w:p>
    <w:p w14:paraId="24312EC9" w14:textId="77777777" w:rsidR="00CB07DD" w:rsidRDefault="00CB07DD" w:rsidP="00CB07DD">
      <w:pPr>
        <w:keepNext/>
      </w:pPr>
      <w:r>
        <w:t xml:space="preserve">The </w:t>
      </w:r>
      <w:r w:rsidRPr="00756C26">
        <w:rPr>
          <w:rStyle w:val="codeChar"/>
        </w:rPr>
        <w:t>&lt;xpts&gt;</w:t>
      </w:r>
      <w:r>
        <w:t xml:space="preserve"> and the </w:t>
      </w:r>
      <w:r w:rsidRPr="00756C26">
        <w:rPr>
          <w:rStyle w:val="codeChar"/>
        </w:rPr>
        <w:t>&lt;ypts&gt;</w:t>
      </w:r>
      <w:r>
        <w:t xml:space="preserve"> tags have one OPTIONAL attribute to specify the separator between values:</w:t>
      </w:r>
    </w:p>
    <w:p w14:paraId="0DDC95B0" w14:textId="77777777" w:rsidR="00CB07DD" w:rsidRDefault="00CB07DD" w:rsidP="00CB07DD">
      <w:pPr>
        <w:numPr>
          <w:ilvl w:val="0"/>
          <w:numId w:val="15"/>
        </w:numPr>
      </w:pPr>
      <w:r>
        <w:t>Value separator</w:t>
      </w:r>
      <w:r w:rsidRPr="00986336">
        <w:t xml:space="preserve">:  </w:t>
      </w:r>
      <w:r>
        <w:rPr>
          <w:rStyle w:val="codeChar"/>
        </w:rPr>
        <w:t>sep</w:t>
      </w:r>
      <w:r w:rsidRPr="00986336">
        <w:rPr>
          <w:rStyle w:val="codeChar"/>
        </w:rPr>
        <w:t>="…"</w:t>
      </w:r>
      <w:r>
        <w:t xml:space="preserve"> w/the single character used as the separator</w:t>
      </w:r>
      <w:r w:rsidRPr="00986336">
        <w:t xml:space="preserve"> (default:</w:t>
      </w:r>
      <w:r>
        <w:t xml:space="preserve"> </w:t>
      </w:r>
      <w:r w:rsidRPr="000E19AE">
        <w:rPr>
          <w:rStyle w:val="codeChar"/>
        </w:rPr>
        <w:t>","</w:t>
      </w:r>
      <w:r>
        <w:t xml:space="preserve"> – comma</w:t>
      </w:r>
      <w:r w:rsidRPr="00986336">
        <w:t>)</w:t>
      </w:r>
    </w:p>
    <w:p w14:paraId="62672B0C" w14:textId="77777777" w:rsidR="00CB07DD" w:rsidRDefault="00CB07DD" w:rsidP="00CB07DD">
      <w:r>
        <w:t xml:space="preserve">Only </w:t>
      </w:r>
      <w:r w:rsidRPr="004C78E3">
        <w:rPr>
          <w:rStyle w:val="codeChar"/>
        </w:rPr>
        <w:t>&lt;ypts&gt;</w:t>
      </w:r>
      <w:r>
        <w:t xml:space="preserve"> are always REQUIRED, but since the default values for other properties depend on properties other than </w:t>
      </w:r>
      <w:r w:rsidRPr="004C78E3">
        <w:rPr>
          <w:rStyle w:val="codeChar"/>
        </w:rPr>
        <w:t>&lt;ypts&gt;</w:t>
      </w:r>
      <w:r>
        <w:t xml:space="preserve">, </w:t>
      </w:r>
      <w:r w:rsidRPr="004C78E3">
        <w:rPr>
          <w:rStyle w:val="codeChar"/>
        </w:rPr>
        <w:t>&lt;ypts&gt;</w:t>
      </w:r>
      <w:r>
        <w:t xml:space="preserve"> alone is never sufficient. In particular, </w:t>
      </w:r>
      <w:r w:rsidRPr="004C78E3">
        <w:rPr>
          <w:rStyle w:val="codeChar"/>
        </w:rPr>
        <w:t>&lt;xpts&gt;</w:t>
      </w:r>
      <w:r>
        <w:t xml:space="preserve"> defaults to values from </w:t>
      </w:r>
      <w:r w:rsidRPr="004C78E3">
        <w:rPr>
          <w:rStyle w:val="codeChar"/>
        </w:rPr>
        <w:t>&lt;xscale&gt;</w:t>
      </w:r>
      <w:r>
        <w:t xml:space="preserve"> and </w:t>
      </w:r>
      <w:r w:rsidRPr="004C78E3">
        <w:rPr>
          <w:rStyle w:val="codeChar"/>
        </w:rPr>
        <w:t>&lt;xscale&gt;</w:t>
      </w:r>
      <w:r>
        <w:t xml:space="preserve"> defaults to values from </w:t>
      </w:r>
      <w:r w:rsidRPr="004C78E3">
        <w:rPr>
          <w:rStyle w:val="codeChar"/>
        </w:rPr>
        <w:t>&lt;xpts&gt;</w:t>
      </w:r>
      <w:r>
        <w:t>, so one or the other is always REQUIRED.</w:t>
      </w:r>
    </w:p>
    <w:p w14:paraId="2AEB4859" w14:textId="77777777" w:rsidR="00CB07DD" w:rsidRDefault="00CB07DD" w:rsidP="00CB07DD">
      <w:r>
        <w:t>The smallest possible (named) graphical function definition is therefore:</w:t>
      </w:r>
    </w:p>
    <w:p w14:paraId="1F4341C5" w14:textId="77777777" w:rsidR="00CB07DD" w:rsidRPr="00986336" w:rsidRDefault="00CB07DD" w:rsidP="00CB07DD">
      <w:pPr>
        <w:pStyle w:val="codefirst"/>
      </w:pPr>
      <w:r w:rsidRPr="00986336">
        <w:t>&lt;gf name=</w:t>
      </w:r>
      <w:r w:rsidRPr="00986336">
        <w:rPr>
          <w:rStyle w:val="codeChar"/>
        </w:rPr>
        <w:t>"</w:t>
      </w:r>
      <w:r w:rsidRPr="00986336">
        <w:t>rising</w:t>
      </w:r>
      <w:r w:rsidRPr="00986336">
        <w:rPr>
          <w:rStyle w:val="codeChar"/>
        </w:rPr>
        <w:t>"</w:t>
      </w:r>
      <w:r w:rsidRPr="00986336">
        <w:t>&gt;</w:t>
      </w:r>
    </w:p>
    <w:p w14:paraId="723EE852" w14:textId="77777777" w:rsidR="00CB07DD" w:rsidRPr="00986336" w:rsidRDefault="00CB07DD" w:rsidP="00CB07DD">
      <w:pPr>
        <w:pStyle w:val="code0"/>
        <w:keepNext/>
      </w:pPr>
      <w:r w:rsidRPr="00986336">
        <w:tab/>
        <w:t>&lt;xscale min=</w:t>
      </w:r>
      <w:r w:rsidRPr="00986336">
        <w:rPr>
          <w:rStyle w:val="codeChar"/>
        </w:rPr>
        <w:t>"</w:t>
      </w:r>
      <w:r w:rsidRPr="00986336">
        <w:t>0</w:t>
      </w:r>
      <w:r w:rsidRPr="00986336">
        <w:rPr>
          <w:rStyle w:val="codeChar"/>
        </w:rPr>
        <w:t>"</w:t>
      </w:r>
      <w:r w:rsidRPr="00986336">
        <w:t xml:space="preserve"> max=</w:t>
      </w:r>
      <w:r w:rsidRPr="00986336">
        <w:rPr>
          <w:rStyle w:val="codeChar"/>
        </w:rPr>
        <w:t>"</w:t>
      </w:r>
      <w:r w:rsidRPr="00986336">
        <w:t>1</w:t>
      </w:r>
      <w:r w:rsidRPr="00986336">
        <w:rPr>
          <w:rStyle w:val="codeChar"/>
        </w:rPr>
        <w:t>"</w:t>
      </w:r>
      <w:r w:rsidRPr="00986336">
        <w:t>/&gt;</w:t>
      </w:r>
    </w:p>
    <w:p w14:paraId="7263961C" w14:textId="77777777" w:rsidR="00CB07DD" w:rsidRPr="00986336" w:rsidRDefault="00CB07DD" w:rsidP="00CB07DD">
      <w:pPr>
        <w:pStyle w:val="code0"/>
        <w:keepNext/>
      </w:pPr>
      <w:r w:rsidRPr="00986336">
        <w:tab/>
        <w:t>&lt;ypts&gt;0,0.1,0.5,0.9,1&lt;/ypts&gt;</w:t>
      </w:r>
    </w:p>
    <w:p w14:paraId="7182A7FB" w14:textId="77777777" w:rsidR="00CB07DD" w:rsidRPr="00986336" w:rsidRDefault="00CB07DD" w:rsidP="00CB07DD">
      <w:pPr>
        <w:pStyle w:val="code0"/>
      </w:pPr>
      <w:r w:rsidRPr="00986336">
        <w:t>&lt;/gf&gt;</w:t>
      </w:r>
    </w:p>
    <w:p w14:paraId="3C73331B" w14:textId="77777777" w:rsidR="00CB07DD" w:rsidRDefault="00CB07DD" w:rsidP="00CB07DD">
      <w:r w:rsidRPr="00986336">
        <w:t xml:space="preserve">This definition implies a corresponding set of </w:t>
      </w:r>
      <w:r w:rsidRPr="00986336">
        <w:rPr>
          <w:i/>
          <w:iCs/>
        </w:rPr>
        <w:t>x</w:t>
      </w:r>
      <w:r w:rsidRPr="00986336">
        <w:t xml:space="preserve">-values of (0, 0.25, 0.5, 0.75, 1) and a </w:t>
      </w:r>
      <w:r w:rsidRPr="00986336">
        <w:rPr>
          <w:i/>
          <w:iCs/>
        </w:rPr>
        <w:t>y</w:t>
      </w:r>
      <w:r w:rsidRPr="00986336">
        <w:t>-scale from 0 to 1.</w:t>
      </w:r>
    </w:p>
    <w:p w14:paraId="2A7C7471" w14:textId="77777777" w:rsidR="00CB07DD" w:rsidRDefault="00CB07DD" w:rsidP="00CB07DD">
      <w:r>
        <w:t>A named</w:t>
      </w:r>
      <w:r w:rsidRPr="00986336">
        <w:t xml:space="preserve"> graphical function</w:t>
      </w:r>
      <w:r>
        <w:t xml:space="preserve"> (whether defined stand alone or within a variable)</w:t>
      </w:r>
      <w:r w:rsidRPr="00986336">
        <w:t xml:space="preserve"> can then be directly referred to in </w:t>
      </w:r>
      <w:r>
        <w:t>a variable</w:t>
      </w:r>
      <w:r w:rsidRPr="00986336">
        <w:t>:</w:t>
      </w:r>
    </w:p>
    <w:p w14:paraId="038BE088" w14:textId="77777777" w:rsidR="00CB07DD" w:rsidRPr="00986336" w:rsidRDefault="00CB07DD" w:rsidP="00CB07DD">
      <w:pPr>
        <w:pStyle w:val="codefirst"/>
      </w:pPr>
      <w:r w:rsidRPr="00986336">
        <w:t>&lt;gf name=</w:t>
      </w:r>
      <w:r w:rsidRPr="00986336">
        <w:rPr>
          <w:rStyle w:val="codeChar"/>
        </w:rPr>
        <w:t>"</w:t>
      </w:r>
      <w:r w:rsidRPr="00986336">
        <w:t>rising</w:t>
      </w:r>
      <w:r w:rsidRPr="00986336">
        <w:rPr>
          <w:rStyle w:val="codeChar"/>
        </w:rPr>
        <w:t>"</w:t>
      </w:r>
      <w:r w:rsidRPr="00986336">
        <w:t>/&gt;</w:t>
      </w:r>
    </w:p>
    <w:p w14:paraId="28316DD7" w14:textId="77777777" w:rsidR="00CB07DD" w:rsidRDefault="00CB07DD" w:rsidP="00CB07DD">
      <w:r>
        <w:t>or in a XMILE expression</w:t>
      </w:r>
      <w:r w:rsidRPr="00986336">
        <w:t>:</w:t>
      </w:r>
    </w:p>
    <w:p w14:paraId="0B4F9FEF" w14:textId="77777777" w:rsidR="00CB07DD" w:rsidRPr="00986336" w:rsidRDefault="00CB07DD" w:rsidP="00CB07DD">
      <w:pPr>
        <w:pStyle w:val="codefirst"/>
      </w:pPr>
      <w:r w:rsidRPr="00986336">
        <w:t>&lt;eqn&gt;rising(star)&lt;/eqn&gt;</w:t>
      </w:r>
      <w:r w:rsidRPr="00986336">
        <w:tab/>
        <w:t xml:space="preserve">&lt;!-- evaluate gf </w:t>
      </w:r>
      <w:r w:rsidRPr="00986336">
        <w:rPr>
          <w:rStyle w:val="codeChar"/>
        </w:rPr>
        <w:t>"</w:t>
      </w:r>
      <w:r>
        <w:t>rising</w:t>
      </w:r>
      <w:r w:rsidRPr="00986336">
        <w:rPr>
          <w:rStyle w:val="codeChar"/>
        </w:rPr>
        <w:t>"</w:t>
      </w:r>
      <w:r>
        <w:t xml:space="preserve"> </w:t>
      </w:r>
      <w:r w:rsidRPr="00986336">
        <w:t>at star --&gt;</w:t>
      </w:r>
    </w:p>
    <w:p w14:paraId="08B74A9A" w14:textId="77777777" w:rsidR="00CB07DD" w:rsidRDefault="00CB07DD" w:rsidP="00CB07DD">
      <w:r>
        <w:t>The set of defaults given above are specifically designed to avoid redundancies in the definitions that lead to contradictions. Property defaults must be used to reduce the graphical function to its smallest form. For example, the following overspecified graphical function, even though it is self-consistent, is not valid (since it includes both the x-axis scale and the x-axis points):</w:t>
      </w:r>
    </w:p>
    <w:p w14:paraId="7AB5A0F3" w14:textId="77777777" w:rsidR="00CB07DD" w:rsidRPr="00986336" w:rsidRDefault="00CB07DD" w:rsidP="00CB07DD">
      <w:pPr>
        <w:pStyle w:val="codefirst"/>
      </w:pPr>
      <w:r w:rsidRPr="00986336">
        <w:t>&lt;gf</w:t>
      </w:r>
      <w:r>
        <w:t xml:space="preserve"> name=</w:t>
      </w:r>
      <w:r w:rsidRPr="00986336">
        <w:rPr>
          <w:rStyle w:val="codeChar"/>
        </w:rPr>
        <w:t>"</w:t>
      </w:r>
      <w:r>
        <w:t>overspecified</w:t>
      </w:r>
      <w:r w:rsidRPr="00986336">
        <w:rPr>
          <w:rStyle w:val="codeChar"/>
        </w:rPr>
        <w:t>"</w:t>
      </w:r>
      <w:r w:rsidRPr="00986336">
        <w:t>&gt;</w:t>
      </w:r>
    </w:p>
    <w:p w14:paraId="24EC9486" w14:textId="77777777" w:rsidR="00CB07DD" w:rsidRPr="00986336" w:rsidRDefault="00CB07DD" w:rsidP="00CB07DD">
      <w:pPr>
        <w:pStyle w:val="code0"/>
      </w:pPr>
      <w:r w:rsidRPr="00986336">
        <w:tab/>
        <w:t>&lt;xscale min=</w:t>
      </w:r>
      <w:r w:rsidRPr="00986336">
        <w:rPr>
          <w:rStyle w:val="codeChar"/>
        </w:rPr>
        <w:t>"</w:t>
      </w:r>
      <w:r w:rsidRPr="00986336">
        <w:t>0</w:t>
      </w:r>
      <w:r w:rsidRPr="00986336">
        <w:rPr>
          <w:rStyle w:val="codeChar"/>
        </w:rPr>
        <w:t>"</w:t>
      </w:r>
      <w:r w:rsidRPr="00986336">
        <w:t xml:space="preserve"> max=</w:t>
      </w:r>
      <w:r w:rsidRPr="00986336">
        <w:rPr>
          <w:rStyle w:val="codeChar"/>
        </w:rPr>
        <w:t>"</w:t>
      </w:r>
      <w:r w:rsidRPr="00986336">
        <w:t>0.5</w:t>
      </w:r>
      <w:r w:rsidRPr="00986336">
        <w:rPr>
          <w:rStyle w:val="codeChar"/>
        </w:rPr>
        <w:t>"</w:t>
      </w:r>
      <w:r w:rsidRPr="00986336">
        <w:t>/&gt;</w:t>
      </w:r>
    </w:p>
    <w:p w14:paraId="230A911A" w14:textId="77777777" w:rsidR="00CB07DD" w:rsidRDefault="00CB07DD" w:rsidP="00CB07DD">
      <w:pPr>
        <w:pStyle w:val="code0"/>
      </w:pPr>
      <w:r w:rsidRPr="00986336">
        <w:tab/>
        <w:t>&lt;yscale min=</w:t>
      </w:r>
      <w:r w:rsidRPr="00986336">
        <w:rPr>
          <w:rStyle w:val="codeChar"/>
        </w:rPr>
        <w:t>"</w:t>
      </w:r>
      <w:r w:rsidRPr="00986336">
        <w:t>0</w:t>
      </w:r>
      <w:r w:rsidRPr="00986336">
        <w:rPr>
          <w:rStyle w:val="codeChar"/>
        </w:rPr>
        <w:t>"</w:t>
      </w:r>
      <w:r w:rsidRPr="00986336">
        <w:t xml:space="preserve"> max=</w:t>
      </w:r>
      <w:r w:rsidRPr="00986336">
        <w:rPr>
          <w:rStyle w:val="codeChar"/>
        </w:rPr>
        <w:t>"</w:t>
      </w:r>
      <w:r w:rsidRPr="00986336">
        <w:t>1</w:t>
      </w:r>
      <w:r w:rsidRPr="00986336">
        <w:rPr>
          <w:rStyle w:val="codeChar"/>
        </w:rPr>
        <w:t>"</w:t>
      </w:r>
      <w:r w:rsidRPr="00986336">
        <w:t>/&gt;</w:t>
      </w:r>
    </w:p>
    <w:p w14:paraId="676D63AA" w14:textId="77777777" w:rsidR="00CB07DD" w:rsidRPr="00986336" w:rsidRDefault="00CB07DD" w:rsidP="00CB07DD">
      <w:pPr>
        <w:pStyle w:val="code0"/>
      </w:pPr>
      <w:r>
        <w:tab/>
        <w:t>&lt;xpts&gt;0,0.1,0.2,0.3,0.4,0.5&lt;/xpts&gt;</w:t>
      </w:r>
    </w:p>
    <w:p w14:paraId="6A956D10" w14:textId="77777777" w:rsidR="00CB07DD" w:rsidRPr="00986336" w:rsidRDefault="00CB07DD" w:rsidP="00CB07DD">
      <w:pPr>
        <w:pStyle w:val="code0"/>
      </w:pPr>
      <w:r w:rsidRPr="00986336">
        <w:tab/>
        <w:t>&lt;ypts&gt;0.05,0.1,0.2,0.25,0.3,0.33&lt;/ypts&gt;</w:t>
      </w:r>
    </w:p>
    <w:p w14:paraId="0185E5C5" w14:textId="77777777" w:rsidR="00CB07DD" w:rsidRPr="00986336" w:rsidRDefault="00CB07DD" w:rsidP="00CB07DD">
      <w:pPr>
        <w:pStyle w:val="code0"/>
      </w:pPr>
      <w:r w:rsidRPr="00986336">
        <w:t>&lt;/gf&gt;</w:t>
      </w:r>
    </w:p>
    <w:p w14:paraId="08CC59B6" w14:textId="77777777" w:rsidR="00CB07DD" w:rsidRDefault="00CB07DD" w:rsidP="00CB07DD">
      <w:r>
        <w:t>Likewise, the following invalid graphical function shows how overspecification leads to inconsistencies:</w:t>
      </w:r>
    </w:p>
    <w:p w14:paraId="229A55DD" w14:textId="77777777" w:rsidR="00CB07DD" w:rsidRPr="00986336" w:rsidRDefault="00CB07DD" w:rsidP="00CB07DD">
      <w:pPr>
        <w:pStyle w:val="codefirst"/>
      </w:pPr>
      <w:r w:rsidRPr="00986336">
        <w:t>&lt;gf</w:t>
      </w:r>
      <w:r>
        <w:t xml:space="preserve"> name=</w:t>
      </w:r>
      <w:r w:rsidRPr="00986336">
        <w:rPr>
          <w:rStyle w:val="codeChar"/>
        </w:rPr>
        <w:t>"</w:t>
      </w:r>
      <w:r>
        <w:t>inconsistent</w:t>
      </w:r>
      <w:r w:rsidRPr="00986336">
        <w:rPr>
          <w:rStyle w:val="codeChar"/>
        </w:rPr>
        <w:t>"</w:t>
      </w:r>
      <w:r w:rsidRPr="00986336">
        <w:t>&gt;</w:t>
      </w:r>
    </w:p>
    <w:p w14:paraId="15DCCDDA" w14:textId="77777777" w:rsidR="00CB07DD" w:rsidRPr="00986336" w:rsidRDefault="00CB07DD" w:rsidP="00CB07DD">
      <w:pPr>
        <w:pStyle w:val="code0"/>
      </w:pPr>
      <w:r w:rsidRPr="00986336">
        <w:tab/>
        <w:t>&lt;xscale min=</w:t>
      </w:r>
      <w:r w:rsidRPr="00986336">
        <w:rPr>
          <w:rStyle w:val="codeChar"/>
        </w:rPr>
        <w:t>"</w:t>
      </w:r>
      <w:r w:rsidRPr="00986336">
        <w:t>0</w:t>
      </w:r>
      <w:r w:rsidRPr="00986336">
        <w:rPr>
          <w:rStyle w:val="codeChar"/>
        </w:rPr>
        <w:t>"</w:t>
      </w:r>
      <w:r w:rsidRPr="00986336">
        <w:t xml:space="preserve"> max=</w:t>
      </w:r>
      <w:r w:rsidRPr="00986336">
        <w:rPr>
          <w:rStyle w:val="codeChar"/>
        </w:rPr>
        <w:t>"</w:t>
      </w:r>
      <w:r w:rsidRPr="00986336">
        <w:t>0.5</w:t>
      </w:r>
      <w:r w:rsidRPr="00986336">
        <w:rPr>
          <w:rStyle w:val="codeChar"/>
        </w:rPr>
        <w:t>"</w:t>
      </w:r>
      <w:r w:rsidRPr="00986336">
        <w:t>/&gt;</w:t>
      </w:r>
    </w:p>
    <w:p w14:paraId="52D1D5C2" w14:textId="77777777" w:rsidR="00CB07DD" w:rsidRDefault="00CB07DD" w:rsidP="00CB07DD">
      <w:pPr>
        <w:pStyle w:val="code0"/>
      </w:pPr>
      <w:r w:rsidRPr="00986336">
        <w:tab/>
        <w:t>&lt;yscale min=</w:t>
      </w:r>
      <w:r w:rsidRPr="00986336">
        <w:rPr>
          <w:rStyle w:val="codeChar"/>
        </w:rPr>
        <w:t>"</w:t>
      </w:r>
      <w:r w:rsidRPr="00986336">
        <w:t>0</w:t>
      </w:r>
      <w:r w:rsidRPr="00986336">
        <w:rPr>
          <w:rStyle w:val="codeChar"/>
        </w:rPr>
        <w:t>"</w:t>
      </w:r>
      <w:r w:rsidRPr="00986336">
        <w:t xml:space="preserve"> max=</w:t>
      </w:r>
      <w:r w:rsidRPr="00986336">
        <w:rPr>
          <w:rStyle w:val="codeChar"/>
        </w:rPr>
        <w:t>"</w:t>
      </w:r>
      <w:r w:rsidRPr="00986336">
        <w:t>1</w:t>
      </w:r>
      <w:r w:rsidRPr="00986336">
        <w:rPr>
          <w:rStyle w:val="codeChar"/>
        </w:rPr>
        <w:t>"</w:t>
      </w:r>
      <w:r w:rsidRPr="00986336">
        <w:t>/&gt;</w:t>
      </w:r>
    </w:p>
    <w:p w14:paraId="57026674" w14:textId="77777777" w:rsidR="00CB07DD" w:rsidRPr="00986336" w:rsidRDefault="00CB07DD" w:rsidP="00CB07DD">
      <w:pPr>
        <w:pStyle w:val="code0"/>
      </w:pPr>
      <w:r>
        <w:tab/>
        <w:t>&lt;xpts&gt;0,1,2,3,4,5&lt;/xpts&gt;</w:t>
      </w:r>
    </w:p>
    <w:p w14:paraId="122152C0" w14:textId="77777777" w:rsidR="00CB07DD" w:rsidRPr="00986336" w:rsidRDefault="00CB07DD" w:rsidP="00CB07DD">
      <w:pPr>
        <w:pStyle w:val="code0"/>
      </w:pPr>
      <w:r w:rsidRPr="00986336">
        <w:tab/>
        <w:t>&lt;ypts&gt;0.05,0.1,0.2,0.25,0.3,0.33&lt;/ypts&gt;</w:t>
      </w:r>
    </w:p>
    <w:p w14:paraId="237044BA" w14:textId="77777777" w:rsidR="00CB07DD" w:rsidRPr="00986336" w:rsidRDefault="00CB07DD" w:rsidP="00CB07DD">
      <w:pPr>
        <w:pStyle w:val="code0"/>
      </w:pPr>
      <w:r w:rsidRPr="00986336">
        <w:t>&lt;/gf&gt;</w:t>
      </w:r>
    </w:p>
    <w:p w14:paraId="25095728" w14:textId="77777777" w:rsidR="00CB07DD" w:rsidRDefault="00CB07DD" w:rsidP="00CB07DD">
      <w:r>
        <w:t xml:space="preserve">Even removing overspecified fields will not prevent errors. When </w:t>
      </w:r>
      <w:r w:rsidRPr="00E5670B">
        <w:rPr>
          <w:rStyle w:val="codeChar"/>
        </w:rPr>
        <w:t>&lt;xpts&gt;</w:t>
      </w:r>
      <w:r>
        <w:t xml:space="preserve"> are included, the </w:t>
      </w:r>
      <w:r w:rsidRPr="00E5670B">
        <w:rPr>
          <w:i/>
        </w:rPr>
        <w:t>x</w:t>
      </w:r>
      <w:r>
        <w:t xml:space="preserve">-values MUST be in ascending order and the number of </w:t>
      </w:r>
      <w:r>
        <w:rPr>
          <w:i/>
        </w:rPr>
        <w:t>x</w:t>
      </w:r>
      <w:r>
        <w:t xml:space="preserve">-values MUST match the number of </w:t>
      </w:r>
      <w:r>
        <w:rPr>
          <w:i/>
        </w:rPr>
        <w:t>y</w:t>
      </w:r>
      <w:r>
        <w:t>-values. The following graphical function, although not overspecified, violates both of these rules:</w:t>
      </w:r>
    </w:p>
    <w:p w14:paraId="72616D39" w14:textId="77777777" w:rsidR="00CB07DD" w:rsidRPr="00986336" w:rsidRDefault="00CB07DD" w:rsidP="00CB07DD">
      <w:pPr>
        <w:pStyle w:val="codefirst"/>
      </w:pPr>
      <w:r w:rsidRPr="00986336">
        <w:t>&lt;gf</w:t>
      </w:r>
      <w:r>
        <w:t xml:space="preserve"> name=</w:t>
      </w:r>
      <w:r w:rsidRPr="00986336">
        <w:rPr>
          <w:rStyle w:val="codeChar"/>
        </w:rPr>
        <w:t>"</w:t>
      </w:r>
      <w:r>
        <w:t>invalid</w:t>
      </w:r>
      <w:r w:rsidRPr="00986336">
        <w:rPr>
          <w:rStyle w:val="codeChar"/>
        </w:rPr>
        <w:t>"</w:t>
      </w:r>
      <w:r w:rsidRPr="00986336">
        <w:t>&gt;</w:t>
      </w:r>
    </w:p>
    <w:p w14:paraId="1EA81FCA" w14:textId="77777777" w:rsidR="00CB07DD" w:rsidRDefault="00CB07DD" w:rsidP="00CB07DD">
      <w:pPr>
        <w:pStyle w:val="code0"/>
      </w:pPr>
      <w:r w:rsidRPr="00986336">
        <w:tab/>
        <w:t>&lt;yscale min=</w:t>
      </w:r>
      <w:r w:rsidRPr="00986336">
        <w:rPr>
          <w:rStyle w:val="codeChar"/>
        </w:rPr>
        <w:t>"</w:t>
      </w:r>
      <w:r w:rsidRPr="00986336">
        <w:t>0</w:t>
      </w:r>
      <w:r w:rsidRPr="00986336">
        <w:rPr>
          <w:rStyle w:val="codeChar"/>
        </w:rPr>
        <w:t>"</w:t>
      </w:r>
      <w:r w:rsidRPr="00986336">
        <w:t xml:space="preserve"> max=</w:t>
      </w:r>
      <w:r w:rsidRPr="00986336">
        <w:rPr>
          <w:rStyle w:val="codeChar"/>
        </w:rPr>
        <w:t>"</w:t>
      </w:r>
      <w:r w:rsidRPr="00986336">
        <w:t>1</w:t>
      </w:r>
      <w:r w:rsidRPr="00986336">
        <w:rPr>
          <w:rStyle w:val="codeChar"/>
        </w:rPr>
        <w:t>"</w:t>
      </w:r>
      <w:r w:rsidRPr="00986336">
        <w:t>/&gt;</w:t>
      </w:r>
    </w:p>
    <w:p w14:paraId="32D85A6E" w14:textId="77777777" w:rsidR="00CB07DD" w:rsidRPr="00986336" w:rsidRDefault="00CB07DD" w:rsidP="00CB07DD">
      <w:pPr>
        <w:pStyle w:val="code0"/>
      </w:pPr>
      <w:r>
        <w:tab/>
        <w:t>&lt;xpts&gt;2,1,3,0&lt;/xpts&gt;</w:t>
      </w:r>
    </w:p>
    <w:p w14:paraId="311203D4" w14:textId="77777777" w:rsidR="00CB07DD" w:rsidRPr="00986336" w:rsidRDefault="00CB07DD" w:rsidP="00CB07DD">
      <w:pPr>
        <w:pStyle w:val="code0"/>
      </w:pPr>
      <w:r w:rsidRPr="00986336">
        <w:tab/>
        <w:t>&lt;ypts&gt;0.05,0.1,0.2,0.25,0.3,0.33&lt;/ypts&gt;</w:t>
      </w:r>
    </w:p>
    <w:p w14:paraId="1B29BC00" w14:textId="77777777" w:rsidR="00CB07DD" w:rsidRPr="00986336" w:rsidRDefault="00CB07DD" w:rsidP="00CB07DD">
      <w:pPr>
        <w:pStyle w:val="code0"/>
      </w:pPr>
      <w:r w:rsidRPr="00986336">
        <w:t>&lt;/gf&gt;</w:t>
      </w:r>
    </w:p>
    <w:p w14:paraId="2B1E19A1" w14:textId="77777777" w:rsidR="00CB07DD" w:rsidRDefault="00CB07DD" w:rsidP="00CB07DD">
      <w:r w:rsidRPr="00986336">
        <w:t xml:space="preserve">Flows and auxiliaries </w:t>
      </w:r>
      <w:r>
        <w:t xml:space="preserve">(only) </w:t>
      </w:r>
      <w:r w:rsidRPr="00986336">
        <w:t>can be d</w:t>
      </w:r>
      <w:r>
        <w:t xml:space="preserve">efined as graphical functions. </w:t>
      </w:r>
      <w:r w:rsidRPr="00986336">
        <w:t xml:space="preserve">This is done using a </w:t>
      </w:r>
      <w:r w:rsidRPr="00986336">
        <w:rPr>
          <w:rStyle w:val="codeChar"/>
        </w:rPr>
        <w:t>&lt;gf&gt;</w:t>
      </w:r>
      <w:r w:rsidRPr="00986336">
        <w:t xml:space="preserve"> block within the </w:t>
      </w:r>
      <w:r>
        <w:t>variable</w:t>
      </w:r>
      <w:r w:rsidRPr="00986336">
        <w:t>, as shown below.</w:t>
      </w:r>
    </w:p>
    <w:p w14:paraId="3CC9EFDC" w14:textId="77777777" w:rsidR="00CB07DD" w:rsidRPr="00986336" w:rsidRDefault="00CB07DD" w:rsidP="00CB07DD">
      <w:pPr>
        <w:pStyle w:val="codefirst"/>
      </w:pPr>
      <w:r w:rsidRPr="00986336">
        <w:t>&lt;gf&gt;</w:t>
      </w:r>
    </w:p>
    <w:p w14:paraId="2A039182" w14:textId="77777777" w:rsidR="00CB07DD" w:rsidRPr="00986336" w:rsidRDefault="00CB07DD" w:rsidP="00CB07DD">
      <w:pPr>
        <w:pStyle w:val="code0"/>
      </w:pPr>
      <w:r w:rsidRPr="00986336">
        <w:tab/>
        <w:t>&lt;xscale min=</w:t>
      </w:r>
      <w:r w:rsidRPr="00986336">
        <w:rPr>
          <w:rStyle w:val="codeChar"/>
        </w:rPr>
        <w:t>"</w:t>
      </w:r>
      <w:r w:rsidRPr="00986336">
        <w:t>0</w:t>
      </w:r>
      <w:r w:rsidRPr="00986336">
        <w:rPr>
          <w:rStyle w:val="codeChar"/>
        </w:rPr>
        <w:t>"</w:t>
      </w:r>
      <w:r w:rsidRPr="00986336">
        <w:t xml:space="preserve"> max=</w:t>
      </w:r>
      <w:r w:rsidRPr="00986336">
        <w:rPr>
          <w:rStyle w:val="codeChar"/>
        </w:rPr>
        <w:t>"</w:t>
      </w:r>
      <w:r w:rsidRPr="00986336">
        <w:t>0.5</w:t>
      </w:r>
      <w:r w:rsidRPr="00986336">
        <w:rPr>
          <w:rStyle w:val="codeChar"/>
        </w:rPr>
        <w:t>"</w:t>
      </w:r>
      <w:r w:rsidRPr="00986336">
        <w:t>/&gt;</w:t>
      </w:r>
    </w:p>
    <w:p w14:paraId="65F1DFBF" w14:textId="77777777" w:rsidR="00CB07DD" w:rsidRPr="00986336" w:rsidRDefault="00CB07DD" w:rsidP="00CB07DD">
      <w:pPr>
        <w:pStyle w:val="code0"/>
      </w:pPr>
      <w:r w:rsidRPr="00986336">
        <w:tab/>
        <w:t>&lt;yscale min=</w:t>
      </w:r>
      <w:r w:rsidRPr="00986336">
        <w:rPr>
          <w:rStyle w:val="codeChar"/>
        </w:rPr>
        <w:t>"</w:t>
      </w:r>
      <w:r w:rsidRPr="00986336">
        <w:t>0</w:t>
      </w:r>
      <w:r w:rsidRPr="00986336">
        <w:rPr>
          <w:rStyle w:val="codeChar"/>
        </w:rPr>
        <w:t>"</w:t>
      </w:r>
      <w:r w:rsidRPr="00986336">
        <w:t xml:space="preserve"> max=</w:t>
      </w:r>
      <w:r w:rsidRPr="00986336">
        <w:rPr>
          <w:rStyle w:val="codeChar"/>
        </w:rPr>
        <w:t>"</w:t>
      </w:r>
      <w:r w:rsidRPr="00986336">
        <w:t>1</w:t>
      </w:r>
      <w:r w:rsidRPr="00986336">
        <w:rPr>
          <w:rStyle w:val="codeChar"/>
        </w:rPr>
        <w:t>"</w:t>
      </w:r>
      <w:r w:rsidRPr="00986336">
        <w:t>/&gt;</w:t>
      </w:r>
    </w:p>
    <w:p w14:paraId="0B219315" w14:textId="77777777" w:rsidR="00CB07DD" w:rsidRPr="00986336" w:rsidRDefault="00CB07DD" w:rsidP="00CB07DD">
      <w:pPr>
        <w:pStyle w:val="code0"/>
      </w:pPr>
      <w:r w:rsidRPr="00986336">
        <w:tab/>
        <w:t>&lt;ypts&gt;0.05,0.1,0.2,0.25,0.3,0.33&lt;/ypts&gt;</w:t>
      </w:r>
    </w:p>
    <w:p w14:paraId="2214474D" w14:textId="77777777" w:rsidR="00CB07DD" w:rsidRPr="00986336" w:rsidRDefault="00CB07DD" w:rsidP="00CB07DD">
      <w:pPr>
        <w:pStyle w:val="code0"/>
      </w:pPr>
      <w:r w:rsidRPr="00986336">
        <w:t>&lt;/gf&gt;</w:t>
      </w:r>
    </w:p>
    <w:p w14:paraId="7F001110" w14:textId="77777777" w:rsidR="00CB07DD" w:rsidRDefault="00CB07DD" w:rsidP="00CB07DD">
      <w:pPr>
        <w:keepNext/>
      </w:pPr>
      <w:r>
        <w:t xml:space="preserve">If the x-axis points are evenly spaced, as above, it is strongly RECOMMENDED you use the x-axis scale to define the graphical function. Thus, the above graphical function is preferable to the equivalent valid (but not recommended) definition that uses </w:t>
      </w:r>
      <w:r w:rsidRPr="003265AF">
        <w:rPr>
          <w:rStyle w:val="codeChar"/>
        </w:rPr>
        <w:t>&lt;xpts&gt;</w:t>
      </w:r>
      <w:r>
        <w:t xml:space="preserve"> instead of </w:t>
      </w:r>
      <w:r w:rsidRPr="003265AF">
        <w:rPr>
          <w:rStyle w:val="codeChar"/>
        </w:rPr>
        <w:t>&lt;xscale&gt;</w:t>
      </w:r>
      <w:r>
        <w:t>:</w:t>
      </w:r>
    </w:p>
    <w:p w14:paraId="409B8694" w14:textId="77777777" w:rsidR="00CB07DD" w:rsidRPr="00986336" w:rsidRDefault="00CB07DD" w:rsidP="00CB07DD">
      <w:pPr>
        <w:pStyle w:val="codefirst"/>
      </w:pPr>
      <w:r w:rsidRPr="00986336">
        <w:t>&lt;gf&gt;</w:t>
      </w:r>
    </w:p>
    <w:p w14:paraId="2986A7AB" w14:textId="77777777" w:rsidR="00CB07DD" w:rsidRPr="00986336" w:rsidRDefault="00CB07DD" w:rsidP="00CB07DD">
      <w:pPr>
        <w:pStyle w:val="code0"/>
      </w:pPr>
      <w:r w:rsidRPr="00986336">
        <w:tab/>
        <w:t>&lt;yscale min=</w:t>
      </w:r>
      <w:r w:rsidRPr="00986336">
        <w:rPr>
          <w:rStyle w:val="codeChar"/>
        </w:rPr>
        <w:t>"</w:t>
      </w:r>
      <w:r w:rsidRPr="00986336">
        <w:t>0</w:t>
      </w:r>
      <w:r w:rsidRPr="00986336">
        <w:rPr>
          <w:rStyle w:val="codeChar"/>
        </w:rPr>
        <w:t>"</w:t>
      </w:r>
      <w:r w:rsidRPr="00986336">
        <w:t xml:space="preserve"> max=</w:t>
      </w:r>
      <w:r w:rsidRPr="00986336">
        <w:rPr>
          <w:rStyle w:val="codeChar"/>
        </w:rPr>
        <w:t>"</w:t>
      </w:r>
      <w:r w:rsidRPr="00986336">
        <w:t>1</w:t>
      </w:r>
      <w:r w:rsidRPr="00986336">
        <w:rPr>
          <w:rStyle w:val="codeChar"/>
        </w:rPr>
        <w:t>"</w:t>
      </w:r>
      <w:r w:rsidRPr="00986336">
        <w:t>/&gt;</w:t>
      </w:r>
    </w:p>
    <w:p w14:paraId="2DDB2509" w14:textId="77777777" w:rsidR="00CB07DD" w:rsidRPr="00986336" w:rsidRDefault="00CB07DD" w:rsidP="00CB07DD">
      <w:pPr>
        <w:pStyle w:val="code0"/>
      </w:pPr>
      <w:r w:rsidRPr="00986336">
        <w:tab/>
        <w:t>&lt;xpts&gt;0,0.1,0.2,0.3,0.4,0.5&lt;/xpts&gt;</w:t>
      </w:r>
    </w:p>
    <w:p w14:paraId="4B28A2E9" w14:textId="77777777" w:rsidR="00CB07DD" w:rsidRPr="00986336" w:rsidRDefault="00CB07DD" w:rsidP="00CB07DD">
      <w:pPr>
        <w:pStyle w:val="code0"/>
      </w:pPr>
      <w:r w:rsidRPr="00986336">
        <w:tab/>
        <w:t>&lt;ypts&gt;0.05,0.1,0.2,0.25,0.3,0.33&lt;/ypts&gt;</w:t>
      </w:r>
    </w:p>
    <w:p w14:paraId="70FE99E9" w14:textId="77777777" w:rsidR="00CB07DD" w:rsidRPr="00986336" w:rsidRDefault="00CB07DD" w:rsidP="00CB07DD">
      <w:pPr>
        <w:pStyle w:val="code0"/>
      </w:pPr>
      <w:r w:rsidRPr="00986336">
        <w:t>&lt;/gf&gt;</w:t>
      </w:r>
    </w:p>
    <w:p w14:paraId="7263749B" w14:textId="77777777" w:rsidR="00CB07DD" w:rsidRDefault="00CB07DD" w:rsidP="00CB07DD">
      <w:pPr>
        <w:pStyle w:val="Heading3"/>
        <w:numPr>
          <w:ilvl w:val="2"/>
          <w:numId w:val="3"/>
        </w:numPr>
      </w:pPr>
      <w:bookmarkStart w:id="112" w:name="_Toc426543535"/>
      <w:r>
        <w:t>Arrays</w:t>
      </w:r>
      <w:bookmarkEnd w:id="112"/>
    </w:p>
    <w:p w14:paraId="6C7D4CFA" w14:textId="77777777" w:rsidR="00CB07DD" w:rsidRDefault="00CB07DD" w:rsidP="00CB07DD">
      <w:r>
        <w:t xml:space="preserve">Any variable MAY be arrayed (the </w:t>
      </w:r>
      <w:r w:rsidRPr="00235ECD">
        <w:rPr>
          <w:rStyle w:val="codeChar"/>
        </w:rPr>
        <w:t>&lt;uses_arrays&gt;</w:t>
      </w:r>
      <w:r>
        <w:t xml:space="preserve"> option must also be set in the XMILE header). All arrayed variables MUST include exactly one </w:t>
      </w:r>
      <w:r w:rsidRPr="003073D7">
        <w:rPr>
          <w:rStyle w:val="codeChar"/>
        </w:rPr>
        <w:t>&lt;dimensions&gt;</w:t>
      </w:r>
      <w:r>
        <w:t xml:space="preserve"> tag that specifies the array dimensions of the variable. Like its cousin at the top of each XMILE file, this tag includes </w:t>
      </w:r>
      <w:r w:rsidRPr="003073D7">
        <w:rPr>
          <w:rStyle w:val="codeChar"/>
        </w:rPr>
        <w:t>&lt;dim&gt;</w:t>
      </w:r>
      <w:r>
        <w:t xml:space="preserve"> tags that define which dimensions are used and in which order. Only the name attribute is used on each </w:t>
      </w:r>
      <w:r w:rsidRPr="003073D7">
        <w:rPr>
          <w:rStyle w:val="codeChar"/>
        </w:rPr>
        <w:t>&lt;dim&gt;</w:t>
      </w:r>
      <w:r>
        <w:t xml:space="preserve"> tag. For example, the following definition states that the variable is a two-dimensional array with dimensions X by Y:</w:t>
      </w:r>
    </w:p>
    <w:p w14:paraId="1DFEF79A" w14:textId="77777777" w:rsidR="00CB07DD" w:rsidRPr="00986336" w:rsidRDefault="00CB07DD" w:rsidP="00CB07DD">
      <w:pPr>
        <w:pStyle w:val="codefirst"/>
      </w:pPr>
      <w:r w:rsidRPr="00986336">
        <w:t>&lt;dimensions&gt;</w:t>
      </w:r>
    </w:p>
    <w:p w14:paraId="596D8E42" w14:textId="77777777" w:rsidR="00CB07DD" w:rsidRPr="00986336" w:rsidRDefault="00CB07DD" w:rsidP="00CB07DD">
      <w:pPr>
        <w:pStyle w:val="code0"/>
        <w:keepNext/>
      </w:pPr>
      <w:r>
        <w:tab/>
      </w:r>
      <w:r w:rsidRPr="00986336">
        <w:t>&lt;dim name="X"/&gt;</w:t>
      </w:r>
    </w:p>
    <w:p w14:paraId="5AF76679" w14:textId="77777777" w:rsidR="00CB07DD" w:rsidRPr="00986336" w:rsidRDefault="00CB07DD" w:rsidP="00CB07DD">
      <w:pPr>
        <w:pStyle w:val="code0"/>
        <w:keepNext/>
      </w:pPr>
      <w:r>
        <w:tab/>
      </w:r>
      <w:r w:rsidRPr="00986336">
        <w:t>&lt;dim name="Y"/&gt;</w:t>
      </w:r>
    </w:p>
    <w:p w14:paraId="60230A65" w14:textId="77777777" w:rsidR="00CB07DD" w:rsidRPr="00986336" w:rsidRDefault="00CB07DD" w:rsidP="00CB07DD">
      <w:pPr>
        <w:pStyle w:val="code0"/>
        <w:keepNext/>
      </w:pPr>
      <w:r w:rsidRPr="00986336">
        <w:t>&lt;/dimensions&gt;</w:t>
      </w:r>
    </w:p>
    <w:p w14:paraId="3B52A7BF" w14:textId="77777777" w:rsidR="00CB07DD" w:rsidRDefault="00CB07DD" w:rsidP="00CB07DD">
      <w:r w:rsidRPr="00986336">
        <w:t xml:space="preserve">There are three different kinds of </w:t>
      </w:r>
      <w:r>
        <w:t xml:space="preserve">XMILE </w:t>
      </w:r>
      <w:r w:rsidRPr="00986336">
        <w:t>arrays:</w:t>
      </w:r>
    </w:p>
    <w:p w14:paraId="6CFA292B" w14:textId="77777777" w:rsidR="00CB07DD" w:rsidRDefault="00CB07DD" w:rsidP="00CB07DD">
      <w:pPr>
        <w:numPr>
          <w:ilvl w:val="0"/>
          <w:numId w:val="15"/>
        </w:numPr>
      </w:pPr>
      <w:r w:rsidRPr="00986336">
        <w:t xml:space="preserve">Apply-to-all arrays, where one </w:t>
      </w:r>
      <w:r>
        <w:t>variable, the array owner,</w:t>
      </w:r>
      <w:r w:rsidRPr="00986336">
        <w:t xml:space="preserve"> acts as a surrogate for all array elements</w:t>
      </w:r>
    </w:p>
    <w:p w14:paraId="540A4E35" w14:textId="77777777" w:rsidR="00CB07DD" w:rsidRDefault="00CB07DD" w:rsidP="00CB07DD">
      <w:pPr>
        <w:numPr>
          <w:ilvl w:val="0"/>
          <w:numId w:val="15"/>
        </w:numPr>
      </w:pPr>
      <w:r w:rsidRPr="00986336">
        <w:t xml:space="preserve">Non-apply-to-all arrays, where one </w:t>
      </w:r>
      <w:r>
        <w:t>variable, the array owner,</w:t>
      </w:r>
      <w:r w:rsidRPr="00986336">
        <w:t xml:space="preserve"> acts as a co</w:t>
      </w:r>
      <w:r>
        <w:t xml:space="preserve">ntainer for many different </w:t>
      </w:r>
      <w:r w:rsidRPr="00986336">
        <w:t xml:space="preserve">array elements (this container </w:t>
      </w:r>
      <w:r>
        <w:t xml:space="preserve">necessarily </w:t>
      </w:r>
      <w:r w:rsidRPr="00986336">
        <w:t>shares some things across all elements, e.g., units)</w:t>
      </w:r>
    </w:p>
    <w:p w14:paraId="2A671D33" w14:textId="77777777" w:rsidR="00CB07DD" w:rsidRDefault="00CB07DD" w:rsidP="00CB07DD">
      <w:pPr>
        <w:numPr>
          <w:ilvl w:val="0"/>
          <w:numId w:val="15"/>
        </w:numPr>
      </w:pPr>
      <w:r w:rsidRPr="00986336">
        <w:t xml:space="preserve">Apply-to-all arrays with non-apply-to-all graphical functions, where one </w:t>
      </w:r>
      <w:r>
        <w:t>variable, the array owner,</w:t>
      </w:r>
      <w:r w:rsidRPr="00986336">
        <w:t xml:space="preserve"> acts as the surrogate for all properties of the array elements except the graphical function used for each element</w:t>
      </w:r>
      <w:r>
        <w:t xml:space="preserve"> (which differs by element)</w:t>
      </w:r>
    </w:p>
    <w:p w14:paraId="50D7EE1D" w14:textId="77777777" w:rsidR="00CB07DD" w:rsidRDefault="00CB07DD" w:rsidP="00CB07DD">
      <w:r>
        <w:t xml:space="preserve">Apply-to-all arrays are the simplest:  They are just variables that include a </w:t>
      </w:r>
      <w:r w:rsidRPr="00A86CE9">
        <w:rPr>
          <w:rStyle w:val="codeChar"/>
        </w:rPr>
        <w:t>&lt;dimensions&gt;</w:t>
      </w:r>
      <w:r>
        <w:t xml:space="preserve"> tag. However, unlike non-arrays and arrays that are not apply-to-all, they can use dimension names in their equations.</w:t>
      </w:r>
    </w:p>
    <w:p w14:paraId="06D6BE68" w14:textId="77777777" w:rsidR="00CB07DD" w:rsidRPr="006C0454" w:rsidRDefault="00CB07DD" w:rsidP="00CB07DD">
      <w:r>
        <w:t xml:space="preserve">The remaining two arrays types, which are at least partially non-apply-to-all, use the </w:t>
      </w:r>
      <w:r w:rsidRPr="00A86CE9">
        <w:rPr>
          <w:rStyle w:val="codeChar"/>
        </w:rPr>
        <w:t>&lt;</w:t>
      </w:r>
      <w:r>
        <w:rPr>
          <w:rStyle w:val="codeChar"/>
        </w:rPr>
        <w:t>element</w:t>
      </w:r>
      <w:r w:rsidRPr="00A86CE9">
        <w:rPr>
          <w:rStyle w:val="codeChar"/>
        </w:rPr>
        <w:t>&gt;</w:t>
      </w:r>
      <w:r>
        <w:t xml:space="preserve"> tag to define the individual characteristics of each array element. For these types, the variable tag (e.g., </w:t>
      </w:r>
      <w:r w:rsidRPr="005D385D">
        <w:rPr>
          <w:rStyle w:val="codeChar"/>
        </w:rPr>
        <w:t>&lt;stock&gt;</w:t>
      </w:r>
      <w:r>
        <w:t xml:space="preserve"> for stocks) acts as a container for both the array elements and the shared properties of all elements. Examples are given (in Section 4.5) after the three basic variable types are introduced below.</w:t>
      </w:r>
    </w:p>
    <w:p w14:paraId="77535686" w14:textId="77777777" w:rsidR="00CB07DD" w:rsidRDefault="00CB07DD" w:rsidP="00CB07DD">
      <w:pPr>
        <w:pStyle w:val="Heading2"/>
        <w:numPr>
          <w:ilvl w:val="1"/>
          <w:numId w:val="3"/>
        </w:numPr>
      </w:pPr>
      <w:bookmarkStart w:id="113" w:name="_Toc426543536"/>
      <w:r>
        <w:t>Stocks</w:t>
      </w:r>
      <w:bookmarkEnd w:id="113"/>
    </w:p>
    <w:p w14:paraId="532B3C1A" w14:textId="77777777" w:rsidR="00CB07DD" w:rsidRDefault="00CB07DD" w:rsidP="00CB07DD">
      <w:r>
        <w:t>All stocks REQUIRE a name. To simulate, a stock also needs</w:t>
      </w:r>
      <w:r w:rsidRPr="00986336">
        <w:t xml:space="preserve"> an initial value</w:t>
      </w:r>
      <w:r>
        <w:t xml:space="preserve">, specified with the </w:t>
      </w:r>
      <w:r w:rsidRPr="00962C89">
        <w:rPr>
          <w:rStyle w:val="codeChar"/>
        </w:rPr>
        <w:t>&lt;eqn&gt;</w:t>
      </w:r>
      <w:r>
        <w:t xml:space="preserve"> tag. If the stock’s value is to change during the simulation, at least one flow is necessary. </w:t>
      </w:r>
      <w:r w:rsidRPr="00986336">
        <w:t xml:space="preserve">Rather than write </w:t>
      </w:r>
      <w:r>
        <w:t>the</w:t>
      </w:r>
      <w:r w:rsidRPr="00986336">
        <w:t xml:space="preserve"> stock</w:t>
      </w:r>
      <w:r>
        <w:t>’s</w:t>
      </w:r>
      <w:r w:rsidRPr="00986336">
        <w:t xml:space="preserve"> equation, </w:t>
      </w:r>
      <w:r>
        <w:t>X</w:t>
      </w:r>
      <w:r w:rsidRPr="00986336">
        <w:t>MILE mandates that we classify the flows that affect the stock as either inflows or outflows</w:t>
      </w:r>
      <w:r w:rsidRPr="00986336">
        <w:rPr>
          <w:rStyle w:val="FootnoteReference"/>
        </w:rPr>
        <w:footnoteReference w:id="18"/>
      </w:r>
      <w:r w:rsidRPr="00986336">
        <w:t>. The basic stock definition is shown below with sample values.</w:t>
      </w:r>
    </w:p>
    <w:p w14:paraId="3CADA12A" w14:textId="77777777" w:rsidR="00CB07DD" w:rsidRPr="00986336" w:rsidRDefault="00CB07DD" w:rsidP="00CB07DD">
      <w:pPr>
        <w:pStyle w:val="codefirst"/>
      </w:pPr>
      <w:r w:rsidRPr="00986336">
        <w:t>&lt;stock name=</w:t>
      </w:r>
      <w:r w:rsidRPr="00986336">
        <w:rPr>
          <w:rStyle w:val="codeChar"/>
        </w:rPr>
        <w:t>"</w:t>
      </w:r>
      <w:r w:rsidRPr="00986336">
        <w:t>Motivation</w:t>
      </w:r>
      <w:r w:rsidRPr="00986336">
        <w:rPr>
          <w:rStyle w:val="codeChar"/>
        </w:rPr>
        <w:t>"</w:t>
      </w:r>
      <w:r w:rsidRPr="00986336">
        <w:t>&gt;</w:t>
      </w:r>
    </w:p>
    <w:p w14:paraId="6C0C9B6D" w14:textId="77777777" w:rsidR="00CB07DD" w:rsidRPr="00986336" w:rsidRDefault="00CB07DD" w:rsidP="00CB07DD">
      <w:pPr>
        <w:pStyle w:val="code0"/>
      </w:pPr>
      <w:r w:rsidRPr="00986336">
        <w:tab/>
        <w:t>&lt;eqn&gt;100&lt;/eqn&gt;</w:t>
      </w:r>
    </w:p>
    <w:p w14:paraId="3AB39644" w14:textId="77777777" w:rsidR="00CB07DD" w:rsidRPr="00986336" w:rsidRDefault="00CB07DD" w:rsidP="00CB07DD">
      <w:pPr>
        <w:pStyle w:val="code0"/>
      </w:pPr>
      <w:r w:rsidRPr="00986336">
        <w:tab/>
        <w:t>&lt;inflow&gt;increasing&lt;/inflow&gt;</w:t>
      </w:r>
    </w:p>
    <w:p w14:paraId="16987750" w14:textId="77777777" w:rsidR="00CB07DD" w:rsidRPr="00986336" w:rsidRDefault="00CB07DD" w:rsidP="00CB07DD">
      <w:pPr>
        <w:pStyle w:val="code0"/>
      </w:pPr>
      <w:r w:rsidRPr="00986336">
        <w:tab/>
        <w:t>&lt;outflow&gt;decreasing&lt;/outflow&gt;</w:t>
      </w:r>
    </w:p>
    <w:p w14:paraId="7225EBE9" w14:textId="77777777" w:rsidR="00CB07DD" w:rsidRPr="00986336" w:rsidRDefault="00CB07DD" w:rsidP="00CB07DD">
      <w:pPr>
        <w:pStyle w:val="code0"/>
      </w:pPr>
      <w:r w:rsidRPr="00986336">
        <w:t>&lt;/stock&gt;</w:t>
      </w:r>
    </w:p>
    <w:p w14:paraId="33D83E29" w14:textId="77777777" w:rsidR="00CB07DD" w:rsidRDefault="00CB07DD" w:rsidP="00CB07DD">
      <w:r w:rsidRPr="00986336">
        <w:t>Note again that the equation is for t</w:t>
      </w:r>
      <w:r>
        <w:t xml:space="preserve">he stock’s initial value only. </w:t>
      </w:r>
      <w:r w:rsidRPr="00986336">
        <w:t>If the equation is not constant, the initial values of the included variables will be used to calculate the stock’s initial value.</w:t>
      </w:r>
    </w:p>
    <w:p w14:paraId="09D56FC2" w14:textId="77777777" w:rsidR="00CB07DD" w:rsidRDefault="00CB07DD" w:rsidP="00CB07DD">
      <w:r w:rsidRPr="00986336">
        <w:t xml:space="preserve">The </w:t>
      </w:r>
      <w:r>
        <w:t>set of inflows and/or outflows is NOT REQUIRED.</w:t>
      </w:r>
      <w:r w:rsidRPr="00986336">
        <w:t xml:space="preserve"> If there are multiple inflows, they appear with multiple tags in inflow-priority order (if </w:t>
      </w:r>
      <w:r>
        <w:t xml:space="preserve">the </w:t>
      </w:r>
      <w:r w:rsidRPr="00986336">
        <w:t>order of inflow to the stock</w:t>
      </w:r>
      <w:r>
        <w:t xml:space="preserve"> is important).</w:t>
      </w:r>
      <w:r w:rsidRPr="00986336">
        <w:t xml:space="preserve"> For example, if </w:t>
      </w:r>
      <w:r w:rsidRPr="00986336">
        <w:rPr>
          <w:rStyle w:val="codeChar"/>
        </w:rPr>
        <w:t>in1</w:t>
      </w:r>
      <w:r w:rsidRPr="00986336">
        <w:t xml:space="preserve"> must be treated before </w:t>
      </w:r>
      <w:r w:rsidRPr="00986336">
        <w:rPr>
          <w:rStyle w:val="codeChar"/>
        </w:rPr>
        <w:t>in2</w:t>
      </w:r>
      <w:r w:rsidRPr="00986336">
        <w:t xml:space="preserve">, the inflows </w:t>
      </w:r>
      <w:r>
        <w:t>must</w:t>
      </w:r>
      <w:r w:rsidRPr="00986336">
        <w:t xml:space="preserve"> appear within the </w:t>
      </w:r>
      <w:r w:rsidRPr="00986336">
        <w:rPr>
          <w:rStyle w:val="codeChar"/>
        </w:rPr>
        <w:t>&lt;stock&gt;</w:t>
      </w:r>
      <w:r w:rsidRPr="00986336">
        <w:t xml:space="preserve"> block in this order:</w:t>
      </w:r>
    </w:p>
    <w:p w14:paraId="5C2D162E" w14:textId="77777777" w:rsidR="00CB07DD" w:rsidRPr="00986336" w:rsidRDefault="00CB07DD" w:rsidP="00CB07DD">
      <w:pPr>
        <w:pStyle w:val="codefirst"/>
      </w:pPr>
      <w:r w:rsidRPr="00986336">
        <w:t>&lt;inflow&gt;in1&lt;/inflow&gt;</w:t>
      </w:r>
    </w:p>
    <w:p w14:paraId="48B8BF19" w14:textId="77777777" w:rsidR="00CB07DD" w:rsidRPr="00986336" w:rsidRDefault="00CB07DD" w:rsidP="00CB07DD">
      <w:pPr>
        <w:pStyle w:val="code0"/>
      </w:pPr>
      <w:r w:rsidRPr="00986336">
        <w:t>&lt;inflow&gt;in2&lt;/inflow&gt;</w:t>
      </w:r>
    </w:p>
    <w:p w14:paraId="7287FA7F" w14:textId="77777777" w:rsidR="00CB07DD" w:rsidRDefault="00CB07DD" w:rsidP="00CB07DD">
      <w:r w:rsidRPr="00986336">
        <w:t>Multiple outflows appear in a similar fashion, i.e., in separate tags.</w:t>
      </w:r>
      <w:r>
        <w:t xml:space="preserve"> </w:t>
      </w:r>
      <w:r w:rsidRPr="00986336">
        <w:t xml:space="preserve">The order </w:t>
      </w:r>
      <w:r>
        <w:t>in which</w:t>
      </w:r>
      <w:r w:rsidRPr="00986336">
        <w:t xml:space="preserve"> they appear is their outflow p</w:t>
      </w:r>
      <w:r>
        <w:t xml:space="preserve">riority, if that is important. </w:t>
      </w:r>
      <w:r w:rsidRPr="00986336">
        <w:t>I.e., material from the stock is first given to the first outflow listed</w:t>
      </w:r>
      <w:r>
        <w:t>.</w:t>
      </w:r>
      <w:r w:rsidRPr="00986336">
        <w:t xml:space="preserve"> If there is still something in the stock, the second out</w:t>
      </w:r>
      <w:r>
        <w:t xml:space="preserve">flow gets some of it. </w:t>
      </w:r>
      <w:r w:rsidRPr="00986336">
        <w:t>Inflow priority is only important for queues and capacity-constrained conveyors</w:t>
      </w:r>
      <w:r>
        <w:t xml:space="preserve">. </w:t>
      </w:r>
      <w:r w:rsidRPr="00986336">
        <w:t>Outflow priority is only important for non-negative stocks (for example, Inventory), queues, and conveyors with multiple leakages.</w:t>
      </w:r>
    </w:p>
    <w:p w14:paraId="65A1C0DD" w14:textId="77777777" w:rsidR="00CB07DD" w:rsidRDefault="00CB07DD" w:rsidP="00CB07DD">
      <w:r>
        <w:t>The stock has three mutually exclusive OPTIONS, all properties, that affect the behavior of the stock when simulated:</w:t>
      </w:r>
    </w:p>
    <w:p w14:paraId="0970B954" w14:textId="77777777" w:rsidR="00CB07DD" w:rsidRDefault="00CB07DD" w:rsidP="00CB07DD">
      <w:pPr>
        <w:numPr>
          <w:ilvl w:val="0"/>
          <w:numId w:val="15"/>
        </w:numPr>
      </w:pPr>
      <w:r>
        <w:t>Conveyor</w:t>
      </w:r>
      <w:r w:rsidRPr="00986336">
        <w:t xml:space="preserve">:  </w:t>
      </w:r>
      <w:r w:rsidRPr="00763441">
        <w:rPr>
          <w:rStyle w:val="codeChar"/>
        </w:rPr>
        <w:t>&lt;conveyor&gt;</w:t>
      </w:r>
      <w:r>
        <w:rPr>
          <w:rStyle w:val="codeChar"/>
        </w:rPr>
        <w:t>…&lt;/conveyor&gt;</w:t>
      </w:r>
      <w:r w:rsidRPr="00986336">
        <w:t xml:space="preserve"> </w:t>
      </w:r>
      <w:r>
        <w:t>causes the stock to behave as a conveyor with the given conveyor parameters (see Chapter 3)</w:t>
      </w:r>
    </w:p>
    <w:p w14:paraId="4482733A" w14:textId="77777777" w:rsidR="00CB07DD" w:rsidRDefault="00CB07DD" w:rsidP="00CB07DD">
      <w:pPr>
        <w:numPr>
          <w:ilvl w:val="0"/>
          <w:numId w:val="15"/>
        </w:numPr>
      </w:pPr>
      <w:r>
        <w:t xml:space="preserve">Queue:  </w:t>
      </w:r>
      <w:r w:rsidRPr="00763441">
        <w:rPr>
          <w:rStyle w:val="codeChar"/>
        </w:rPr>
        <w:t>&lt;queue/&gt;</w:t>
      </w:r>
      <w:r>
        <w:t xml:space="preserve"> causes the stock to behave as a queue (see Chapter 3)</w:t>
      </w:r>
    </w:p>
    <w:p w14:paraId="5B8B5C40" w14:textId="77777777" w:rsidR="00CB07DD" w:rsidRDefault="00CB07DD" w:rsidP="00CB07DD">
      <w:pPr>
        <w:numPr>
          <w:ilvl w:val="0"/>
          <w:numId w:val="15"/>
        </w:numPr>
      </w:pPr>
      <w:r>
        <w:t xml:space="preserve">Non-negative:  </w:t>
      </w:r>
      <w:r w:rsidRPr="00763441">
        <w:rPr>
          <w:rStyle w:val="codeChar"/>
        </w:rPr>
        <w:t>&lt;non_negative/&gt;</w:t>
      </w:r>
      <w:r>
        <w:t xml:space="preserve"> invokes an optional macro that prevents the stock from going negative.</w:t>
      </w:r>
    </w:p>
    <w:p w14:paraId="0C5ED779" w14:textId="77777777" w:rsidR="00CB07DD" w:rsidRDefault="00CB07DD" w:rsidP="00CB07DD">
      <w:r w:rsidRPr="00986336">
        <w:t xml:space="preserve">Note that non-negative is not directly supported by </w:t>
      </w:r>
      <w:r>
        <w:t>X</w:t>
      </w:r>
      <w:r w:rsidRPr="00986336">
        <w:t>MILE</w:t>
      </w:r>
      <w:r>
        <w:t xml:space="preserve">. </w:t>
      </w:r>
      <w:r w:rsidRPr="00986336">
        <w:t xml:space="preserve">The </w:t>
      </w:r>
      <w:r>
        <w:t>option</w:t>
      </w:r>
      <w:r w:rsidRPr="00986336">
        <w:t xml:space="preserve"> exists partly for documentation, partly to allow a vendor to invoke a macro to implement the functionality. I</w:t>
      </w:r>
      <w:r>
        <w:t xml:space="preserve">f this property has been set at a higher </w:t>
      </w:r>
      <w:r w:rsidRPr="00986336">
        <w:t>level</w:t>
      </w:r>
      <w:r>
        <w:t xml:space="preserve"> (in a </w:t>
      </w:r>
      <w:r w:rsidRPr="00CE751B">
        <w:rPr>
          <w:rStyle w:val="codeChar"/>
        </w:rPr>
        <w:t>&lt;behavior&gt;</w:t>
      </w:r>
      <w:r>
        <w:t xml:space="preserve"> tag)</w:t>
      </w:r>
      <w:r w:rsidRPr="00986336">
        <w:t>, it can be turned off</w:t>
      </w:r>
      <w:r>
        <w:t xml:space="preserve"> locally with:</w:t>
      </w:r>
    </w:p>
    <w:p w14:paraId="2D7CF6BA" w14:textId="77777777" w:rsidR="00CB07DD" w:rsidRDefault="00CB07DD" w:rsidP="00CB07DD">
      <w:pPr>
        <w:pStyle w:val="codefirst"/>
      </w:pPr>
      <w:r w:rsidRPr="00986336">
        <w:rPr>
          <w:rStyle w:val="codeChar"/>
        </w:rPr>
        <w:t>&lt;non_negative&gt;false&lt;/non_negative&gt;</w:t>
      </w:r>
    </w:p>
    <w:p w14:paraId="2E121922" w14:textId="77777777" w:rsidR="00CB07DD" w:rsidRDefault="00CB07DD" w:rsidP="00CB07DD">
      <w:r>
        <w:t>The conveyor options are described in the next section.</w:t>
      </w:r>
    </w:p>
    <w:p w14:paraId="075B05D8" w14:textId="77777777" w:rsidR="00CB07DD" w:rsidRDefault="00CB07DD" w:rsidP="00CB07DD">
      <w:r w:rsidRPr="00986336">
        <w:t>Queues do not hav</w:t>
      </w:r>
      <w:r>
        <w:t xml:space="preserve">e any options. </w:t>
      </w:r>
      <w:r w:rsidRPr="00986336">
        <w:t xml:space="preserve">However, their outflows have a priority order and </w:t>
      </w:r>
      <w:r>
        <w:t>MAY</w:t>
      </w:r>
      <w:r w:rsidRPr="00986336">
        <w:t xml:space="preserve"> have the </w:t>
      </w:r>
      <w:r>
        <w:rPr>
          <w:rStyle w:val="codeChar"/>
        </w:rPr>
        <w:t>&lt;overflow/&gt;</w:t>
      </w:r>
      <w:r>
        <w:t xml:space="preserve"> o</w:t>
      </w:r>
      <w:r w:rsidRPr="00986336">
        <w:t>ption set on all but the first</w:t>
      </w:r>
      <w:r>
        <w:t xml:space="preserve"> outflow (see Section 4.3)</w:t>
      </w:r>
      <w:r w:rsidRPr="00986336">
        <w:t>.</w:t>
      </w:r>
    </w:p>
    <w:p w14:paraId="49FBF6CD" w14:textId="77777777" w:rsidR="00CB07DD" w:rsidRDefault="00CB07DD" w:rsidP="00CB07DD">
      <w:pPr>
        <w:pStyle w:val="Heading3"/>
        <w:numPr>
          <w:ilvl w:val="2"/>
          <w:numId w:val="3"/>
        </w:numPr>
      </w:pPr>
      <w:bookmarkStart w:id="114" w:name="_Toc426543537"/>
      <w:r>
        <w:t>Conveyor Options</w:t>
      </w:r>
      <w:bookmarkEnd w:id="114"/>
    </w:p>
    <w:p w14:paraId="6237ED50" w14:textId="77777777" w:rsidR="00CB07DD" w:rsidRDefault="00CB07DD" w:rsidP="00CB07DD">
      <w:r>
        <w:t xml:space="preserve">To simulate a conveyor, the conveyor MUST have at least one outflow. Since the conveyor can have both its normal outflow (i.e., where the material exits from the conveyor) and any number of leakage outflows (i.e., where material prematurely falls off the conveyor), to simulate a conveyor, at least one of its outflows MUST be its normal outflow. By convention, the </w:t>
      </w:r>
      <w:r w:rsidRPr="00986336">
        <w:t xml:space="preserve">first outflow in the </w:t>
      </w:r>
      <w:r>
        <w:t xml:space="preserve">conveyor’s list of </w:t>
      </w:r>
      <w:r w:rsidRPr="00986336">
        <w:t xml:space="preserve">outflows </w:t>
      </w:r>
      <w:r>
        <w:t>SHALL be</w:t>
      </w:r>
      <w:r w:rsidRPr="00986336">
        <w:t xml:space="preserve"> the </w:t>
      </w:r>
      <w:r>
        <w:t xml:space="preserve">normal </w:t>
      </w:r>
      <w:r w:rsidRPr="00986336">
        <w:t>outflow and all subsequent outflows are leakage outflows.</w:t>
      </w:r>
      <w:r>
        <w:t xml:space="preserve"> However, this behavior MAY be explicitly overridden by tagging each leakage flow with the </w:t>
      </w:r>
      <w:r w:rsidRPr="00986336">
        <w:rPr>
          <w:rStyle w:val="codeChar"/>
        </w:rPr>
        <w:t>&lt;leak/&gt;</w:t>
      </w:r>
      <w:r>
        <w:t xml:space="preserve"> property (see Section 4.3).</w:t>
      </w:r>
    </w:p>
    <w:p w14:paraId="169803E9" w14:textId="77777777" w:rsidR="00CB07DD" w:rsidRDefault="00CB07DD" w:rsidP="00CB07DD">
      <w:r>
        <w:t>The following conveyor properties are REQUIRED:</w:t>
      </w:r>
    </w:p>
    <w:p w14:paraId="60DAC00F" w14:textId="77777777" w:rsidR="00CB07DD" w:rsidRDefault="00CB07DD" w:rsidP="00CB07DD">
      <w:pPr>
        <w:numPr>
          <w:ilvl w:val="0"/>
          <w:numId w:val="15"/>
        </w:numPr>
      </w:pPr>
      <w:r>
        <w:t xml:space="preserve">Transit time:  </w:t>
      </w:r>
      <w:r w:rsidRPr="00763441">
        <w:rPr>
          <w:rStyle w:val="codeChar"/>
        </w:rPr>
        <w:t>&lt;</w:t>
      </w:r>
      <w:r>
        <w:rPr>
          <w:rStyle w:val="codeChar"/>
        </w:rPr>
        <w:t>len&gt;…&lt;/len&gt;</w:t>
      </w:r>
      <w:r>
        <w:t xml:space="preserve"> specifies the XMILE expression for the length of the conveyor (in time units), i.e., how much time elapses between when material enters the conveyor and when it exits. When it varies, every batch that entered the conveyor stays on the conveyor for the transit time of the conveyor when it entered (i.e., the speed of the conveyor does not change). Thus, the conveyor is extended to accommodate a larger length, but not immediately shortened for smaller lengths (unless no batches exist in the part that would be truncated).</w:t>
      </w:r>
    </w:p>
    <w:p w14:paraId="4306E50D" w14:textId="77777777" w:rsidR="00CB07DD" w:rsidRDefault="00CB07DD" w:rsidP="00CB07DD">
      <w:r>
        <w:t>The following conveyor properties and attributes are OPTIONAL:</w:t>
      </w:r>
    </w:p>
    <w:p w14:paraId="7A8E093F" w14:textId="77777777" w:rsidR="00CB07DD" w:rsidRDefault="00CB07DD" w:rsidP="00CB07DD">
      <w:pPr>
        <w:numPr>
          <w:ilvl w:val="0"/>
          <w:numId w:val="15"/>
        </w:numPr>
      </w:pPr>
      <w:r>
        <w:t xml:space="preserve">Capacity:  </w:t>
      </w:r>
      <w:r w:rsidRPr="00FC0890">
        <w:rPr>
          <w:rStyle w:val="codeChar"/>
        </w:rPr>
        <w:t>&lt;capacity&gt;…&lt;/capacity&gt;</w:t>
      </w:r>
      <w:r>
        <w:t xml:space="preserve"> specifies the XMILE expression for the maximum amount of material that can be on the conveyor at any given moment (default: INF). When it varies and becomes smaller than the material that is presently on the conveyor, the conveyor’s capacity will be exceeded only until enough material exits to bring the conveyor’s contents down to the new capacity limit.</w:t>
      </w:r>
    </w:p>
    <w:p w14:paraId="3605BACF" w14:textId="77777777" w:rsidR="00CB07DD" w:rsidRDefault="00CB07DD" w:rsidP="00CB07DD">
      <w:pPr>
        <w:numPr>
          <w:ilvl w:val="0"/>
          <w:numId w:val="15"/>
        </w:numPr>
      </w:pPr>
      <w:r>
        <w:t xml:space="preserve">Inflow limit:  </w:t>
      </w:r>
      <w:r w:rsidRPr="00FC0890">
        <w:rPr>
          <w:rStyle w:val="codeChar"/>
        </w:rPr>
        <w:t>&lt;</w:t>
      </w:r>
      <w:r>
        <w:rPr>
          <w:rStyle w:val="codeChar"/>
        </w:rPr>
        <w:t>in_limit</w:t>
      </w:r>
      <w:r w:rsidRPr="00FC0890">
        <w:rPr>
          <w:rStyle w:val="codeChar"/>
        </w:rPr>
        <w:t>&gt;…&lt;/</w:t>
      </w:r>
      <w:r>
        <w:rPr>
          <w:rStyle w:val="codeChar"/>
        </w:rPr>
        <w:t>in_limit</w:t>
      </w:r>
      <w:r w:rsidRPr="00FC0890">
        <w:rPr>
          <w:rStyle w:val="codeChar"/>
        </w:rPr>
        <w:t>&gt;</w:t>
      </w:r>
      <w:r>
        <w:t xml:space="preserve"> specifies the XMILE expression for the maximum amount of material that can enter the conveyor each time unit (default: INF). For conveyors that are not discrete, this is converted to a per DT limit by multiplying by DT. For discrete conveyors, the full amount allowed each time unit is allowed to enter in a single DT.</w:t>
      </w:r>
    </w:p>
    <w:p w14:paraId="14DC7A08" w14:textId="77777777" w:rsidR="00CB07DD" w:rsidRDefault="00CB07DD" w:rsidP="00CB07DD">
      <w:pPr>
        <w:numPr>
          <w:ilvl w:val="0"/>
          <w:numId w:val="15"/>
        </w:numPr>
      </w:pPr>
      <w:r>
        <w:t xml:space="preserve">Sample transit time:  </w:t>
      </w:r>
      <w:r w:rsidRPr="00FC0890">
        <w:rPr>
          <w:rStyle w:val="codeChar"/>
        </w:rPr>
        <w:t>&lt;</w:t>
      </w:r>
      <w:r>
        <w:rPr>
          <w:rStyle w:val="codeChar"/>
        </w:rPr>
        <w:t>sample</w:t>
      </w:r>
      <w:r w:rsidRPr="00FC0890">
        <w:rPr>
          <w:rStyle w:val="codeChar"/>
        </w:rPr>
        <w:t>&gt;…&lt;/</w:t>
      </w:r>
      <w:r>
        <w:rPr>
          <w:rStyle w:val="codeChar"/>
        </w:rPr>
        <w:t>sample</w:t>
      </w:r>
      <w:r w:rsidRPr="00FC0890">
        <w:rPr>
          <w:rStyle w:val="codeChar"/>
        </w:rPr>
        <w:t>&gt;</w:t>
      </w:r>
      <w:r>
        <w:t xml:space="preserve"> specifies the XMILE conditional expression used to decide when to sample and update the conveyor’s transit time (default: DT). When the specified equation evaluates to true (non-zero), the conveyor’s transit time is updated with the transit time equation’s value.</w:t>
      </w:r>
    </w:p>
    <w:p w14:paraId="69424EC9" w14:textId="77777777" w:rsidR="00CB07DD" w:rsidRDefault="00CB07DD" w:rsidP="00CB07DD">
      <w:pPr>
        <w:numPr>
          <w:ilvl w:val="0"/>
          <w:numId w:val="15"/>
        </w:numPr>
      </w:pPr>
      <w:r>
        <w:t xml:space="preserve">Arrest conveyor:  </w:t>
      </w:r>
      <w:r w:rsidRPr="00FC0890">
        <w:rPr>
          <w:rStyle w:val="codeChar"/>
        </w:rPr>
        <w:t>&lt;</w:t>
      </w:r>
      <w:r>
        <w:rPr>
          <w:rStyle w:val="codeChar"/>
        </w:rPr>
        <w:t>arrest</w:t>
      </w:r>
      <w:r w:rsidRPr="00FC0890">
        <w:rPr>
          <w:rStyle w:val="codeChar"/>
        </w:rPr>
        <w:t>&gt;…&lt;/</w:t>
      </w:r>
      <w:r>
        <w:rPr>
          <w:rStyle w:val="codeChar"/>
        </w:rPr>
        <w:t>arrest</w:t>
      </w:r>
      <w:r w:rsidRPr="00FC0890">
        <w:rPr>
          <w:rStyle w:val="codeChar"/>
        </w:rPr>
        <w:t>&gt;</w:t>
      </w:r>
      <w:r>
        <w:t xml:space="preserve"> turns on the ability to arrest the conveyor and specifies the XMILE conditional expression used to decide when to arrest the conveyor (default: conveyor does not arrest). When the specified equation evaluates to true (non-zero), all inflows and outflows to the conveyor stop flowing (are forced to zero) and the conveyor stops moving (i.e., time suspends for all material on the conveyor). The conveyor will not start again until the equation evaluates to false (zero).</w:t>
      </w:r>
    </w:p>
    <w:p w14:paraId="2FD5529B" w14:textId="77777777" w:rsidR="00CB07DD" w:rsidRDefault="00CB07DD" w:rsidP="00CB07DD">
      <w:pPr>
        <w:numPr>
          <w:ilvl w:val="0"/>
          <w:numId w:val="15"/>
        </w:numPr>
      </w:pPr>
      <w:r w:rsidRPr="00986336">
        <w:t xml:space="preserve">Discrete:  </w:t>
      </w:r>
      <w:r w:rsidRPr="00986336">
        <w:rPr>
          <w:rStyle w:val="codeChar"/>
        </w:rPr>
        <w:t>discrete="…"</w:t>
      </w:r>
      <w:r w:rsidRPr="00986336">
        <w:t xml:space="preserve"> with true/false (default: false); true if a discrete conveyor (</w:t>
      </w:r>
      <w:r>
        <w:t>the conveyor MUST</w:t>
      </w:r>
      <w:r w:rsidRPr="00986336">
        <w:t xml:space="preserve"> be discrete if there is a queue </w:t>
      </w:r>
      <w:r>
        <w:t xml:space="preserve">directly </w:t>
      </w:r>
      <w:r w:rsidRPr="00986336">
        <w:t>upstream)</w:t>
      </w:r>
    </w:p>
    <w:p w14:paraId="25CED921" w14:textId="77777777" w:rsidR="00CB07DD" w:rsidRDefault="00CB07DD" w:rsidP="00CB07DD">
      <w:pPr>
        <w:numPr>
          <w:ilvl w:val="0"/>
          <w:numId w:val="15"/>
        </w:numPr>
      </w:pPr>
      <w:r w:rsidRPr="00986336">
        <w:t xml:space="preserve">Batch integrity:  </w:t>
      </w:r>
      <w:r w:rsidRPr="00986336">
        <w:rPr>
          <w:rStyle w:val="codeChar"/>
        </w:rPr>
        <w:t>batch_integrity="…"</w:t>
      </w:r>
      <w:r w:rsidRPr="00986336">
        <w:t xml:space="preserve"> with true/false (default: false); true if only </w:t>
      </w:r>
      <w:r>
        <w:t>entire</w:t>
      </w:r>
      <w:r w:rsidRPr="00986336">
        <w:t xml:space="preserve"> batches can be taken from the (</w:t>
      </w:r>
      <w:r>
        <w:t>REQUIRED</w:t>
      </w:r>
      <w:r w:rsidRPr="00986336">
        <w:t>) upstream queue and false if partial batches are allowed</w:t>
      </w:r>
    </w:p>
    <w:p w14:paraId="0B6C9225" w14:textId="77777777" w:rsidR="00CB07DD" w:rsidRDefault="00CB07DD" w:rsidP="00CB07DD">
      <w:pPr>
        <w:numPr>
          <w:ilvl w:val="0"/>
          <w:numId w:val="15"/>
        </w:numPr>
      </w:pPr>
      <w:r w:rsidRPr="00986336">
        <w:t xml:space="preserve">Number of batches:  </w:t>
      </w:r>
      <w:r w:rsidRPr="00986336">
        <w:rPr>
          <w:rStyle w:val="codeChar"/>
        </w:rPr>
        <w:t>one_at_a_time="…"</w:t>
      </w:r>
      <w:r w:rsidRPr="00986336">
        <w:t xml:space="preserve"> with true/false (default: true); true if only the front batch from the (</w:t>
      </w:r>
      <w:r>
        <w:t>REQUIRED</w:t>
      </w:r>
      <w:r w:rsidRPr="00986336">
        <w:t>) upstream queue can be taken each DT and false if as many batches as will fit (subject to capacity and inflow limits) can be taken</w:t>
      </w:r>
    </w:p>
    <w:p w14:paraId="5F2F5009" w14:textId="77777777" w:rsidR="00CB07DD" w:rsidRDefault="00CB07DD" w:rsidP="00CB07DD">
      <w:pPr>
        <w:numPr>
          <w:ilvl w:val="0"/>
          <w:numId w:val="15"/>
        </w:numPr>
      </w:pPr>
      <w:r w:rsidRPr="00986336">
        <w:t xml:space="preserve">Exponential leakage:  </w:t>
      </w:r>
      <w:r w:rsidRPr="00986336">
        <w:rPr>
          <w:rStyle w:val="codeChar"/>
        </w:rPr>
        <w:t>exponential_leak="…"</w:t>
      </w:r>
      <w:r w:rsidRPr="00986336">
        <w:t xml:space="preserve"> with true/false (default: false); if true, leakage is an exponential decay across the conveyor (rather than linear)</w:t>
      </w:r>
      <w:r>
        <w:t xml:space="preserve"> – for </w:t>
      </w:r>
      <w:r>
        <w:rPr>
          <w:i/>
        </w:rPr>
        <w:t>all</w:t>
      </w:r>
      <w:r>
        <w:t xml:space="preserve"> leakages</w:t>
      </w:r>
    </w:p>
    <w:p w14:paraId="351E44C2" w14:textId="77777777" w:rsidR="00CB07DD" w:rsidRDefault="00CB07DD" w:rsidP="00CB07DD">
      <w:r>
        <w:t>For example, a conveyor with a transit time of 4 and a capacity of 1200:</w:t>
      </w:r>
    </w:p>
    <w:p w14:paraId="654097FF" w14:textId="77777777" w:rsidR="00CB07DD" w:rsidRPr="00986336" w:rsidRDefault="00CB07DD" w:rsidP="00CB07DD">
      <w:pPr>
        <w:pStyle w:val="codefirst"/>
      </w:pPr>
      <w:r w:rsidRPr="00986336">
        <w:t>&lt;stock name=</w:t>
      </w:r>
      <w:r w:rsidRPr="00986336">
        <w:rPr>
          <w:rStyle w:val="codeChar"/>
        </w:rPr>
        <w:t>"</w:t>
      </w:r>
      <w:r>
        <w:t>Students</w:t>
      </w:r>
      <w:r w:rsidRPr="00986336">
        <w:rPr>
          <w:rStyle w:val="codeChar"/>
        </w:rPr>
        <w:t>"</w:t>
      </w:r>
      <w:r w:rsidRPr="00986336">
        <w:t>&gt;</w:t>
      </w:r>
    </w:p>
    <w:p w14:paraId="7A140373" w14:textId="77777777" w:rsidR="00CB07DD" w:rsidRPr="00986336" w:rsidRDefault="00CB07DD" w:rsidP="00CB07DD">
      <w:pPr>
        <w:pStyle w:val="code0"/>
        <w:keepNext/>
      </w:pPr>
      <w:r w:rsidRPr="00986336">
        <w:tab/>
        <w:t>&lt;eqn&gt;100</w:t>
      </w:r>
      <w:r>
        <w:t>0</w:t>
      </w:r>
      <w:r w:rsidRPr="00986336">
        <w:t>&lt;/eqn&gt;</w:t>
      </w:r>
    </w:p>
    <w:p w14:paraId="6CD54F9B" w14:textId="77777777" w:rsidR="00CB07DD" w:rsidRPr="00986336" w:rsidRDefault="00CB07DD" w:rsidP="00CB07DD">
      <w:pPr>
        <w:pStyle w:val="code0"/>
        <w:keepNext/>
      </w:pPr>
      <w:r w:rsidRPr="00986336">
        <w:tab/>
        <w:t>&lt;inflow&gt;</w:t>
      </w:r>
      <w:r>
        <w:t>matriculat</w:t>
      </w:r>
      <w:r w:rsidRPr="00986336">
        <w:t>ing&lt;/inflow&gt;</w:t>
      </w:r>
    </w:p>
    <w:p w14:paraId="4E5BDED3" w14:textId="77777777" w:rsidR="00CB07DD" w:rsidRDefault="00CB07DD" w:rsidP="00CB07DD">
      <w:pPr>
        <w:pStyle w:val="code0"/>
        <w:keepNext/>
      </w:pPr>
      <w:r w:rsidRPr="00986336">
        <w:tab/>
        <w:t>&lt;outflow&gt;</w:t>
      </w:r>
      <w:r>
        <w:t>graduat</w:t>
      </w:r>
      <w:r w:rsidRPr="00986336">
        <w:t>ing&lt;/outflow&gt;</w:t>
      </w:r>
    </w:p>
    <w:p w14:paraId="358025AF" w14:textId="77777777" w:rsidR="00CB07DD" w:rsidRDefault="00CB07DD" w:rsidP="00CB07DD">
      <w:pPr>
        <w:pStyle w:val="code0"/>
        <w:keepNext/>
      </w:pPr>
      <w:r>
        <w:tab/>
        <w:t>&lt;conveyor&gt;</w:t>
      </w:r>
    </w:p>
    <w:p w14:paraId="10328D09" w14:textId="77777777" w:rsidR="00CB07DD" w:rsidRDefault="00CB07DD" w:rsidP="00CB07DD">
      <w:pPr>
        <w:pStyle w:val="code0"/>
        <w:keepNext/>
      </w:pPr>
      <w:r>
        <w:tab/>
      </w:r>
      <w:r>
        <w:tab/>
        <w:t>&lt;len&gt;4&lt;/len&gt;</w:t>
      </w:r>
    </w:p>
    <w:p w14:paraId="7E59394E" w14:textId="77777777" w:rsidR="00CB07DD" w:rsidRDefault="00CB07DD" w:rsidP="00CB07DD">
      <w:pPr>
        <w:pStyle w:val="code0"/>
        <w:keepNext/>
      </w:pPr>
      <w:r>
        <w:tab/>
      </w:r>
      <w:r>
        <w:tab/>
        <w:t>&lt;capacity&gt;1200&lt;/capacity&gt;</w:t>
      </w:r>
    </w:p>
    <w:p w14:paraId="3FF85787" w14:textId="77777777" w:rsidR="00CB07DD" w:rsidRPr="00986336" w:rsidRDefault="00CB07DD" w:rsidP="00CB07DD">
      <w:pPr>
        <w:pStyle w:val="code0"/>
        <w:keepNext/>
      </w:pPr>
      <w:r>
        <w:tab/>
        <w:t>&lt;/conveyor&gt;</w:t>
      </w:r>
    </w:p>
    <w:p w14:paraId="3542A8FD" w14:textId="77777777" w:rsidR="00CB07DD" w:rsidRPr="00986336" w:rsidRDefault="00CB07DD" w:rsidP="00CB07DD">
      <w:pPr>
        <w:pStyle w:val="code0"/>
        <w:keepNext/>
      </w:pPr>
      <w:r w:rsidRPr="00986336">
        <w:t>&lt;/stock&gt;</w:t>
      </w:r>
    </w:p>
    <w:p w14:paraId="5959CEAC" w14:textId="77777777" w:rsidR="00CB07DD" w:rsidRDefault="00CB07DD" w:rsidP="00CB07DD">
      <w:pPr>
        <w:pStyle w:val="Heading2"/>
        <w:numPr>
          <w:ilvl w:val="1"/>
          <w:numId w:val="3"/>
        </w:numPr>
      </w:pPr>
      <w:bookmarkStart w:id="115" w:name="_Toc426543538"/>
      <w:r>
        <w:t>Flows</w:t>
      </w:r>
      <w:bookmarkEnd w:id="115"/>
    </w:p>
    <w:p w14:paraId="655A7160" w14:textId="77777777" w:rsidR="00CB07DD" w:rsidRDefault="00CB07DD" w:rsidP="00CB07DD">
      <w:r>
        <w:t>All flows REQUIRE a name. To simulate, most flows also require an equation. The only exceptions to requiring an equation for simulation are queue and conveyor outflows</w:t>
      </w:r>
      <w:r w:rsidRPr="00986336">
        <w:t xml:space="preserve">, </w:t>
      </w:r>
      <w:r>
        <w:t>which MUST NOT have an equation</w:t>
      </w:r>
      <w:r w:rsidRPr="00986336">
        <w:t xml:space="preserve"> as the</w:t>
      </w:r>
      <w:r>
        <w:t>ir attached</w:t>
      </w:r>
      <w:r w:rsidRPr="00986336">
        <w:t xml:space="preserve"> conveyor or queue drives them. The basic flow definition is shown below with sample values.</w:t>
      </w:r>
    </w:p>
    <w:p w14:paraId="59BC685C" w14:textId="77777777" w:rsidR="00CB07DD" w:rsidRPr="00986336" w:rsidRDefault="00CB07DD" w:rsidP="00CB07DD">
      <w:pPr>
        <w:pStyle w:val="codefirst"/>
      </w:pPr>
      <w:r w:rsidRPr="00986336">
        <w:t>&lt;flow name=</w:t>
      </w:r>
      <w:r w:rsidRPr="00986336">
        <w:rPr>
          <w:rStyle w:val="codeChar"/>
        </w:rPr>
        <w:t>"</w:t>
      </w:r>
      <w:r w:rsidRPr="00986336">
        <w:t>increasing</w:t>
      </w:r>
      <w:r w:rsidRPr="00986336">
        <w:rPr>
          <w:rStyle w:val="codeChar"/>
        </w:rPr>
        <w:t>"</w:t>
      </w:r>
      <w:r w:rsidRPr="00986336">
        <w:t>&gt;</w:t>
      </w:r>
    </w:p>
    <w:p w14:paraId="2BFC6E42" w14:textId="77777777" w:rsidR="00CB07DD" w:rsidRPr="00986336" w:rsidRDefault="00CB07DD" w:rsidP="00CB07DD">
      <w:pPr>
        <w:pStyle w:val="code0"/>
      </w:pPr>
      <w:r w:rsidRPr="00986336">
        <w:tab/>
        <w:t>&lt;eqn&gt;rewards*reward_multiplier&lt;/eqn&gt;</w:t>
      </w:r>
    </w:p>
    <w:p w14:paraId="0E1EB5D8" w14:textId="77777777" w:rsidR="00CB07DD" w:rsidRPr="00986336" w:rsidRDefault="00CB07DD" w:rsidP="00CB07DD">
      <w:pPr>
        <w:pStyle w:val="code0"/>
      </w:pPr>
      <w:r w:rsidRPr="00986336">
        <w:t>&lt;/flow&gt;</w:t>
      </w:r>
    </w:p>
    <w:p w14:paraId="4B32C71B" w14:textId="77777777" w:rsidR="00CB07DD" w:rsidRDefault="00CB07DD" w:rsidP="00CB07DD">
      <w:r>
        <w:t>One OPTIONAL property is available to all flows:</w:t>
      </w:r>
    </w:p>
    <w:p w14:paraId="760D3404" w14:textId="77777777" w:rsidR="00CB07DD" w:rsidRDefault="00CB07DD" w:rsidP="00CB07DD">
      <w:pPr>
        <w:numPr>
          <w:ilvl w:val="0"/>
          <w:numId w:val="15"/>
        </w:numPr>
      </w:pPr>
      <w:r>
        <w:t xml:space="preserve">Unit conversion multiplier:  </w:t>
      </w:r>
      <w:r w:rsidRPr="00763441">
        <w:rPr>
          <w:rStyle w:val="codeChar"/>
        </w:rPr>
        <w:t>&lt;</w:t>
      </w:r>
      <w:r>
        <w:rPr>
          <w:rStyle w:val="codeChar"/>
        </w:rPr>
        <w:t>multiplier&gt;…&lt;/multiplier&gt;</w:t>
      </w:r>
      <w:r>
        <w:t xml:space="preserve"> specifies the XMILE expression to be used to convert the units of the flow on the downstream side of the flow. This is used to convert units between stocks in a main chain. For example, if the unit conversion multiplier is 3 and the flow’s value is 4, 4 units of material will be taken from the upstream stock and 3*4 = 12 units of material will be given to the downstream stock. This does not violate conservation when the units change correctly. Note that when a unit-converted flow appears between two stocks, the downstream stock SHOULD have different units than the upstream stock; the flow units are based on the upstream stock.</w:t>
      </w:r>
    </w:p>
    <w:p w14:paraId="73917C27" w14:textId="77777777" w:rsidR="00CB07DD" w:rsidRDefault="00CB07DD" w:rsidP="00CB07DD">
      <w:r>
        <w:t>Three OPTIONAL flow properties are mutually exclusive and affect the behavior of the flow when simulated:</w:t>
      </w:r>
    </w:p>
    <w:p w14:paraId="2F54EA5E" w14:textId="77777777" w:rsidR="00CB07DD" w:rsidRDefault="00CB07DD" w:rsidP="00CB07DD">
      <w:pPr>
        <w:numPr>
          <w:ilvl w:val="0"/>
          <w:numId w:val="15"/>
        </w:numPr>
      </w:pPr>
      <w:r>
        <w:t xml:space="preserve">Non-negative:  </w:t>
      </w:r>
      <w:r w:rsidRPr="00763441">
        <w:rPr>
          <w:rStyle w:val="codeChar"/>
        </w:rPr>
        <w:t>&lt;non_negative/&gt;</w:t>
      </w:r>
      <w:r>
        <w:t xml:space="preserve"> invokes an optional macro that prevents the flow from going negative (also called a unidirectional flow, or uniflow – a flow without this property is a bidirectional flow, or biflow, i.e., material can flow in either direction depending on whether the flow value is positive or negative). Note that queue and conveyor inflows MUST be non-negative. In addition, queue outflows and normal, non-leakage conveyor outflows are non-negative by definition so this property MUST NOT appear for them.</w:t>
      </w:r>
    </w:p>
    <w:p w14:paraId="67AFD7E9" w14:textId="77777777" w:rsidR="00CB07DD" w:rsidRDefault="00CB07DD" w:rsidP="00CB07DD">
      <w:pPr>
        <w:numPr>
          <w:ilvl w:val="0"/>
          <w:numId w:val="15"/>
        </w:numPr>
      </w:pPr>
      <w:r>
        <w:t xml:space="preserve">Queue overflow:  </w:t>
      </w:r>
      <w:r w:rsidRPr="00763441">
        <w:rPr>
          <w:rStyle w:val="codeChar"/>
        </w:rPr>
        <w:t>&lt;</w:t>
      </w:r>
      <w:r>
        <w:rPr>
          <w:rStyle w:val="codeChar"/>
        </w:rPr>
        <w:t>overflow</w:t>
      </w:r>
      <w:r w:rsidRPr="00763441">
        <w:rPr>
          <w:rStyle w:val="codeChar"/>
        </w:rPr>
        <w:t>/&gt;</w:t>
      </w:r>
      <w:r>
        <w:t xml:space="preserve"> makes a queue outflow an overflow, i.e., if a higher priority queue outflow has been blocked due to capacity restrictions or an arrested conveyor, the overflow becomes active (note that it too might get blocked, allowing a lower priority overflow to become active). This property can only appear in a queue outflow.</w:t>
      </w:r>
    </w:p>
    <w:p w14:paraId="5FFAF596" w14:textId="77777777" w:rsidR="00CB07DD" w:rsidRDefault="00CB07DD" w:rsidP="00CB07DD">
      <w:pPr>
        <w:numPr>
          <w:ilvl w:val="0"/>
          <w:numId w:val="15"/>
        </w:numPr>
      </w:pPr>
      <w:r>
        <w:t xml:space="preserve">Conveyor leakage fraction:  </w:t>
      </w:r>
      <w:r w:rsidRPr="00763441">
        <w:rPr>
          <w:rStyle w:val="codeChar"/>
        </w:rPr>
        <w:t>&lt;</w:t>
      </w:r>
      <w:r>
        <w:rPr>
          <w:rStyle w:val="codeChar"/>
        </w:rPr>
        <w:t>leak&gt;</w:t>
      </w:r>
      <w:r>
        <w:t xml:space="preserve"> with a valid XMILE expression that defines the leakage fraction for this conveyor outflow, or </w:t>
      </w:r>
      <w:r w:rsidRPr="00763441">
        <w:rPr>
          <w:rStyle w:val="codeChar"/>
        </w:rPr>
        <w:t>&lt;</w:t>
      </w:r>
      <w:r>
        <w:rPr>
          <w:rStyle w:val="codeChar"/>
        </w:rPr>
        <w:t>leak</w:t>
      </w:r>
      <w:r w:rsidRPr="00763441">
        <w:rPr>
          <w:rStyle w:val="codeChar"/>
        </w:rPr>
        <w:t>/&gt;</w:t>
      </w:r>
      <w:r>
        <w:t xml:space="preserve"> to explicitly mark a partially defined conveyor outflow as a leakage outflow (before a leakage fraction is specified). The latter is critical for when the user is editing the model and may have temporarily disconnected or deleted the normal conveyor outflow. This property can only appear in a conveyor outflow.</w:t>
      </w:r>
    </w:p>
    <w:p w14:paraId="39AC6391" w14:textId="77777777" w:rsidR="00CB07DD" w:rsidRDefault="00CB07DD" w:rsidP="00CB07DD">
      <w:r w:rsidRPr="00986336">
        <w:t xml:space="preserve">Note that non-negative is not directly supported by </w:t>
      </w:r>
      <w:r>
        <w:t>X</w:t>
      </w:r>
      <w:r w:rsidRPr="00986336">
        <w:t>MILE</w:t>
      </w:r>
      <w:r>
        <w:t xml:space="preserve">. </w:t>
      </w:r>
      <w:r w:rsidRPr="00986336">
        <w:t xml:space="preserve">The </w:t>
      </w:r>
      <w:r>
        <w:t>option</w:t>
      </w:r>
      <w:r w:rsidRPr="00986336">
        <w:t xml:space="preserve"> exists partly for documentation, partly to allow a vendor to invoke a macro to implement the functionality. I</w:t>
      </w:r>
      <w:r>
        <w:t xml:space="preserve">f this property has been set at a higher </w:t>
      </w:r>
      <w:r w:rsidRPr="00986336">
        <w:t>level</w:t>
      </w:r>
      <w:r>
        <w:t xml:space="preserve"> (in a </w:t>
      </w:r>
      <w:r w:rsidRPr="00CE751B">
        <w:rPr>
          <w:rStyle w:val="codeChar"/>
        </w:rPr>
        <w:t>&lt;behavior&gt;</w:t>
      </w:r>
      <w:r>
        <w:t xml:space="preserve"> tag)</w:t>
      </w:r>
      <w:r w:rsidRPr="00986336">
        <w:t>, it can be turned off</w:t>
      </w:r>
      <w:r>
        <w:t xml:space="preserve"> locally with:</w:t>
      </w:r>
    </w:p>
    <w:p w14:paraId="257496FB" w14:textId="77777777" w:rsidR="00CB07DD" w:rsidRDefault="00CB07DD" w:rsidP="00CB07DD">
      <w:pPr>
        <w:pStyle w:val="codefirst"/>
      </w:pPr>
      <w:r w:rsidRPr="00986336">
        <w:rPr>
          <w:rStyle w:val="codeChar"/>
        </w:rPr>
        <w:t>&lt;non_negative&gt;false&lt;/non_negative&gt;</w:t>
      </w:r>
    </w:p>
    <w:p w14:paraId="04D0E4D8" w14:textId="77777777" w:rsidR="00CB07DD" w:rsidRDefault="00CB07DD" w:rsidP="00CB07DD">
      <w:r>
        <w:t>If a flow is a conveyor leakage, it can have these additional OPTIONAL properties and attributes:</w:t>
      </w:r>
    </w:p>
    <w:p w14:paraId="5CE7D4C9" w14:textId="77777777" w:rsidR="00CB07DD" w:rsidRDefault="00CB07DD" w:rsidP="00CB07DD">
      <w:pPr>
        <w:numPr>
          <w:ilvl w:val="0"/>
          <w:numId w:val="15"/>
        </w:numPr>
      </w:pPr>
      <w:r>
        <w:t xml:space="preserve">Leak integers:  </w:t>
      </w:r>
      <w:r w:rsidRPr="00763441">
        <w:rPr>
          <w:rStyle w:val="codeChar"/>
        </w:rPr>
        <w:t>&lt;</w:t>
      </w:r>
      <w:r>
        <w:rPr>
          <w:rStyle w:val="codeChar"/>
        </w:rPr>
        <w:t>leak_integers</w:t>
      </w:r>
      <w:r w:rsidRPr="00763441">
        <w:rPr>
          <w:rStyle w:val="codeChar"/>
        </w:rPr>
        <w:t>/&gt;</w:t>
      </w:r>
      <w:r>
        <w:t xml:space="preserve"> forces a leakage flow to only leak whole numbers (default: leak fractions)</w:t>
      </w:r>
    </w:p>
    <w:p w14:paraId="44DB0434" w14:textId="77777777" w:rsidR="00CB07DD" w:rsidRDefault="00CB07DD" w:rsidP="00CB07DD">
      <w:pPr>
        <w:numPr>
          <w:ilvl w:val="0"/>
          <w:numId w:val="15"/>
        </w:numPr>
      </w:pPr>
      <w:r w:rsidRPr="00986336">
        <w:t xml:space="preserve">Leak zone start:  </w:t>
      </w:r>
      <w:r w:rsidRPr="00986336">
        <w:rPr>
          <w:rStyle w:val="codeChar"/>
        </w:rPr>
        <w:t>leak_start="…"</w:t>
      </w:r>
      <w:r w:rsidRPr="00986336">
        <w:t xml:space="preserve"> with the fractional starting position of the leakage zone within the conveyor (from the inflowing side</w:t>
      </w:r>
      <w:r>
        <w:t xml:space="preserve"> of the conveyor</w:t>
      </w:r>
      <w:r w:rsidRPr="00986336">
        <w:t>) (default: 0)</w:t>
      </w:r>
    </w:p>
    <w:p w14:paraId="213D08EC" w14:textId="77777777" w:rsidR="00CB07DD" w:rsidRDefault="00CB07DD" w:rsidP="00CB07DD">
      <w:pPr>
        <w:numPr>
          <w:ilvl w:val="0"/>
          <w:numId w:val="15"/>
        </w:numPr>
      </w:pPr>
      <w:r w:rsidRPr="00986336">
        <w:t xml:space="preserve">Leak zone end:  </w:t>
      </w:r>
      <w:r w:rsidRPr="00986336">
        <w:rPr>
          <w:rStyle w:val="codeChar"/>
        </w:rPr>
        <w:t>leak_end="…"</w:t>
      </w:r>
      <w:r w:rsidRPr="00986336">
        <w:t xml:space="preserve"> with the fractional ending position of the leakage zone </w:t>
      </w:r>
      <w:r>
        <w:t>within the conveyor (from the in</w:t>
      </w:r>
      <w:r w:rsidRPr="00986336">
        <w:t>flowing side</w:t>
      </w:r>
      <w:r>
        <w:t xml:space="preserve"> of the conveyor</w:t>
      </w:r>
      <w:r w:rsidRPr="00986336">
        <w:t>) (default: 1)</w:t>
      </w:r>
    </w:p>
    <w:p w14:paraId="3D8C0AE5" w14:textId="77777777" w:rsidR="00CB07DD" w:rsidRDefault="00CB07DD" w:rsidP="00CB07DD">
      <w:r>
        <w:t>An example conveyor leakage that does not yet simulate:</w:t>
      </w:r>
    </w:p>
    <w:p w14:paraId="408ABFC5" w14:textId="77777777" w:rsidR="00CB07DD" w:rsidRPr="00986336" w:rsidRDefault="00CB07DD" w:rsidP="00CB07DD">
      <w:pPr>
        <w:pStyle w:val="codefirst"/>
      </w:pPr>
      <w:r w:rsidRPr="00986336">
        <w:t>&lt;flow name=</w:t>
      </w:r>
      <w:r w:rsidRPr="00986336">
        <w:rPr>
          <w:rStyle w:val="codeChar"/>
        </w:rPr>
        <w:t>"</w:t>
      </w:r>
      <w:r>
        <w:t>shrinking</w:t>
      </w:r>
      <w:r w:rsidRPr="00986336">
        <w:rPr>
          <w:rStyle w:val="codeChar"/>
        </w:rPr>
        <w:t>"</w:t>
      </w:r>
      <w:r w:rsidRPr="00986336">
        <w:t>&gt;</w:t>
      </w:r>
    </w:p>
    <w:p w14:paraId="25EBB478" w14:textId="77777777" w:rsidR="00CB07DD" w:rsidRDefault="00CB07DD" w:rsidP="00CB07DD">
      <w:pPr>
        <w:pStyle w:val="code0"/>
        <w:keepNext/>
      </w:pPr>
      <w:r>
        <w:tab/>
        <w:t>&lt;leak/</w:t>
      </w:r>
      <w:r w:rsidRPr="00986336">
        <w:t>&gt;</w:t>
      </w:r>
      <w:r>
        <w:tab/>
      </w:r>
      <w:r>
        <w:tab/>
      </w:r>
      <w:r>
        <w:tab/>
      </w:r>
      <w:r>
        <w:tab/>
      </w:r>
      <w:r>
        <w:tab/>
      </w:r>
      <w:r>
        <w:tab/>
      </w:r>
      <w:r>
        <w:tab/>
        <w:t>&lt;!-- RECOMMENDED --&gt;</w:t>
      </w:r>
    </w:p>
    <w:p w14:paraId="5E773982" w14:textId="77777777" w:rsidR="00CB07DD" w:rsidRPr="00986336" w:rsidRDefault="00CB07DD" w:rsidP="00CB07DD">
      <w:pPr>
        <w:pStyle w:val="code0"/>
        <w:keepNext/>
      </w:pPr>
      <w:r w:rsidRPr="00986336">
        <w:t>&lt;/flow&gt;</w:t>
      </w:r>
    </w:p>
    <w:p w14:paraId="1EE608DE" w14:textId="77777777" w:rsidR="00CB07DD" w:rsidRDefault="00CB07DD" w:rsidP="00CB07DD">
      <w:r>
        <w:t>An example conveyor leakage that simulates:</w:t>
      </w:r>
    </w:p>
    <w:p w14:paraId="79EF01EA" w14:textId="77777777" w:rsidR="00CB07DD" w:rsidRPr="00986336" w:rsidRDefault="00CB07DD" w:rsidP="00CB07DD">
      <w:pPr>
        <w:pStyle w:val="codefirst"/>
      </w:pPr>
      <w:r w:rsidRPr="00986336">
        <w:t>&lt;flow name=</w:t>
      </w:r>
      <w:r w:rsidRPr="00986336">
        <w:rPr>
          <w:rStyle w:val="codeChar"/>
        </w:rPr>
        <w:t>"</w:t>
      </w:r>
      <w:r>
        <w:t>attriting</w:t>
      </w:r>
      <w:r w:rsidRPr="00986336">
        <w:rPr>
          <w:rStyle w:val="codeChar"/>
        </w:rPr>
        <w:t>"</w:t>
      </w:r>
      <w:r>
        <w:rPr>
          <w:rStyle w:val="codeChar"/>
        </w:rPr>
        <w:t xml:space="preserve"> leak_end=</w:t>
      </w:r>
      <w:r w:rsidRPr="00986336">
        <w:rPr>
          <w:rStyle w:val="codeChar"/>
        </w:rPr>
        <w:t>"</w:t>
      </w:r>
      <w:r>
        <w:rPr>
          <w:rStyle w:val="codeChar"/>
        </w:rPr>
        <w:t>0.25</w:t>
      </w:r>
      <w:r w:rsidRPr="00986336">
        <w:rPr>
          <w:rStyle w:val="codeChar"/>
        </w:rPr>
        <w:t>"</w:t>
      </w:r>
      <w:r w:rsidRPr="00986336">
        <w:t>&gt;</w:t>
      </w:r>
      <w:r>
        <w:tab/>
        <w:t>&lt;!-- freshman year only --&gt;</w:t>
      </w:r>
    </w:p>
    <w:p w14:paraId="612962F8" w14:textId="77777777" w:rsidR="00CB07DD" w:rsidRDefault="00CB07DD" w:rsidP="00CB07DD">
      <w:pPr>
        <w:pStyle w:val="code0"/>
        <w:keepNext/>
      </w:pPr>
      <w:r>
        <w:tab/>
        <w:t>&lt;leak</w:t>
      </w:r>
      <w:r w:rsidRPr="00986336">
        <w:t>&gt;</w:t>
      </w:r>
      <w:r>
        <w:t>0.1</w:t>
      </w:r>
      <w:r w:rsidRPr="00986336">
        <w:t>&lt;/</w:t>
      </w:r>
      <w:r>
        <w:t>leak</w:t>
      </w:r>
      <w:r w:rsidRPr="00986336">
        <w:t>&gt;</w:t>
      </w:r>
      <w:r>
        <w:tab/>
      </w:r>
      <w:r>
        <w:tab/>
      </w:r>
      <w:r>
        <w:tab/>
      </w:r>
      <w:r>
        <w:tab/>
      </w:r>
      <w:r>
        <w:tab/>
        <w:t>&lt;!-- leakage fraction --&gt;</w:t>
      </w:r>
    </w:p>
    <w:p w14:paraId="0BC6B2C4" w14:textId="77777777" w:rsidR="00CB07DD" w:rsidRPr="00986336" w:rsidRDefault="00CB07DD" w:rsidP="00CB07DD">
      <w:pPr>
        <w:pStyle w:val="code0"/>
        <w:keepNext/>
      </w:pPr>
      <w:r w:rsidRPr="00986336">
        <w:t>&lt;/flow&gt;</w:t>
      </w:r>
    </w:p>
    <w:p w14:paraId="60C4C78B" w14:textId="77777777" w:rsidR="00CB07DD" w:rsidRDefault="00CB07DD" w:rsidP="00CB07DD">
      <w:r>
        <w:t>An example uniflow that simulates:</w:t>
      </w:r>
    </w:p>
    <w:p w14:paraId="7827FE21" w14:textId="77777777" w:rsidR="00CB07DD" w:rsidRPr="00986336" w:rsidRDefault="00CB07DD" w:rsidP="00CB07DD">
      <w:pPr>
        <w:pStyle w:val="codefirst"/>
      </w:pPr>
      <w:r w:rsidRPr="00986336">
        <w:t>&lt;flow name=</w:t>
      </w:r>
      <w:r w:rsidRPr="00986336">
        <w:rPr>
          <w:rStyle w:val="codeChar"/>
        </w:rPr>
        <w:t>"</w:t>
      </w:r>
      <w:r w:rsidRPr="00986336">
        <w:t>increasing</w:t>
      </w:r>
      <w:r w:rsidRPr="00986336">
        <w:rPr>
          <w:rStyle w:val="codeChar"/>
        </w:rPr>
        <w:t>"</w:t>
      </w:r>
      <w:r w:rsidRPr="00986336">
        <w:t>&gt;</w:t>
      </w:r>
    </w:p>
    <w:p w14:paraId="314D21A3" w14:textId="77777777" w:rsidR="00CB07DD" w:rsidRDefault="00CB07DD" w:rsidP="00CB07DD">
      <w:pPr>
        <w:pStyle w:val="code0"/>
      </w:pPr>
      <w:r w:rsidRPr="00986336">
        <w:tab/>
        <w:t>&lt;eqn&gt;rewards*reward_multiplier&lt;/eqn&gt;</w:t>
      </w:r>
    </w:p>
    <w:p w14:paraId="7710488C" w14:textId="77777777" w:rsidR="00CB07DD" w:rsidRPr="00986336" w:rsidRDefault="00CB07DD" w:rsidP="00CB07DD">
      <w:pPr>
        <w:pStyle w:val="code0"/>
      </w:pPr>
      <w:r>
        <w:tab/>
        <w:t>&lt;non_negative/&gt;</w:t>
      </w:r>
    </w:p>
    <w:p w14:paraId="46BC1700" w14:textId="77777777" w:rsidR="00CB07DD" w:rsidRPr="00986336" w:rsidRDefault="00CB07DD" w:rsidP="00CB07DD">
      <w:pPr>
        <w:pStyle w:val="code0"/>
      </w:pPr>
      <w:r w:rsidRPr="00986336">
        <w:t>&lt;/flow&gt;</w:t>
      </w:r>
    </w:p>
    <w:p w14:paraId="38CB2375" w14:textId="77777777" w:rsidR="00CB07DD" w:rsidRDefault="00CB07DD" w:rsidP="00CB07DD">
      <w:pPr>
        <w:pStyle w:val="Heading2"/>
        <w:numPr>
          <w:ilvl w:val="1"/>
          <w:numId w:val="3"/>
        </w:numPr>
      </w:pPr>
      <w:bookmarkStart w:id="116" w:name="_Toc426543539"/>
      <w:r>
        <w:t>Auxiliaries</w:t>
      </w:r>
      <w:bookmarkEnd w:id="116"/>
    </w:p>
    <w:p w14:paraId="641C0BC7" w14:textId="77777777" w:rsidR="00CB07DD" w:rsidRDefault="00CB07DD" w:rsidP="00CB07DD">
      <w:r w:rsidRPr="00986336">
        <w:t xml:space="preserve">Auxiliaries, like flows, also </w:t>
      </w:r>
      <w:r>
        <w:t>REQUIRE</w:t>
      </w:r>
      <w:r w:rsidRPr="00986336">
        <w:t xml:space="preserve"> a name</w:t>
      </w:r>
      <w:r>
        <w:t>. To be simulated they must also have</w:t>
      </w:r>
      <w:r w:rsidRPr="00986336">
        <w:t xml:space="preserve"> an equation</w:t>
      </w:r>
      <w:r>
        <w:t>.</w:t>
      </w:r>
      <w:r w:rsidRPr="00986336">
        <w:t xml:space="preserve"> The basic auxiliary definition is shown below with sample values.</w:t>
      </w:r>
    </w:p>
    <w:p w14:paraId="22FCCE0D" w14:textId="77777777" w:rsidR="00CB07DD" w:rsidRPr="00986336" w:rsidRDefault="00CB07DD" w:rsidP="00CB07DD">
      <w:pPr>
        <w:pStyle w:val="codefirst"/>
      </w:pPr>
      <w:r w:rsidRPr="00986336">
        <w:t>&lt;aux name=</w:t>
      </w:r>
      <w:r w:rsidRPr="00986336">
        <w:rPr>
          <w:rStyle w:val="codeChar"/>
        </w:rPr>
        <w:t>"</w:t>
      </w:r>
      <w:r w:rsidRPr="00986336">
        <w:t>reward_multiplier</w:t>
      </w:r>
      <w:r w:rsidRPr="00986336">
        <w:rPr>
          <w:rStyle w:val="codeChar"/>
        </w:rPr>
        <w:t>"</w:t>
      </w:r>
      <w:r w:rsidRPr="00986336">
        <w:t>&gt;</w:t>
      </w:r>
    </w:p>
    <w:p w14:paraId="57798CC2" w14:textId="77777777" w:rsidR="00CB07DD" w:rsidRPr="00986336" w:rsidRDefault="00CB07DD" w:rsidP="00CB07DD">
      <w:pPr>
        <w:pStyle w:val="code0"/>
        <w:keepNext/>
      </w:pPr>
      <w:r w:rsidRPr="00986336">
        <w:tab/>
        <w:t>&lt;eqn&gt;0.15&lt;/eqn&gt;</w:t>
      </w:r>
    </w:p>
    <w:p w14:paraId="6D19C59E" w14:textId="77777777" w:rsidR="00CB07DD" w:rsidRPr="00986336" w:rsidRDefault="00CB07DD" w:rsidP="00CB07DD">
      <w:pPr>
        <w:pStyle w:val="code0"/>
      </w:pPr>
      <w:r w:rsidRPr="00986336">
        <w:t>&lt;/aux&gt;</w:t>
      </w:r>
    </w:p>
    <w:p w14:paraId="10BF21C2" w14:textId="77777777" w:rsidR="00CB07DD" w:rsidRDefault="00CB07DD" w:rsidP="00CB07DD">
      <w:r w:rsidRPr="00986336">
        <w:t>This part</w:t>
      </w:r>
      <w:r>
        <w:t xml:space="preserve">icular auxiliary is a constant, </w:t>
      </w:r>
      <w:r w:rsidRPr="00986336">
        <w:t>i.e., it depends on no other variables and its value does not change.</w:t>
      </w:r>
    </w:p>
    <w:p w14:paraId="0F7EBD90" w14:textId="77777777" w:rsidR="00CB07DD" w:rsidRDefault="00CB07DD" w:rsidP="00CB07DD">
      <w:r w:rsidRPr="00986336">
        <w:t xml:space="preserve">Auxiliaries have one </w:t>
      </w:r>
      <w:r>
        <w:t>OPTIONAL</w:t>
      </w:r>
      <w:r w:rsidRPr="00986336">
        <w:t xml:space="preserve"> attribute</w:t>
      </w:r>
      <w:r>
        <w:t>:</w:t>
      </w:r>
    </w:p>
    <w:p w14:paraId="0C3AE5A1" w14:textId="77777777" w:rsidR="00CB07DD" w:rsidRDefault="00CB07DD" w:rsidP="00CB07DD">
      <w:pPr>
        <w:numPr>
          <w:ilvl w:val="0"/>
          <w:numId w:val="15"/>
        </w:numPr>
      </w:pPr>
      <w:r w:rsidRPr="00986336">
        <w:t xml:space="preserve">Flow concept:  </w:t>
      </w:r>
      <w:r w:rsidRPr="00986336">
        <w:rPr>
          <w:rStyle w:val="codeChar"/>
        </w:rPr>
        <w:t>flow_concept="…"</w:t>
      </w:r>
      <w:r w:rsidRPr="00986336">
        <w:t xml:space="preserve"> with true/false, which </w:t>
      </w:r>
      <w:r>
        <w:t>is</w:t>
      </w:r>
      <w:r w:rsidRPr="00986336">
        <w:t xml:space="preserve"> true if the </w:t>
      </w:r>
      <w:r>
        <w:t>auxiliary</w:t>
      </w:r>
      <w:r w:rsidRPr="00986336">
        <w:t xml:space="preserve"> represents a flow concept (default: false)</w:t>
      </w:r>
      <w:r>
        <w:t>. Besides documenting that the variable is conceptually a flow, this affects how values are reported under certain integration methods and in tables.</w:t>
      </w:r>
    </w:p>
    <w:p w14:paraId="4A87FA53" w14:textId="77777777" w:rsidR="00CB07DD" w:rsidRDefault="00CB07DD" w:rsidP="00CB07DD">
      <w:pPr>
        <w:pStyle w:val="Heading2"/>
        <w:numPr>
          <w:ilvl w:val="1"/>
          <w:numId w:val="3"/>
        </w:numPr>
      </w:pPr>
      <w:bookmarkStart w:id="117" w:name="_Toc426543540"/>
      <w:r>
        <w:t>Arrays</w:t>
      </w:r>
      <w:bookmarkEnd w:id="117"/>
    </w:p>
    <w:p w14:paraId="5D9B1BC4" w14:textId="77777777" w:rsidR="00CB07DD" w:rsidRDefault="00CB07DD" w:rsidP="00CB07DD">
      <w:r>
        <w:t>As discussed on Section 4.1.4, there are three types of arrays. This section gives an example of each, in each case making an array of auxiliaries.</w:t>
      </w:r>
    </w:p>
    <w:p w14:paraId="22851156" w14:textId="77777777" w:rsidR="00CB07DD" w:rsidRDefault="00CB07DD" w:rsidP="00CB07DD">
      <w:pPr>
        <w:pStyle w:val="Heading3"/>
        <w:numPr>
          <w:ilvl w:val="2"/>
          <w:numId w:val="3"/>
        </w:numPr>
      </w:pPr>
      <w:bookmarkStart w:id="118" w:name="_Toc426543541"/>
      <w:r>
        <w:t>Apply-to-All Array</w:t>
      </w:r>
      <w:bookmarkEnd w:id="118"/>
    </w:p>
    <w:p w14:paraId="65F6CFA1" w14:textId="77777777" w:rsidR="00CB07DD" w:rsidRDefault="00CB07DD" w:rsidP="00CB07DD">
      <w:r>
        <w:t>A two-dimensional (2D) array with dimensions X by Y:</w:t>
      </w:r>
    </w:p>
    <w:p w14:paraId="488846F4" w14:textId="77777777" w:rsidR="00CB07DD" w:rsidRPr="00986336" w:rsidRDefault="00CB07DD" w:rsidP="00CB07DD">
      <w:pPr>
        <w:pStyle w:val="codefirst"/>
      </w:pPr>
      <w:r w:rsidRPr="00986336">
        <w:t>&lt;aux name="distance"&gt;</w:t>
      </w:r>
    </w:p>
    <w:p w14:paraId="2F16D4F6" w14:textId="77777777" w:rsidR="00CB07DD" w:rsidRPr="00986336" w:rsidRDefault="00CB07DD" w:rsidP="00CB07DD">
      <w:pPr>
        <w:pStyle w:val="code0"/>
        <w:keepNext/>
      </w:pPr>
      <w:r w:rsidRPr="00986336">
        <w:tab/>
        <w:t>&lt;dimensions&gt;</w:t>
      </w:r>
    </w:p>
    <w:p w14:paraId="19F49E70" w14:textId="77777777" w:rsidR="00CB07DD" w:rsidRPr="00986336" w:rsidRDefault="00CB07DD" w:rsidP="00CB07DD">
      <w:pPr>
        <w:pStyle w:val="code0"/>
        <w:keepNext/>
      </w:pPr>
      <w:r w:rsidRPr="00986336">
        <w:tab/>
      </w:r>
      <w:r w:rsidRPr="00986336">
        <w:tab/>
        <w:t>&lt;dim name="X"/&gt;</w:t>
      </w:r>
    </w:p>
    <w:p w14:paraId="586EE396" w14:textId="77777777" w:rsidR="00CB07DD" w:rsidRPr="00986336" w:rsidRDefault="00CB07DD" w:rsidP="00CB07DD">
      <w:pPr>
        <w:pStyle w:val="code0"/>
        <w:keepNext/>
      </w:pPr>
      <w:r w:rsidRPr="00986336">
        <w:tab/>
      </w:r>
      <w:r w:rsidRPr="00986336">
        <w:tab/>
        <w:t>&lt;dim name="Y"/&gt;</w:t>
      </w:r>
    </w:p>
    <w:p w14:paraId="311DD479" w14:textId="77777777" w:rsidR="00CB07DD" w:rsidRPr="00986336" w:rsidRDefault="00CB07DD" w:rsidP="00CB07DD">
      <w:pPr>
        <w:pStyle w:val="code0"/>
        <w:keepNext/>
      </w:pPr>
      <w:r w:rsidRPr="00986336">
        <w:tab/>
        <w:t>&lt;/dimensions&gt;</w:t>
      </w:r>
    </w:p>
    <w:p w14:paraId="606CFDC5" w14:textId="77777777" w:rsidR="00CB07DD" w:rsidRPr="00986336" w:rsidRDefault="00CB07DD" w:rsidP="00CB07DD">
      <w:pPr>
        <w:pStyle w:val="code0"/>
        <w:keepNext/>
      </w:pPr>
      <w:r w:rsidRPr="00986336">
        <w:tab/>
        <w:t>&lt;eqn&gt;SQRT(X^2 + Y^2)&lt;/eqn&gt;</w:t>
      </w:r>
    </w:p>
    <w:p w14:paraId="50506A46" w14:textId="77777777" w:rsidR="00CB07DD" w:rsidRPr="00986336" w:rsidRDefault="00CB07DD" w:rsidP="00CB07DD">
      <w:pPr>
        <w:pStyle w:val="code0"/>
        <w:keepNext/>
      </w:pPr>
      <w:r w:rsidRPr="00986336">
        <w:tab/>
        <w:t>&lt;units&gt;kilometers&lt;/units&gt;</w:t>
      </w:r>
    </w:p>
    <w:p w14:paraId="3809D500" w14:textId="77777777" w:rsidR="00CB07DD" w:rsidRPr="00986336" w:rsidRDefault="00CB07DD" w:rsidP="00CB07DD">
      <w:pPr>
        <w:pStyle w:val="code0"/>
      </w:pPr>
      <w:r w:rsidRPr="00986336">
        <w:t>&lt;/aux&gt;</w:t>
      </w:r>
    </w:p>
    <w:p w14:paraId="6C3D251C" w14:textId="77777777" w:rsidR="00CB07DD" w:rsidRDefault="00CB07DD" w:rsidP="00CB07DD">
      <w:r>
        <w:t>The value of each element of the auxiliary is of the distance on the Cartesian plane from the origin (0, 0) to that (</w:t>
      </w:r>
      <w:r w:rsidRPr="00433096">
        <w:rPr>
          <w:i/>
        </w:rPr>
        <w:t>x</w:t>
      </w:r>
      <w:r>
        <w:t xml:space="preserve">, </w:t>
      </w:r>
      <w:r w:rsidRPr="00433096">
        <w:rPr>
          <w:i/>
        </w:rPr>
        <w:t>y</w:t>
      </w:r>
      <w:r>
        <w:t>) coordinate. For example, distance[3, 4] = SQRT(3^2 + 4^2) = 5, the distance from the origin to (3, 4).</w:t>
      </w:r>
    </w:p>
    <w:p w14:paraId="00C58149" w14:textId="77777777" w:rsidR="00CB07DD" w:rsidRDefault="00CB07DD" w:rsidP="00CB07DD">
      <w:pPr>
        <w:pStyle w:val="Heading3"/>
        <w:numPr>
          <w:ilvl w:val="2"/>
          <w:numId w:val="3"/>
        </w:numPr>
      </w:pPr>
      <w:bookmarkStart w:id="119" w:name="_Toc426543542"/>
      <w:r>
        <w:t>Non-Apply-to-All Array</w:t>
      </w:r>
      <w:bookmarkEnd w:id="119"/>
    </w:p>
    <w:p w14:paraId="33FD8664" w14:textId="77777777" w:rsidR="00CB07DD" w:rsidRDefault="00CB07DD" w:rsidP="00CB07DD">
      <w:r>
        <w:t xml:space="preserve">Non-apply-to-all arrays are embedded in the tag associated with the type of variable (e.g., </w:t>
      </w:r>
      <w:r w:rsidRPr="00435DE7">
        <w:rPr>
          <w:rStyle w:val="codeChar"/>
        </w:rPr>
        <w:t>&lt;stock&gt;</w:t>
      </w:r>
      <w:r>
        <w:t xml:space="preserve"> for stocks and </w:t>
      </w:r>
      <w:r w:rsidRPr="00435DE7">
        <w:rPr>
          <w:rStyle w:val="codeChar"/>
        </w:rPr>
        <w:t>&lt;flow&gt;</w:t>
      </w:r>
      <w:r>
        <w:t xml:space="preserve"> for flows). </w:t>
      </w:r>
      <w:r w:rsidRPr="00986336">
        <w:t xml:space="preserve">Each array element is represented using the </w:t>
      </w:r>
      <w:r w:rsidRPr="00435DE7">
        <w:rPr>
          <w:rStyle w:val="codeChar"/>
        </w:rPr>
        <w:t>&lt;element&gt;</w:t>
      </w:r>
      <w:r w:rsidRPr="00986336">
        <w:t xml:space="preserve"> tag with only the </w:t>
      </w:r>
      <w:r w:rsidRPr="00986336">
        <w:rPr>
          <w:rStyle w:val="codeChar"/>
        </w:rPr>
        <w:t>subscript</w:t>
      </w:r>
      <w:r>
        <w:t xml:space="preserve"> attribute allowed. </w:t>
      </w:r>
      <w:r w:rsidRPr="00986336">
        <w:t xml:space="preserve">Each element </w:t>
      </w:r>
      <w:r>
        <w:t>MAY</w:t>
      </w:r>
      <w:r w:rsidRPr="00986336">
        <w:t xml:space="preserve"> define its own equation and other simulation attributes (such as event poster and transit time) that </w:t>
      </w:r>
      <w:r>
        <w:t>are</w:t>
      </w:r>
      <w:r w:rsidRPr="00986336">
        <w:t xml:space="preserve"> allowed to vary betwe</w:t>
      </w:r>
      <w:r>
        <w:t xml:space="preserve">en elements. </w:t>
      </w:r>
      <w:r w:rsidRPr="00986336">
        <w:t>The documentation, the units</w:t>
      </w:r>
      <w:r>
        <w:t xml:space="preserve">, and any variable-type-specific setting (e.g., non-negative, conveyor, or leak) </w:t>
      </w:r>
      <w:r w:rsidRPr="00986336">
        <w:t xml:space="preserve">are part of the array block, and </w:t>
      </w:r>
      <w:r>
        <w:t>MUST be</w:t>
      </w:r>
      <w:r w:rsidRPr="00986336">
        <w:t xml:space="preserve"> shared for all elements. The event poster </w:t>
      </w:r>
      <w:r>
        <w:t>MAY</w:t>
      </w:r>
      <w:r w:rsidRPr="00986336">
        <w:t xml:space="preserve"> also be shared.</w:t>
      </w:r>
    </w:p>
    <w:p w14:paraId="20197F00" w14:textId="77777777" w:rsidR="00CB07DD" w:rsidRDefault="00CB07DD" w:rsidP="00CB07DD">
      <w:r>
        <w:t>A 2D non-apply-to-all array with dimensions X by X, where X is size 2:</w:t>
      </w:r>
    </w:p>
    <w:p w14:paraId="0D29EBB9" w14:textId="77777777" w:rsidR="00CB07DD" w:rsidRPr="00986336" w:rsidRDefault="00CB07DD" w:rsidP="00CB07DD">
      <w:pPr>
        <w:pStyle w:val="codefirst"/>
      </w:pPr>
      <w:r w:rsidRPr="00986336">
        <w:t>&lt;</w:t>
      </w:r>
      <w:r>
        <w:t>aux</w:t>
      </w:r>
      <w:r w:rsidRPr="00986336">
        <w:t xml:space="preserve"> name="not_apply_to_all"&gt;</w:t>
      </w:r>
    </w:p>
    <w:p w14:paraId="1C44C355" w14:textId="77777777" w:rsidR="00CB07DD" w:rsidRPr="00E0754B" w:rsidRDefault="00CB07DD" w:rsidP="00CB07DD">
      <w:pPr>
        <w:pStyle w:val="code0"/>
        <w:keepNext/>
        <w:rPr>
          <w:lang w:val="pt-BR"/>
        </w:rPr>
      </w:pPr>
      <w:r w:rsidRPr="00986336">
        <w:tab/>
      </w:r>
      <w:r w:rsidRPr="00E0754B">
        <w:rPr>
          <w:lang w:val="pt-BR"/>
        </w:rPr>
        <w:t>&lt;dimensions&gt;</w:t>
      </w:r>
    </w:p>
    <w:p w14:paraId="150648AB" w14:textId="77777777" w:rsidR="00CB07DD" w:rsidRPr="00E0754B" w:rsidRDefault="00CB07DD" w:rsidP="00CB07DD">
      <w:pPr>
        <w:pStyle w:val="code0"/>
        <w:keepNext/>
        <w:rPr>
          <w:lang w:val="pt-BR"/>
        </w:rPr>
      </w:pPr>
      <w:r w:rsidRPr="00E0754B">
        <w:rPr>
          <w:lang w:val="pt-BR"/>
        </w:rPr>
        <w:tab/>
      </w:r>
      <w:r w:rsidRPr="00E0754B">
        <w:rPr>
          <w:lang w:val="pt-BR"/>
        </w:rPr>
        <w:tab/>
        <w:t>&lt;dim name="X"/&gt;</w:t>
      </w:r>
    </w:p>
    <w:p w14:paraId="2D1E8D78" w14:textId="77777777" w:rsidR="00CB07DD" w:rsidRPr="00E0754B" w:rsidRDefault="00CB07DD" w:rsidP="00CB07DD">
      <w:pPr>
        <w:pStyle w:val="code0"/>
        <w:rPr>
          <w:lang w:val="pt-BR"/>
        </w:rPr>
      </w:pPr>
      <w:r w:rsidRPr="00E0754B">
        <w:rPr>
          <w:lang w:val="pt-BR"/>
        </w:rPr>
        <w:tab/>
      </w:r>
      <w:r w:rsidRPr="00E0754B">
        <w:rPr>
          <w:lang w:val="pt-BR"/>
        </w:rPr>
        <w:tab/>
        <w:t>&lt;dim name="X"/&gt;</w:t>
      </w:r>
    </w:p>
    <w:p w14:paraId="0825FF6A" w14:textId="77777777" w:rsidR="00CB07DD" w:rsidRPr="00986336" w:rsidRDefault="00CB07DD" w:rsidP="00CB07DD">
      <w:pPr>
        <w:pStyle w:val="code0"/>
      </w:pPr>
      <w:r w:rsidRPr="00E0754B">
        <w:rPr>
          <w:lang w:val="pt-BR"/>
        </w:rPr>
        <w:tab/>
      </w:r>
      <w:r w:rsidRPr="00986336">
        <w:t>&lt;/dimensions&gt;</w:t>
      </w:r>
    </w:p>
    <w:p w14:paraId="34C433ED" w14:textId="77777777" w:rsidR="00CB07DD" w:rsidRPr="00986336" w:rsidRDefault="00CB07DD" w:rsidP="00CB07DD">
      <w:pPr>
        <w:pStyle w:val="code0"/>
      </w:pPr>
      <w:r w:rsidRPr="00986336">
        <w:tab/>
        <w:t>&lt;</w:t>
      </w:r>
      <w:r>
        <w:t>element</w:t>
      </w:r>
      <w:r w:rsidRPr="00986336">
        <w:t xml:space="preserve"> subscript="1,1"&gt;</w:t>
      </w:r>
    </w:p>
    <w:p w14:paraId="6608E5F2" w14:textId="77777777" w:rsidR="00CB07DD" w:rsidRPr="00986336" w:rsidRDefault="00CB07DD" w:rsidP="00CB07DD">
      <w:pPr>
        <w:pStyle w:val="code0"/>
      </w:pPr>
      <w:r w:rsidRPr="00986336">
        <w:tab/>
      </w:r>
      <w:r w:rsidRPr="00986336">
        <w:tab/>
        <w:t>&lt;eqn&gt;TIME&lt;/eqn&gt;</w:t>
      </w:r>
    </w:p>
    <w:p w14:paraId="7E6A6B1C" w14:textId="77777777" w:rsidR="00CB07DD" w:rsidRPr="00986336" w:rsidRDefault="00CB07DD" w:rsidP="00CB07DD">
      <w:pPr>
        <w:pStyle w:val="code0"/>
      </w:pPr>
      <w:r w:rsidRPr="00986336">
        <w:tab/>
        <w:t>&lt;/</w:t>
      </w:r>
      <w:r>
        <w:t>element</w:t>
      </w:r>
      <w:r w:rsidRPr="00986336">
        <w:t>&gt;</w:t>
      </w:r>
    </w:p>
    <w:p w14:paraId="539C12CC" w14:textId="77777777" w:rsidR="00CB07DD" w:rsidRPr="00986336" w:rsidRDefault="00CB07DD" w:rsidP="00CB07DD">
      <w:pPr>
        <w:pStyle w:val="code0"/>
      </w:pPr>
      <w:r w:rsidRPr="00986336">
        <w:tab/>
        <w:t>&lt;</w:t>
      </w:r>
      <w:r>
        <w:t>element</w:t>
      </w:r>
      <w:r w:rsidRPr="00986336">
        <w:t xml:space="preserve"> subscript="1,2"&gt;</w:t>
      </w:r>
    </w:p>
    <w:p w14:paraId="2589FF3E" w14:textId="77777777" w:rsidR="00CB07DD" w:rsidRPr="00986336" w:rsidRDefault="00CB07DD" w:rsidP="00CB07DD">
      <w:pPr>
        <w:pStyle w:val="code0"/>
      </w:pPr>
      <w:r>
        <w:tab/>
      </w:r>
      <w:r>
        <w:tab/>
        <w:t>&lt;eqn&gt;2</w:t>
      </w:r>
      <w:r w:rsidRPr="00986336">
        <w:t>*TIME&lt;/eqn&gt;</w:t>
      </w:r>
    </w:p>
    <w:p w14:paraId="3A11ACEA" w14:textId="77777777" w:rsidR="00CB07DD" w:rsidRPr="00986336" w:rsidRDefault="00CB07DD" w:rsidP="00CB07DD">
      <w:pPr>
        <w:pStyle w:val="code0"/>
      </w:pPr>
      <w:r w:rsidRPr="00986336">
        <w:tab/>
        <w:t>&lt;/</w:t>
      </w:r>
      <w:r>
        <w:t>element</w:t>
      </w:r>
      <w:r w:rsidRPr="00986336">
        <w:t>&gt;</w:t>
      </w:r>
    </w:p>
    <w:p w14:paraId="53235A1C" w14:textId="77777777" w:rsidR="00CB07DD" w:rsidRPr="00986336" w:rsidRDefault="00CB07DD" w:rsidP="00CB07DD">
      <w:pPr>
        <w:pStyle w:val="code0"/>
      </w:pPr>
      <w:r w:rsidRPr="00986336">
        <w:tab/>
        <w:t>&lt;</w:t>
      </w:r>
      <w:r>
        <w:t>element</w:t>
      </w:r>
      <w:r w:rsidRPr="00986336">
        <w:t xml:space="preserve"> subscript="2,1"&gt;</w:t>
      </w:r>
    </w:p>
    <w:p w14:paraId="0E44BA7E" w14:textId="77777777" w:rsidR="00CB07DD" w:rsidRPr="00986336" w:rsidRDefault="00CB07DD" w:rsidP="00CB07DD">
      <w:pPr>
        <w:pStyle w:val="code0"/>
      </w:pPr>
      <w:r w:rsidRPr="00986336">
        <w:tab/>
      </w:r>
      <w:r w:rsidRPr="00986336">
        <w:tab/>
        <w:t>&lt;eqn&gt;</w:t>
      </w:r>
      <w:r>
        <w:t>5*TIME</w:t>
      </w:r>
      <w:r w:rsidRPr="00986336">
        <w:t>&lt;/eqn&gt;</w:t>
      </w:r>
    </w:p>
    <w:p w14:paraId="7DB330D6" w14:textId="77777777" w:rsidR="00CB07DD" w:rsidRPr="00986336" w:rsidRDefault="00CB07DD" w:rsidP="00CB07DD">
      <w:pPr>
        <w:pStyle w:val="code0"/>
      </w:pPr>
      <w:r w:rsidRPr="00986336">
        <w:tab/>
        <w:t>&lt;/</w:t>
      </w:r>
      <w:r>
        <w:t>element</w:t>
      </w:r>
      <w:r w:rsidRPr="00986336">
        <w:t>&gt;</w:t>
      </w:r>
    </w:p>
    <w:p w14:paraId="5E65835E" w14:textId="77777777" w:rsidR="00CB07DD" w:rsidRPr="00986336" w:rsidRDefault="00CB07DD" w:rsidP="00CB07DD">
      <w:pPr>
        <w:pStyle w:val="code0"/>
      </w:pPr>
      <w:r w:rsidRPr="00986336">
        <w:tab/>
        <w:t>&lt;</w:t>
      </w:r>
      <w:r>
        <w:t>element</w:t>
      </w:r>
      <w:r w:rsidRPr="00986336">
        <w:t xml:space="preserve"> subscript="2,2"&gt;</w:t>
      </w:r>
    </w:p>
    <w:p w14:paraId="776D9047" w14:textId="77777777" w:rsidR="00CB07DD" w:rsidRPr="00986336" w:rsidRDefault="00CB07DD" w:rsidP="00CB07DD">
      <w:pPr>
        <w:pStyle w:val="code0"/>
      </w:pPr>
      <w:r>
        <w:tab/>
      </w:r>
      <w:r>
        <w:tab/>
        <w:t>&lt;eqn&gt;11*TIME</w:t>
      </w:r>
      <w:r w:rsidRPr="00986336">
        <w:t>&lt;/eqn&gt;</w:t>
      </w:r>
    </w:p>
    <w:p w14:paraId="4144D98C" w14:textId="77777777" w:rsidR="00CB07DD" w:rsidRPr="00986336" w:rsidRDefault="00CB07DD" w:rsidP="00CB07DD">
      <w:pPr>
        <w:pStyle w:val="code0"/>
      </w:pPr>
      <w:r w:rsidRPr="00986336">
        <w:tab/>
        <w:t>&lt;/</w:t>
      </w:r>
      <w:r>
        <w:t>element</w:t>
      </w:r>
      <w:r w:rsidRPr="00986336">
        <w:t>&gt;</w:t>
      </w:r>
    </w:p>
    <w:p w14:paraId="095A9D1D" w14:textId="77777777" w:rsidR="00CB07DD" w:rsidRPr="00986336" w:rsidRDefault="00CB07DD" w:rsidP="00CB07DD">
      <w:pPr>
        <w:pStyle w:val="code0"/>
      </w:pPr>
      <w:r>
        <w:tab/>
        <w:t>&lt;units&gt;months</w:t>
      </w:r>
      <w:r w:rsidRPr="00986336">
        <w:t>&lt;/units&gt;</w:t>
      </w:r>
    </w:p>
    <w:p w14:paraId="744A1F6C" w14:textId="77777777" w:rsidR="00CB07DD" w:rsidRPr="00986336" w:rsidRDefault="00CB07DD" w:rsidP="00CB07DD">
      <w:pPr>
        <w:pStyle w:val="code0"/>
      </w:pPr>
      <w:r w:rsidRPr="00986336">
        <w:t>&lt;/</w:t>
      </w:r>
      <w:r>
        <w:t>aux</w:t>
      </w:r>
      <w:r w:rsidRPr="00986336">
        <w:t>&gt;</w:t>
      </w:r>
    </w:p>
    <w:p w14:paraId="5AA473C9" w14:textId="77777777" w:rsidR="00CB07DD" w:rsidRDefault="00CB07DD" w:rsidP="00CB07DD">
      <w:r>
        <w:t>Note that each element has its own equation unrelated to its subscript index.</w:t>
      </w:r>
    </w:p>
    <w:p w14:paraId="71FAC21B" w14:textId="77777777" w:rsidR="00CB07DD" w:rsidRDefault="00CB07DD" w:rsidP="00CB07DD">
      <w:pPr>
        <w:pStyle w:val="Heading3"/>
        <w:numPr>
          <w:ilvl w:val="2"/>
          <w:numId w:val="3"/>
        </w:numPr>
      </w:pPr>
      <w:bookmarkStart w:id="120" w:name="_Toc426543543"/>
      <w:r>
        <w:t>Apply-to-All Arrays with Non-Apply-to-All Graphical Functions</w:t>
      </w:r>
      <w:bookmarkEnd w:id="120"/>
    </w:p>
    <w:p w14:paraId="3BF568B7" w14:textId="77777777" w:rsidR="00CB07DD" w:rsidRDefault="00CB07DD" w:rsidP="00CB07DD">
      <w:r w:rsidRPr="00986336">
        <w:t xml:space="preserve">Arrayed graphical functions are </w:t>
      </w:r>
      <w:r>
        <w:t>REQUIRED</w:t>
      </w:r>
      <w:r w:rsidRPr="00986336">
        <w:t xml:space="preserve"> to have one equation, so are technically apply-to-all arrays</w:t>
      </w:r>
      <w:r>
        <w:t>. Thus,</w:t>
      </w:r>
      <w:r w:rsidRPr="00986336">
        <w:t xml:space="preserve"> </w:t>
      </w:r>
      <w:r>
        <w:t>they</w:t>
      </w:r>
      <w:r w:rsidRPr="00986336">
        <w:t xml:space="preserve"> </w:t>
      </w:r>
      <w:r>
        <w:t>typical</w:t>
      </w:r>
      <w:r w:rsidRPr="00986336">
        <w:t>ly appear in the same way as apply-to-all a</w:t>
      </w:r>
      <w:r>
        <w:t>rrays.</w:t>
      </w:r>
      <w:r w:rsidRPr="00986336">
        <w:t xml:space="preserve"> However, it is </w:t>
      </w:r>
      <w:r>
        <w:t xml:space="preserve">also </w:t>
      </w:r>
      <w:r w:rsidRPr="00986336">
        <w:t>possible</w:t>
      </w:r>
      <w:r>
        <w:t xml:space="preserve"> </w:t>
      </w:r>
      <w:r w:rsidRPr="00986336">
        <w:t xml:space="preserve">to specify a different graphical function for each </w:t>
      </w:r>
      <w:r>
        <w:t>array</w:t>
      </w:r>
      <w:r w:rsidRPr="00986336">
        <w:t xml:space="preserve"> element</w:t>
      </w:r>
      <w:r>
        <w:t>. I</w:t>
      </w:r>
      <w:r w:rsidRPr="00986336">
        <w:t>n these cases</w:t>
      </w:r>
      <w:r>
        <w:t>,</w:t>
      </w:r>
      <w:r w:rsidRPr="00986336">
        <w:t xml:space="preserve"> arrayed graphical functions </w:t>
      </w:r>
      <w:r>
        <w:t>use</w:t>
      </w:r>
      <w:r w:rsidRPr="00986336">
        <w:t xml:space="preserve"> an </w:t>
      </w:r>
      <w:r w:rsidRPr="00986336">
        <w:rPr>
          <w:rStyle w:val="codeChar"/>
        </w:rPr>
        <w:t>&lt;</w:t>
      </w:r>
      <w:r>
        <w:rPr>
          <w:rStyle w:val="codeChar"/>
        </w:rPr>
        <w:t>element</w:t>
      </w:r>
      <w:r w:rsidRPr="00986336">
        <w:rPr>
          <w:rStyle w:val="codeChar"/>
        </w:rPr>
        <w:t>&gt;</w:t>
      </w:r>
      <w:r w:rsidRPr="00986336">
        <w:t xml:space="preserve"> </w:t>
      </w:r>
      <w:r>
        <w:t>tag</w:t>
      </w:r>
      <w:r w:rsidRPr="00986336">
        <w:t>, just like a non-apply-to-all array.</w:t>
      </w:r>
      <w:r>
        <w:t xml:space="preserve"> </w:t>
      </w:r>
      <w:r w:rsidRPr="00986336">
        <w:t xml:space="preserve">The only information that </w:t>
      </w:r>
      <w:r>
        <w:t>SHALL</w:t>
      </w:r>
      <w:r w:rsidRPr="00986336">
        <w:t xml:space="preserve"> appear in each array element is a </w:t>
      </w:r>
      <w:r w:rsidRPr="00986336">
        <w:rPr>
          <w:rStyle w:val="codeChar"/>
        </w:rPr>
        <w:t>&lt;gf&gt;</w:t>
      </w:r>
      <w:r w:rsidRPr="00986336">
        <w:t xml:space="preserve"> </w:t>
      </w:r>
      <w:r>
        <w:t>tag</w:t>
      </w:r>
      <w:r w:rsidRPr="00986336">
        <w:t xml:space="preserve"> describing the graph</w:t>
      </w:r>
      <w:r>
        <w:t>ical function for that element.</w:t>
      </w:r>
      <w:r w:rsidRPr="00986336">
        <w:t xml:space="preserve"> All other attributes are associated with the array owner.</w:t>
      </w:r>
    </w:p>
    <w:p w14:paraId="50BF0554" w14:textId="77777777" w:rsidR="00CB07DD" w:rsidRDefault="00CB07DD" w:rsidP="00CB07DD">
      <w:r>
        <w:t xml:space="preserve">A </w:t>
      </w:r>
      <w:r w:rsidRPr="00986336">
        <w:t xml:space="preserve">1D apply-to-all arrayed </w:t>
      </w:r>
      <w:r>
        <w:t>auxiliary</w:t>
      </w:r>
      <w:r w:rsidRPr="00986336">
        <w:t xml:space="preserve"> with </w:t>
      </w:r>
      <w:r>
        <w:t xml:space="preserve">dimension X, where X is size 2, and </w:t>
      </w:r>
      <w:r w:rsidRPr="00986336">
        <w:t>non-apply-to-all graphical functions.</w:t>
      </w:r>
    </w:p>
    <w:p w14:paraId="4B3C40FB" w14:textId="77777777" w:rsidR="00CB07DD" w:rsidRPr="00986336" w:rsidRDefault="00CB07DD" w:rsidP="00CB07DD">
      <w:pPr>
        <w:pStyle w:val="codefirst"/>
      </w:pPr>
      <w:r w:rsidRPr="00986336">
        <w:t>&lt;a</w:t>
      </w:r>
      <w:r>
        <w:t>ux</w:t>
      </w:r>
      <w:r w:rsidRPr="00986336">
        <w:t xml:space="preserve"> name="graphical_not_apply_to_all"&gt;</w:t>
      </w:r>
    </w:p>
    <w:p w14:paraId="6195B260" w14:textId="77777777" w:rsidR="00CB07DD" w:rsidRPr="00E0754B" w:rsidRDefault="00CB07DD" w:rsidP="00CB07DD">
      <w:pPr>
        <w:pStyle w:val="code0"/>
        <w:keepNext/>
        <w:rPr>
          <w:lang w:val="pt-BR"/>
        </w:rPr>
      </w:pPr>
      <w:r w:rsidRPr="00986336">
        <w:tab/>
      </w:r>
      <w:r w:rsidRPr="00E0754B">
        <w:rPr>
          <w:lang w:val="pt-BR"/>
        </w:rPr>
        <w:t>&lt;dimensions&gt;</w:t>
      </w:r>
    </w:p>
    <w:p w14:paraId="46E8FADF" w14:textId="77777777" w:rsidR="00CB07DD" w:rsidRPr="00E0754B" w:rsidRDefault="00CB07DD" w:rsidP="00CB07DD">
      <w:pPr>
        <w:pStyle w:val="code0"/>
        <w:keepNext/>
        <w:rPr>
          <w:lang w:val="pt-BR"/>
        </w:rPr>
      </w:pPr>
      <w:r w:rsidRPr="00E0754B">
        <w:rPr>
          <w:lang w:val="pt-BR"/>
        </w:rPr>
        <w:tab/>
      </w:r>
      <w:r w:rsidRPr="00E0754B">
        <w:rPr>
          <w:lang w:val="pt-BR"/>
        </w:rPr>
        <w:tab/>
        <w:t>&lt;dim name="X"/&gt;</w:t>
      </w:r>
    </w:p>
    <w:p w14:paraId="72ED095C" w14:textId="77777777" w:rsidR="00CB07DD" w:rsidRPr="00E0754B" w:rsidRDefault="00CB07DD" w:rsidP="00CB07DD">
      <w:pPr>
        <w:pStyle w:val="code0"/>
        <w:keepNext/>
        <w:rPr>
          <w:lang w:val="pt-BR"/>
        </w:rPr>
      </w:pPr>
      <w:r w:rsidRPr="00E0754B">
        <w:rPr>
          <w:lang w:val="pt-BR"/>
        </w:rPr>
        <w:tab/>
        <w:t>&lt;/dimensions&gt;</w:t>
      </w:r>
    </w:p>
    <w:p w14:paraId="0A8D1226" w14:textId="77777777" w:rsidR="00CB07DD" w:rsidRPr="00986336" w:rsidRDefault="00CB07DD" w:rsidP="00CB07DD">
      <w:pPr>
        <w:pStyle w:val="code0"/>
        <w:keepNext/>
      </w:pPr>
      <w:r w:rsidRPr="00E0754B">
        <w:rPr>
          <w:lang w:val="pt-BR"/>
        </w:rPr>
        <w:tab/>
      </w:r>
      <w:r w:rsidRPr="00986336">
        <w:t>&lt;</w:t>
      </w:r>
      <w:r>
        <w:t>element</w:t>
      </w:r>
      <w:r w:rsidRPr="00986336">
        <w:t xml:space="preserve"> subscript="1"&gt;</w:t>
      </w:r>
    </w:p>
    <w:p w14:paraId="60FDFBDE" w14:textId="77777777" w:rsidR="00CB07DD" w:rsidRPr="00986336" w:rsidRDefault="00CB07DD" w:rsidP="00CB07DD">
      <w:pPr>
        <w:pStyle w:val="code0"/>
        <w:keepNext/>
      </w:pPr>
      <w:r w:rsidRPr="00986336">
        <w:tab/>
      </w:r>
      <w:r w:rsidRPr="00986336">
        <w:tab/>
        <w:t>&lt;gf&gt;</w:t>
      </w:r>
    </w:p>
    <w:p w14:paraId="0AB4591B" w14:textId="77777777" w:rsidR="00CB07DD" w:rsidRPr="00986336" w:rsidRDefault="00CB07DD" w:rsidP="00CB07DD">
      <w:pPr>
        <w:pStyle w:val="code0"/>
        <w:keepNext/>
      </w:pPr>
      <w:r>
        <w:tab/>
      </w:r>
      <w:r>
        <w:tab/>
      </w:r>
      <w:r>
        <w:tab/>
        <w:t>&lt;xscale min="1" max="9"</w:t>
      </w:r>
      <w:r w:rsidRPr="00986336">
        <w:t>/&gt;</w:t>
      </w:r>
    </w:p>
    <w:p w14:paraId="43CB1209" w14:textId="77777777" w:rsidR="00CB07DD" w:rsidRPr="00986336" w:rsidRDefault="00CB07DD" w:rsidP="00CB07DD">
      <w:pPr>
        <w:pStyle w:val="code0"/>
        <w:keepNext/>
      </w:pPr>
      <w:r w:rsidRPr="00986336">
        <w:tab/>
      </w:r>
      <w:r w:rsidRPr="00986336">
        <w:tab/>
      </w:r>
      <w:r w:rsidRPr="00986336">
        <w:tab/>
        <w:t>&lt;ypts&gt;0,50,25&lt;/ypts&gt;</w:t>
      </w:r>
      <w:r>
        <w:tab/>
      </w:r>
      <w:r>
        <w:tab/>
        <w:t>&lt;!-- implied y scale from 0-50 --&gt;</w:t>
      </w:r>
    </w:p>
    <w:p w14:paraId="607FCA12" w14:textId="77777777" w:rsidR="00CB07DD" w:rsidRPr="00986336" w:rsidRDefault="00CB07DD" w:rsidP="00CB07DD">
      <w:pPr>
        <w:pStyle w:val="code0"/>
        <w:keepNext/>
      </w:pPr>
      <w:r w:rsidRPr="00986336">
        <w:tab/>
      </w:r>
      <w:r w:rsidRPr="00986336">
        <w:tab/>
        <w:t>&lt;/gf&gt;</w:t>
      </w:r>
    </w:p>
    <w:p w14:paraId="2177F679" w14:textId="77777777" w:rsidR="00CB07DD" w:rsidRPr="00986336" w:rsidRDefault="00CB07DD" w:rsidP="00CB07DD">
      <w:pPr>
        <w:pStyle w:val="code0"/>
        <w:keepNext/>
      </w:pPr>
      <w:r w:rsidRPr="00986336">
        <w:tab/>
        <w:t>&lt;/</w:t>
      </w:r>
      <w:r>
        <w:t>element</w:t>
      </w:r>
      <w:r w:rsidRPr="00986336">
        <w:t>&gt;</w:t>
      </w:r>
    </w:p>
    <w:p w14:paraId="123742F2" w14:textId="77777777" w:rsidR="00CB07DD" w:rsidRPr="00986336" w:rsidRDefault="00CB07DD" w:rsidP="00CB07DD">
      <w:pPr>
        <w:pStyle w:val="code0"/>
        <w:keepNext/>
      </w:pPr>
      <w:r w:rsidRPr="00986336">
        <w:tab/>
        <w:t>&lt;</w:t>
      </w:r>
      <w:r>
        <w:t>element</w:t>
      </w:r>
      <w:r w:rsidRPr="00986336">
        <w:t xml:space="preserve"> subscript="2"&gt;</w:t>
      </w:r>
    </w:p>
    <w:p w14:paraId="6D100039" w14:textId="77777777" w:rsidR="00CB07DD" w:rsidRPr="00986336" w:rsidRDefault="00CB07DD" w:rsidP="00CB07DD">
      <w:pPr>
        <w:pStyle w:val="code0"/>
        <w:keepNext/>
      </w:pPr>
      <w:r w:rsidRPr="00986336">
        <w:tab/>
      </w:r>
      <w:r w:rsidRPr="00986336">
        <w:tab/>
        <w:t>&lt;gf&gt;</w:t>
      </w:r>
    </w:p>
    <w:p w14:paraId="19E58165" w14:textId="77777777" w:rsidR="00CB07DD" w:rsidRPr="00986336" w:rsidRDefault="00CB07DD" w:rsidP="00CB07DD">
      <w:pPr>
        <w:pStyle w:val="code0"/>
        <w:keepNext/>
      </w:pPr>
      <w:r>
        <w:tab/>
      </w:r>
      <w:r>
        <w:tab/>
      </w:r>
      <w:r>
        <w:tab/>
        <w:t>&lt;xscale min="1" max="9"</w:t>
      </w:r>
      <w:r w:rsidRPr="00986336">
        <w:t>/&gt;</w:t>
      </w:r>
    </w:p>
    <w:p w14:paraId="14A1CEBE" w14:textId="77777777" w:rsidR="00CB07DD" w:rsidRPr="00986336" w:rsidRDefault="00CB07DD" w:rsidP="00CB07DD">
      <w:pPr>
        <w:pStyle w:val="code0"/>
        <w:keepNext/>
      </w:pPr>
      <w:r>
        <w:tab/>
      </w:r>
      <w:r>
        <w:tab/>
      </w:r>
      <w:r>
        <w:tab/>
        <w:t>&lt;yscale min="0" max="100"</w:t>
      </w:r>
      <w:r w:rsidRPr="00986336">
        <w:t>/&gt;</w:t>
      </w:r>
    </w:p>
    <w:p w14:paraId="1E851AB4" w14:textId="77777777" w:rsidR="00CB07DD" w:rsidRPr="00986336" w:rsidRDefault="00CB07DD" w:rsidP="00CB07DD">
      <w:pPr>
        <w:pStyle w:val="code0"/>
        <w:keepNext/>
      </w:pPr>
      <w:r w:rsidRPr="00986336">
        <w:tab/>
      </w:r>
      <w:r w:rsidRPr="00986336">
        <w:tab/>
      </w:r>
      <w:r w:rsidRPr="00986336">
        <w:tab/>
        <w:t>&lt;ypts&gt;90,10,50&lt;/ypts&gt;</w:t>
      </w:r>
    </w:p>
    <w:p w14:paraId="735E3066" w14:textId="77777777" w:rsidR="00CB07DD" w:rsidRPr="00986336" w:rsidRDefault="00CB07DD" w:rsidP="00CB07DD">
      <w:pPr>
        <w:pStyle w:val="code0"/>
        <w:keepNext/>
      </w:pPr>
      <w:r w:rsidRPr="00986336">
        <w:tab/>
      </w:r>
      <w:r w:rsidRPr="00986336">
        <w:tab/>
        <w:t>&lt;/gf&gt;</w:t>
      </w:r>
    </w:p>
    <w:p w14:paraId="7F739E0E" w14:textId="77777777" w:rsidR="00CB07DD" w:rsidRPr="00986336" w:rsidRDefault="00CB07DD" w:rsidP="00CB07DD">
      <w:pPr>
        <w:pStyle w:val="code0"/>
        <w:keepNext/>
      </w:pPr>
      <w:r w:rsidRPr="00986336">
        <w:tab/>
        <w:t>&lt;/</w:t>
      </w:r>
      <w:r>
        <w:t>element</w:t>
      </w:r>
      <w:r w:rsidRPr="00986336">
        <w:t>&gt;</w:t>
      </w:r>
    </w:p>
    <w:p w14:paraId="11837999" w14:textId="77777777" w:rsidR="00CB07DD" w:rsidRPr="00986336" w:rsidRDefault="00CB07DD" w:rsidP="00CB07DD">
      <w:pPr>
        <w:pStyle w:val="code0"/>
      </w:pPr>
      <w:r w:rsidRPr="00986336">
        <w:tab/>
        <w:t>&lt;eqn&gt;TIME&lt;/eqn&gt;</w:t>
      </w:r>
    </w:p>
    <w:p w14:paraId="7BDC9574" w14:textId="77777777" w:rsidR="00CB07DD" w:rsidRPr="00986336" w:rsidRDefault="00CB07DD" w:rsidP="00CB07DD">
      <w:pPr>
        <w:pStyle w:val="code0"/>
      </w:pPr>
      <w:r w:rsidRPr="00986336">
        <w:tab/>
        <w:t>&lt;units&gt;buildings&lt;/units&gt;</w:t>
      </w:r>
    </w:p>
    <w:p w14:paraId="585E9028" w14:textId="77777777" w:rsidR="00CB07DD" w:rsidRPr="00986336" w:rsidRDefault="00CB07DD" w:rsidP="00CB07DD">
      <w:pPr>
        <w:pStyle w:val="code0"/>
      </w:pPr>
      <w:r>
        <w:t>&lt;/aux</w:t>
      </w:r>
      <w:r w:rsidRPr="00986336">
        <w:t>&gt;</w:t>
      </w:r>
    </w:p>
    <w:p w14:paraId="3ECD22AD" w14:textId="77777777" w:rsidR="00CB07DD" w:rsidRDefault="00CB07DD" w:rsidP="00CB07DD">
      <w:r>
        <w:t>Each graphical function is evaluated using the same equation, TIME.</w:t>
      </w:r>
    </w:p>
    <w:p w14:paraId="5EB82003" w14:textId="77777777" w:rsidR="00CB07DD" w:rsidRDefault="00CB07DD" w:rsidP="00CB07DD">
      <w:pPr>
        <w:pStyle w:val="Heading2"/>
        <w:numPr>
          <w:ilvl w:val="1"/>
          <w:numId w:val="3"/>
        </w:numPr>
      </w:pPr>
      <w:bookmarkStart w:id="121" w:name="_Toc426543544"/>
      <w:r>
        <w:t>Groups</w:t>
      </w:r>
      <w:bookmarkEnd w:id="121"/>
    </w:p>
    <w:p w14:paraId="58B0F2C6" w14:textId="77777777" w:rsidR="00CB07DD" w:rsidRDefault="00CB07DD" w:rsidP="00CB07DD">
      <w:r w:rsidRPr="00986336">
        <w:t>Groups, aka sectors, collect re</w:t>
      </w:r>
      <w:r>
        <w:t>lated model structure together.</w:t>
      </w:r>
      <w:r w:rsidRPr="00986336">
        <w:t xml:space="preserve"> Groups </w:t>
      </w:r>
      <w:r>
        <w:t>REQUIRE</w:t>
      </w:r>
      <w:r w:rsidRPr="00986336">
        <w:t xml:space="preserve"> a na</w:t>
      </w:r>
      <w:r>
        <w:t xml:space="preserve">me and MAY have documentation. </w:t>
      </w:r>
      <w:r w:rsidRPr="00986336">
        <w:t xml:space="preserve">The group includes the names of all entities in that group using the </w:t>
      </w:r>
      <w:r w:rsidRPr="00986336">
        <w:rPr>
          <w:rStyle w:val="codeChar"/>
        </w:rPr>
        <w:t>&lt;entity&gt;</w:t>
      </w:r>
      <w:r w:rsidRPr="00986336">
        <w:t xml:space="preserve"> tag with a </w:t>
      </w:r>
      <w:r w:rsidRPr="00986336">
        <w:rPr>
          <w:rStyle w:val="codeChar"/>
        </w:rPr>
        <w:t>name</w:t>
      </w:r>
      <w:r w:rsidRPr="00986336">
        <w:t xml:space="preserve"> attribute.  </w:t>
      </w:r>
      <w:r>
        <w:t xml:space="preserve">View-only objects within the group appear in their own </w:t>
      </w:r>
      <w:r w:rsidRPr="0026627C">
        <w:rPr>
          <w:rStyle w:val="codeChar"/>
        </w:rPr>
        <w:t>&lt;group&gt;</w:t>
      </w:r>
      <w:r>
        <w:t xml:space="preserve"> under the </w:t>
      </w:r>
      <w:r w:rsidRPr="0026627C">
        <w:rPr>
          <w:rStyle w:val="codeChar"/>
        </w:rPr>
        <w:t>&lt;view&gt;</w:t>
      </w:r>
      <w:r>
        <w:t xml:space="preserve"> tag (see Chapter 6).</w:t>
      </w:r>
    </w:p>
    <w:p w14:paraId="175E6E0C" w14:textId="77777777" w:rsidR="00CB07DD" w:rsidRDefault="00CB07DD" w:rsidP="00CB07DD">
      <w:r>
        <w:t>Groups have the following unique OPTIONAL properties and attributes:</w:t>
      </w:r>
    </w:p>
    <w:p w14:paraId="1CB08D37" w14:textId="77777777" w:rsidR="00CB07DD" w:rsidRDefault="00CB07DD" w:rsidP="00CB07DD">
      <w:pPr>
        <w:numPr>
          <w:ilvl w:val="0"/>
          <w:numId w:val="15"/>
        </w:numPr>
      </w:pPr>
      <w:r>
        <w:t>Entity reference</w:t>
      </w:r>
      <w:r w:rsidRPr="00986336">
        <w:t xml:space="preserve">:  </w:t>
      </w:r>
      <w:r>
        <w:rPr>
          <w:rStyle w:val="codeChar"/>
        </w:rPr>
        <w:t>&lt;entity name="…"/&gt;</w:t>
      </w:r>
      <w:r w:rsidRPr="00986336">
        <w:t xml:space="preserve"> with </w:t>
      </w:r>
      <w:r>
        <w:t>the name of the entity that is in the group.</w:t>
      </w:r>
    </w:p>
    <w:p w14:paraId="3C263C11" w14:textId="77777777" w:rsidR="00CB07DD" w:rsidRDefault="00CB07DD" w:rsidP="00CB07DD">
      <w:pPr>
        <w:numPr>
          <w:ilvl w:val="0"/>
          <w:numId w:val="15"/>
        </w:numPr>
      </w:pPr>
      <w:r w:rsidRPr="00986336">
        <w:t xml:space="preserve">Run enabled:  </w:t>
      </w:r>
      <w:r w:rsidRPr="00986336">
        <w:rPr>
          <w:rStyle w:val="codeChar"/>
        </w:rPr>
        <w:t>run="…"</w:t>
      </w:r>
      <w:r w:rsidRPr="00986336">
        <w:t xml:space="preserve"> wit</w:t>
      </w:r>
      <w:r>
        <w:t xml:space="preserve">h true/false (default: false). </w:t>
      </w:r>
      <w:r w:rsidRPr="00986336">
        <w:t>This is only in effect when running the model by group.</w:t>
      </w:r>
    </w:p>
    <w:p w14:paraId="21DB1DC9" w14:textId="77777777" w:rsidR="00CB07DD" w:rsidRDefault="00CB07DD" w:rsidP="00CB07DD">
      <w:r>
        <w:t xml:space="preserve">A sample group from the </w:t>
      </w:r>
      <w:r w:rsidRPr="00F82B8F">
        <w:rPr>
          <w:rStyle w:val="codeChar"/>
        </w:rPr>
        <w:t>&lt;variables&gt;</w:t>
      </w:r>
      <w:r>
        <w:t xml:space="preserve"> section of the model:</w:t>
      </w:r>
    </w:p>
    <w:p w14:paraId="6E12780A" w14:textId="77777777" w:rsidR="00CB07DD" w:rsidRPr="00986336" w:rsidRDefault="00CB07DD" w:rsidP="00CB07DD">
      <w:pPr>
        <w:pStyle w:val="codefirst"/>
      </w:pPr>
      <w:r w:rsidRPr="00986336">
        <w:t>&lt;group name=</w:t>
      </w:r>
      <w:r w:rsidRPr="00986336">
        <w:rPr>
          <w:rStyle w:val="codeChar"/>
        </w:rPr>
        <w:t>"</w:t>
      </w:r>
      <w:r w:rsidRPr="00986336">
        <w:t>Financial Sector</w:t>
      </w:r>
      <w:r w:rsidRPr="00986336">
        <w:rPr>
          <w:rStyle w:val="codeChar"/>
        </w:rPr>
        <w:t>"</w:t>
      </w:r>
      <w:r w:rsidRPr="00986336">
        <w:t>&gt;</w:t>
      </w:r>
    </w:p>
    <w:p w14:paraId="55941789" w14:textId="77777777" w:rsidR="00CB07DD" w:rsidRPr="00986336" w:rsidRDefault="00CB07DD" w:rsidP="00CB07DD">
      <w:pPr>
        <w:pStyle w:val="code0"/>
      </w:pPr>
      <w:r w:rsidRPr="00986336">
        <w:tab/>
        <w:t>&lt;doc&gt;</w:t>
      </w:r>
    </w:p>
    <w:p w14:paraId="2D57BF02" w14:textId="77777777" w:rsidR="00CB07DD" w:rsidRPr="00986336" w:rsidRDefault="00CB07DD" w:rsidP="00CB07DD">
      <w:pPr>
        <w:pStyle w:val="code0"/>
      </w:pPr>
      <w:r w:rsidRPr="00986336">
        <w:tab/>
      </w:r>
      <w:r w:rsidRPr="00986336">
        <w:tab/>
        <w:t>The operation of the Finance department is modeled in</w:t>
      </w:r>
      <w:r w:rsidRPr="00986336">
        <w:br/>
      </w:r>
      <w:r w:rsidRPr="00986336">
        <w:tab/>
      </w:r>
      <w:r w:rsidRPr="00986336">
        <w:tab/>
        <w:t>this sector.</w:t>
      </w:r>
    </w:p>
    <w:p w14:paraId="1A477A35" w14:textId="77777777" w:rsidR="00CB07DD" w:rsidRPr="00986336" w:rsidRDefault="00CB07DD" w:rsidP="00CB07DD">
      <w:pPr>
        <w:pStyle w:val="code0"/>
      </w:pPr>
      <w:r w:rsidRPr="00986336">
        <w:tab/>
        <w:t>&lt;/doc&gt;</w:t>
      </w:r>
    </w:p>
    <w:p w14:paraId="43280BDC" w14:textId="77777777" w:rsidR="00CB07DD" w:rsidRPr="00986336" w:rsidRDefault="00CB07DD" w:rsidP="00CB07DD">
      <w:pPr>
        <w:pStyle w:val="code0"/>
      </w:pPr>
      <w:r w:rsidRPr="00986336">
        <w:tab/>
        <w:t>&lt;entity name=</w:t>
      </w:r>
      <w:r w:rsidRPr="00986336">
        <w:rPr>
          <w:rStyle w:val="codeChar"/>
        </w:rPr>
        <w:t>"</w:t>
      </w:r>
      <w:r w:rsidRPr="00986336">
        <w:t>Cumulative Revenue</w:t>
      </w:r>
      <w:r w:rsidRPr="00986336">
        <w:rPr>
          <w:rStyle w:val="codeChar"/>
        </w:rPr>
        <w:t>"</w:t>
      </w:r>
      <w:r w:rsidRPr="00986336">
        <w:t>/&gt;</w:t>
      </w:r>
    </w:p>
    <w:p w14:paraId="725BD122" w14:textId="77777777" w:rsidR="00CB07DD" w:rsidRPr="00986336" w:rsidRDefault="00CB07DD" w:rsidP="00CB07DD">
      <w:pPr>
        <w:pStyle w:val="code0"/>
      </w:pPr>
      <w:r w:rsidRPr="00986336">
        <w:tab/>
        <w:t>&lt;entity name=</w:t>
      </w:r>
      <w:r w:rsidRPr="00986336">
        <w:rPr>
          <w:rStyle w:val="codeChar"/>
        </w:rPr>
        <w:t>"</w:t>
      </w:r>
      <w:r w:rsidRPr="00986336">
        <w:t>revenue</w:t>
      </w:r>
      <w:r w:rsidRPr="00986336">
        <w:rPr>
          <w:rStyle w:val="codeChar"/>
        </w:rPr>
        <w:t>"</w:t>
      </w:r>
      <w:r w:rsidRPr="00986336">
        <w:t>/&gt;</w:t>
      </w:r>
    </w:p>
    <w:p w14:paraId="4772F9DD" w14:textId="77777777" w:rsidR="00CB07DD" w:rsidRPr="00986336" w:rsidRDefault="00CB07DD" w:rsidP="00CB07DD">
      <w:pPr>
        <w:pStyle w:val="code0"/>
      </w:pPr>
      <w:r w:rsidRPr="00986336">
        <w:tab/>
        <w:t>...</w:t>
      </w:r>
    </w:p>
    <w:p w14:paraId="20E87E82" w14:textId="77777777" w:rsidR="00CB07DD" w:rsidRPr="00986336" w:rsidRDefault="00CB07DD" w:rsidP="00CB07DD">
      <w:pPr>
        <w:pStyle w:val="code0"/>
      </w:pPr>
      <w:r w:rsidRPr="00986336">
        <w:t>&lt;/group&gt;</w:t>
      </w:r>
    </w:p>
    <w:p w14:paraId="124A184C" w14:textId="77777777" w:rsidR="00CB07DD" w:rsidRDefault="00CB07DD" w:rsidP="00CB07DD">
      <w:pPr>
        <w:pStyle w:val="Heading2"/>
        <w:numPr>
          <w:ilvl w:val="1"/>
          <w:numId w:val="3"/>
        </w:numPr>
      </w:pPr>
      <w:bookmarkStart w:id="122" w:name="_Toc426543545"/>
      <w:r>
        <w:t>Submodels</w:t>
      </w:r>
      <w:bookmarkEnd w:id="122"/>
    </w:p>
    <w:p w14:paraId="3F92D1A2" w14:textId="77777777" w:rsidR="00CB07DD" w:rsidRDefault="00CB07DD" w:rsidP="00CB07DD">
      <w:r>
        <w:t xml:space="preserve">Submodels appear within their own </w:t>
      </w:r>
      <w:r w:rsidRPr="0087273A">
        <w:rPr>
          <w:rStyle w:val="codeChar"/>
        </w:rPr>
        <w:t>&lt;model&gt;</w:t>
      </w:r>
      <w:r>
        <w:t xml:space="preserve"> tag. Within the same file as the root model or other submodels, that tag MUST include the </w:t>
      </w:r>
      <w:r w:rsidRPr="0087273A">
        <w:rPr>
          <w:rStyle w:val="codeChar"/>
        </w:rPr>
        <w:t>name</w:t>
      </w:r>
      <w:r>
        <w:t xml:space="preserve"> attribute. When the submodel appears alone in its own file, the </w:t>
      </w:r>
      <w:r w:rsidRPr="0087273A">
        <w:rPr>
          <w:rStyle w:val="codeChar"/>
        </w:rPr>
        <w:t>name</w:t>
      </w:r>
      <w:r>
        <w:t xml:space="preserve"> generally SHOULD NOT be provided, allowing the submodel to be developed and tested as a stand-alone model.</w:t>
      </w:r>
    </w:p>
    <w:p w14:paraId="7E810C43" w14:textId="77777777" w:rsidR="00CB07DD" w:rsidRDefault="00CB07DD" w:rsidP="00CB07DD">
      <w:r>
        <w:t>To be used by any other model, including the root model, submodels MUST be directly represented with an explicit module in the variables section of the model directly above them. This is because the connections between submodels are defined in modules.</w:t>
      </w:r>
    </w:p>
    <w:p w14:paraId="37C0736E" w14:textId="77777777" w:rsidR="00CB07DD" w:rsidRDefault="00CB07DD" w:rsidP="00CB07DD">
      <w:pPr>
        <w:pStyle w:val="Heading3"/>
        <w:numPr>
          <w:ilvl w:val="2"/>
          <w:numId w:val="3"/>
        </w:numPr>
      </w:pPr>
      <w:bookmarkStart w:id="123" w:name="_Toc426543546"/>
      <w:r>
        <w:t>Modules</w:t>
      </w:r>
      <w:bookmarkEnd w:id="123"/>
    </w:p>
    <w:p w14:paraId="6D191DFF" w14:textId="77777777" w:rsidR="00CB07DD" w:rsidRDefault="00CB07DD" w:rsidP="00CB07DD">
      <w:r>
        <w:t xml:space="preserve">Modules are placeholders in the variables section, and in the stock-flow diagram, for submodels. If present, this must appear in every model that references that submodel. </w:t>
      </w:r>
      <w:r w:rsidRPr="00986336">
        <w:t xml:space="preserve">A module appears in a </w:t>
      </w:r>
      <w:r w:rsidRPr="00986336">
        <w:rPr>
          <w:rStyle w:val="codeChar"/>
        </w:rPr>
        <w:t>&lt;module&gt;</w:t>
      </w:r>
      <w:r w:rsidRPr="00986336">
        <w:t xml:space="preserve"> block with two possible attributes</w:t>
      </w:r>
      <w:r>
        <w:t xml:space="preserve"> and one property</w:t>
      </w:r>
      <w:r w:rsidRPr="00986336">
        <w:t>:</w:t>
      </w:r>
    </w:p>
    <w:p w14:paraId="77A0B412" w14:textId="77777777" w:rsidR="00CB07DD" w:rsidRDefault="00CB07DD" w:rsidP="00CB07DD">
      <w:pPr>
        <w:numPr>
          <w:ilvl w:val="0"/>
          <w:numId w:val="15"/>
        </w:numPr>
      </w:pPr>
      <w:r w:rsidRPr="00986336">
        <w:t xml:space="preserve">Name:  </w:t>
      </w:r>
      <w:r w:rsidRPr="00986336">
        <w:rPr>
          <w:rStyle w:val="codeChar"/>
        </w:rPr>
        <w:t>name="…"</w:t>
      </w:r>
      <w:r>
        <w:t xml:space="preserve"> attribute w/valid X</w:t>
      </w:r>
      <w:r w:rsidRPr="00986336">
        <w:t>MILE identifier</w:t>
      </w:r>
      <w:r>
        <w:t>.</w:t>
      </w:r>
      <w:r w:rsidRPr="00986336">
        <w:t xml:space="preserve"> </w:t>
      </w:r>
      <w:r>
        <w:t xml:space="preserve">If the optional </w:t>
      </w:r>
      <w:r w:rsidRPr="00675B97">
        <w:rPr>
          <w:rFonts w:ascii="Courier New" w:hAnsi="Courier New" w:cs="Courier New"/>
        </w:rPr>
        <w:t>resource</w:t>
      </w:r>
      <w:r>
        <w:t xml:space="preserve"> is not specified, the name is required to match the </w:t>
      </w:r>
      <w:r w:rsidRPr="00376E26">
        <w:rPr>
          <w:rStyle w:val="codeChar"/>
        </w:rPr>
        <w:t>name</w:t>
      </w:r>
      <w:r>
        <w:t xml:space="preserve"> attribute of the submodel. If the optional </w:t>
      </w:r>
      <w:r w:rsidRPr="00675B97">
        <w:rPr>
          <w:rFonts w:ascii="Courier New" w:hAnsi="Courier New" w:cs="Courier New"/>
        </w:rPr>
        <w:t>resource</w:t>
      </w:r>
      <w:r>
        <w:t xml:space="preserve"> is specified, the name will be used to try to match the </w:t>
      </w:r>
      <w:r>
        <w:rPr>
          <w:rFonts w:ascii="Courier New" w:hAnsi="Courier New" w:cs="Courier New"/>
        </w:rPr>
        <w:t>name</w:t>
      </w:r>
      <w:r>
        <w:rPr>
          <w:rFonts w:cs="Arial"/>
        </w:rPr>
        <w:t xml:space="preserve"> attribute of any model in the submodel file. If no match is found, the name</w:t>
      </w:r>
      <w:r>
        <w:t xml:space="preserve"> is required to be ignored for the purposes of locating the submodel and the and the module will then represent the unnamed (root) model in the referenced file.  REQUIRED</w:t>
      </w:r>
    </w:p>
    <w:p w14:paraId="6B29213B" w14:textId="77777777" w:rsidR="00CB07DD" w:rsidRDefault="00CB07DD" w:rsidP="00CB07DD">
      <w:pPr>
        <w:numPr>
          <w:ilvl w:val="0"/>
          <w:numId w:val="15"/>
        </w:numPr>
      </w:pPr>
      <w:r>
        <w:t>OPTIONAL</w:t>
      </w:r>
      <w:r w:rsidRPr="00986336">
        <w:t xml:space="preserve"> location:  </w:t>
      </w:r>
      <w:r>
        <w:rPr>
          <w:rStyle w:val="codeChar"/>
        </w:rPr>
        <w:t>resource</w:t>
      </w:r>
      <w:r w:rsidRPr="00986336">
        <w:rPr>
          <w:rStyle w:val="codeChar"/>
        </w:rPr>
        <w:t>="…"</w:t>
      </w:r>
      <w:r>
        <w:t xml:space="preserve"> with </w:t>
      </w:r>
      <w:r w:rsidRPr="00986336">
        <w:t xml:space="preserve">a </w:t>
      </w:r>
      <w:r>
        <w:t>reference to the submodel’s file.</w:t>
      </w:r>
      <w:r w:rsidRPr="00986336">
        <w:t xml:space="preserve"> </w:t>
      </w:r>
      <w:r>
        <w:t xml:space="preserve">A resource can be a relative file path, an absolute file path, or an URL. </w:t>
      </w:r>
      <w:r w:rsidRPr="00986336">
        <w:t>This</w:t>
      </w:r>
      <w:r>
        <w:t xml:space="preserve"> is REQUIRED if the submodel is not in the same file as the model. Likewise, this should not appear if there is a </w:t>
      </w:r>
      <w:r w:rsidRPr="00376E26">
        <w:rPr>
          <w:rStyle w:val="codeChar"/>
        </w:rPr>
        <w:t>&lt;model&gt;</w:t>
      </w:r>
      <w:r>
        <w:t xml:space="preserve"> block for the submodel that already includes the </w:t>
      </w:r>
      <w:r>
        <w:rPr>
          <w:rStyle w:val="codeChar"/>
        </w:rPr>
        <w:t>resource</w:t>
      </w:r>
      <w:r>
        <w:t xml:space="preserve"> attribute (see the beginning of Chapter 4).</w:t>
      </w:r>
    </w:p>
    <w:p w14:paraId="23ECB6AB" w14:textId="77777777" w:rsidR="00CB07DD" w:rsidRDefault="00CB07DD" w:rsidP="00CB07DD">
      <w:pPr>
        <w:numPr>
          <w:ilvl w:val="0"/>
          <w:numId w:val="15"/>
        </w:numPr>
      </w:pPr>
      <w:r>
        <w:t>Submodel input assignment</w:t>
      </w:r>
      <w:r w:rsidRPr="00986336">
        <w:t xml:space="preserve">:  </w:t>
      </w:r>
      <w:r>
        <w:rPr>
          <w:rStyle w:val="codeChar"/>
        </w:rPr>
        <w:t>&lt;connect to="…" from="…"/&gt;</w:t>
      </w:r>
      <w:r>
        <w:t xml:space="preserve"> where </w:t>
      </w:r>
      <w:r w:rsidRPr="00290D09">
        <w:rPr>
          <w:rStyle w:val="codeChar"/>
        </w:rPr>
        <w:t>to</w:t>
      </w:r>
      <w:r>
        <w:t xml:space="preserve"> contains the name of the module input within this submodel or one its submodels (in which case, it is qualified with the submodel’s name) that is assigned and </w:t>
      </w:r>
      <w:r w:rsidRPr="00CF2644">
        <w:rPr>
          <w:rStyle w:val="codeChar"/>
        </w:rPr>
        <w:t>from</w:t>
      </w:r>
      <w:r>
        <w:t xml:space="preserve"> contains the qualified name of the submodel output that is being assigned to that submodel input. To support arbitrary re-use of submodels</w:t>
      </w:r>
      <w:r>
        <w:rPr>
          <w:rStyle w:val="FootnoteReference"/>
        </w:rPr>
        <w:footnoteReference w:id="19"/>
      </w:r>
      <w:r>
        <w:t>, the inputs of a submodel within a submodel must be allowed to appear here as the connections must be specified at the lowest common ancestor (LCA) of the submodel hierarchy (keep in mind also that the module itself always appears one level above the submodel it refers to).  OPTIONAL</w:t>
      </w:r>
    </w:p>
    <w:p w14:paraId="4B2876B1" w14:textId="77777777" w:rsidR="00CB07DD" w:rsidRDefault="00CB07DD" w:rsidP="00CB07DD">
      <w:r w:rsidRPr="00986336">
        <w:t>When a module does</w:t>
      </w:r>
      <w:r>
        <w:t xml:space="preserve"> exist, connectors</w:t>
      </w:r>
      <w:r w:rsidRPr="00986336">
        <w:t xml:space="preserve"> from entities to that module automatically denote that those entities are submodel outputs into just that module, so no additional design</w:t>
      </w:r>
      <w:r>
        <w:t>ation is used. Likewise, c</w:t>
      </w:r>
      <w:r w:rsidRPr="00986336">
        <w:t>onnect</w:t>
      </w:r>
      <w:r>
        <w:t>ors</w:t>
      </w:r>
      <w:r w:rsidRPr="00986336">
        <w:t xml:space="preserve"> from the module to entities automatically turn those entities into submodel inputs (inputs are always marked as such in the XMILE).</w:t>
      </w:r>
    </w:p>
    <w:p w14:paraId="6A5E4375" w14:textId="77777777" w:rsidR="00CB07DD" w:rsidRDefault="00CB07DD" w:rsidP="00CB07DD">
      <w:r>
        <w:t>Below is an example showing the inclusion of a module sharing data with the root model when saved within the same XMILE file:</w:t>
      </w:r>
    </w:p>
    <w:p w14:paraId="3D4ED391" w14:textId="77777777" w:rsidR="00CB07DD" w:rsidRPr="00174D9C" w:rsidRDefault="00CB07DD" w:rsidP="00CB07DD">
      <w:pPr>
        <w:pStyle w:val="code0"/>
      </w:pPr>
      <w:r w:rsidRPr="00174D9C">
        <w:t>&lt;?xml version="1.0" encoding="utf-8" ?&gt;</w:t>
      </w:r>
    </w:p>
    <w:p w14:paraId="14174961" w14:textId="77777777" w:rsidR="00CB07DD" w:rsidRPr="00DD2722" w:rsidRDefault="00CB07DD" w:rsidP="00CB07DD">
      <w:pPr>
        <w:pStyle w:val="code0"/>
        <w:ind w:left="1170" w:hanging="810"/>
      </w:pPr>
      <w:r w:rsidRPr="00DD2722">
        <w:t>&lt;xmile version="1.0" xmlns="http://docs.oasis-open.org/xmile/ns/XMILE/v1.0"&gt;</w:t>
      </w:r>
    </w:p>
    <w:p w14:paraId="5C66D0B3" w14:textId="77777777" w:rsidR="00CB07DD" w:rsidRDefault="00CB07DD" w:rsidP="00CB07DD">
      <w:pPr>
        <w:pStyle w:val="code0"/>
      </w:pPr>
      <w:r>
        <w:tab/>
        <w:t>&lt;header&gt;</w:t>
      </w:r>
    </w:p>
    <w:p w14:paraId="6F614149" w14:textId="77777777" w:rsidR="00CB07DD" w:rsidRDefault="00CB07DD" w:rsidP="00CB07DD">
      <w:pPr>
        <w:pStyle w:val="code0"/>
      </w:pPr>
      <w:r>
        <w:tab/>
      </w:r>
      <w:r>
        <w:tab/>
        <w:t>&lt;product version=”1.0”&gt;Product&lt;/product&gt;</w:t>
      </w:r>
    </w:p>
    <w:p w14:paraId="01127AB2" w14:textId="77777777" w:rsidR="00CB07DD" w:rsidRDefault="00CB07DD" w:rsidP="00CB07DD">
      <w:pPr>
        <w:pStyle w:val="code0"/>
      </w:pPr>
      <w:r>
        <w:tab/>
      </w:r>
      <w:r>
        <w:tab/>
        <w:t>&lt;vendor&gt;sample&lt;/vendor&gt;</w:t>
      </w:r>
    </w:p>
    <w:p w14:paraId="3CF9A4CE" w14:textId="77777777" w:rsidR="00CB07DD" w:rsidRDefault="00CB07DD" w:rsidP="00CB07DD">
      <w:pPr>
        <w:pStyle w:val="code0"/>
      </w:pPr>
      <w:r>
        <w:tab/>
      </w:r>
      <w:r>
        <w:tab/>
        <w:t>&lt;options&gt;</w:t>
      </w:r>
    </w:p>
    <w:p w14:paraId="503437C5" w14:textId="77777777" w:rsidR="00CB07DD" w:rsidRPr="00BD1AB0" w:rsidRDefault="00CB07DD" w:rsidP="00CB07DD">
      <w:pPr>
        <w:pStyle w:val="code0"/>
      </w:pPr>
      <w:r>
        <w:tab/>
      </w:r>
      <w:r>
        <w:tab/>
      </w:r>
      <w:r>
        <w:tab/>
        <w:t>&lt;uses_submodels/&gt;</w:t>
      </w:r>
    </w:p>
    <w:p w14:paraId="7E4C6A10" w14:textId="77777777" w:rsidR="00CB07DD" w:rsidRDefault="00CB07DD" w:rsidP="00CB07DD">
      <w:pPr>
        <w:pStyle w:val="code0"/>
      </w:pPr>
      <w:r>
        <w:tab/>
      </w:r>
      <w:r>
        <w:tab/>
        <w:t>&lt;/options&gt;</w:t>
      </w:r>
    </w:p>
    <w:p w14:paraId="548DDE6C" w14:textId="77777777" w:rsidR="00CB07DD" w:rsidRDefault="00CB07DD" w:rsidP="00CB07DD">
      <w:pPr>
        <w:pStyle w:val="code0"/>
      </w:pPr>
      <w:r>
        <w:tab/>
        <w:t>&lt;/header&gt;</w:t>
      </w:r>
    </w:p>
    <w:p w14:paraId="619AC3C0" w14:textId="77777777" w:rsidR="00CB07DD" w:rsidRPr="00DD2722" w:rsidRDefault="00CB07DD" w:rsidP="00CB07DD">
      <w:pPr>
        <w:pStyle w:val="code0"/>
      </w:pPr>
      <w:r>
        <w:tab/>
      </w:r>
      <w:r w:rsidRPr="00DD2722">
        <w:t>&lt;sim_specs method="Euler" time_units="Months"&gt;</w:t>
      </w:r>
    </w:p>
    <w:p w14:paraId="095499E2" w14:textId="77777777" w:rsidR="00CB07DD" w:rsidRPr="00DD2722" w:rsidRDefault="00CB07DD" w:rsidP="00CB07DD">
      <w:pPr>
        <w:pStyle w:val="code0"/>
      </w:pPr>
      <w:r>
        <w:tab/>
      </w:r>
      <w:r>
        <w:tab/>
      </w:r>
      <w:r w:rsidRPr="00DD2722">
        <w:t>&lt;start&gt;1&lt;/start&gt;</w:t>
      </w:r>
    </w:p>
    <w:p w14:paraId="0DA0339E" w14:textId="77777777" w:rsidR="00CB07DD" w:rsidRPr="00DD2722" w:rsidRDefault="00CB07DD" w:rsidP="00CB07DD">
      <w:pPr>
        <w:pStyle w:val="code0"/>
      </w:pPr>
      <w:r>
        <w:tab/>
      </w:r>
      <w:r>
        <w:tab/>
      </w:r>
      <w:r w:rsidRPr="00DD2722">
        <w:t>&lt;stop&gt;13&lt;/stop&gt;</w:t>
      </w:r>
    </w:p>
    <w:p w14:paraId="55E8F6EF" w14:textId="77777777" w:rsidR="00CB07DD" w:rsidRPr="00DD2722" w:rsidRDefault="00CB07DD" w:rsidP="00CB07DD">
      <w:pPr>
        <w:pStyle w:val="code0"/>
      </w:pPr>
      <w:r>
        <w:tab/>
      </w:r>
      <w:r>
        <w:tab/>
      </w:r>
      <w:r w:rsidRPr="00DD2722">
        <w:t>&lt;dt&gt;0.25&lt;/dt&gt;</w:t>
      </w:r>
    </w:p>
    <w:p w14:paraId="6556140D" w14:textId="77777777" w:rsidR="00CB07DD" w:rsidRDefault="00CB07DD" w:rsidP="00CB07DD">
      <w:pPr>
        <w:pStyle w:val="code0"/>
      </w:pPr>
      <w:r>
        <w:tab/>
      </w:r>
      <w:r w:rsidRPr="00DD2722">
        <w:t>&lt;/sim_specs&gt;</w:t>
      </w:r>
    </w:p>
    <w:p w14:paraId="324C1FC6" w14:textId="77777777" w:rsidR="00CB07DD" w:rsidRDefault="00CB07DD" w:rsidP="00CB07DD">
      <w:pPr>
        <w:pStyle w:val="code0"/>
        <w:keepNext/>
      </w:pPr>
      <w:r>
        <w:tab/>
      </w:r>
      <w:r w:rsidRPr="00DF52D1">
        <w:t>&lt;model&gt;</w:t>
      </w:r>
    </w:p>
    <w:p w14:paraId="2D6BBBBC" w14:textId="77777777" w:rsidR="00CB07DD" w:rsidRPr="00DF52D1" w:rsidRDefault="00CB07DD" w:rsidP="00CB07DD">
      <w:pPr>
        <w:pStyle w:val="code0"/>
        <w:ind w:left="0"/>
      </w:pPr>
      <w:r>
        <w:tab/>
      </w:r>
      <w:r>
        <w:tab/>
        <w:t>&lt;variables&gt;</w:t>
      </w:r>
    </w:p>
    <w:p w14:paraId="190DD5BE" w14:textId="77777777" w:rsidR="00CB07DD" w:rsidRPr="00DF52D1" w:rsidRDefault="00CB07DD" w:rsidP="00CB07DD">
      <w:pPr>
        <w:pStyle w:val="code0"/>
      </w:pPr>
      <w:r>
        <w:tab/>
      </w:r>
      <w:r>
        <w:tab/>
      </w:r>
      <w:r>
        <w:tab/>
      </w:r>
      <w:r w:rsidRPr="00DF52D1">
        <w:t>&lt;module name="Sub_Model"&gt;</w:t>
      </w:r>
    </w:p>
    <w:p w14:paraId="42CDA793" w14:textId="77777777" w:rsidR="00CB07DD" w:rsidRPr="00DF52D1" w:rsidRDefault="00CB07DD" w:rsidP="00CB07DD">
      <w:pPr>
        <w:pStyle w:val="code0"/>
      </w:pPr>
      <w:r>
        <w:tab/>
      </w:r>
      <w:r>
        <w:tab/>
      </w:r>
      <w:r>
        <w:tab/>
      </w:r>
      <w:r>
        <w:tab/>
      </w:r>
      <w:r w:rsidRPr="00DF52D1">
        <w:t>&lt;connect to="Input" from=".</w:t>
      </w:r>
      <w:r>
        <w:t>Root_Model_Output"</w:t>
      </w:r>
      <w:r w:rsidRPr="00DF52D1">
        <w:t>/&gt;</w:t>
      </w:r>
    </w:p>
    <w:p w14:paraId="66A28C2A" w14:textId="77777777" w:rsidR="00CB07DD" w:rsidRPr="00DF52D1" w:rsidRDefault="00CB07DD" w:rsidP="00CB07DD">
      <w:pPr>
        <w:pStyle w:val="code0"/>
      </w:pPr>
      <w:r>
        <w:tab/>
      </w:r>
      <w:r>
        <w:tab/>
      </w:r>
      <w:r>
        <w:tab/>
      </w:r>
      <w:r>
        <w:tab/>
      </w:r>
      <w:r w:rsidRPr="00DF52D1">
        <w:t>&lt;connect to=".Root_Model</w:t>
      </w:r>
      <w:r>
        <w:t>_Input" from="Sub_Model.Output"</w:t>
      </w:r>
      <w:r w:rsidRPr="00DF52D1">
        <w:t>/&gt;</w:t>
      </w:r>
    </w:p>
    <w:p w14:paraId="04E81854" w14:textId="77777777" w:rsidR="00CB07DD" w:rsidRPr="00DF52D1" w:rsidRDefault="00CB07DD" w:rsidP="00CB07DD">
      <w:pPr>
        <w:pStyle w:val="code0"/>
      </w:pPr>
      <w:r>
        <w:tab/>
      </w:r>
      <w:r>
        <w:tab/>
      </w:r>
      <w:r>
        <w:tab/>
      </w:r>
      <w:r w:rsidRPr="00DF52D1">
        <w:t>&lt;/module&gt;</w:t>
      </w:r>
    </w:p>
    <w:p w14:paraId="56FA05A9" w14:textId="77777777" w:rsidR="00CB07DD" w:rsidRPr="00DF52D1" w:rsidRDefault="00CB07DD" w:rsidP="00CB07DD">
      <w:pPr>
        <w:pStyle w:val="code0"/>
      </w:pPr>
      <w:r>
        <w:tab/>
      </w:r>
      <w:r>
        <w:tab/>
      </w:r>
      <w:r>
        <w:tab/>
      </w:r>
      <w:r w:rsidRPr="00DF52D1">
        <w:t>&lt;aux name="Root_Model_Output" access="output"/&gt;</w:t>
      </w:r>
    </w:p>
    <w:p w14:paraId="50B8189C" w14:textId="77777777" w:rsidR="00CB07DD" w:rsidRDefault="00CB07DD" w:rsidP="00CB07DD">
      <w:pPr>
        <w:pStyle w:val="code0"/>
      </w:pPr>
      <w:r>
        <w:tab/>
      </w:r>
      <w:r>
        <w:tab/>
      </w:r>
      <w:r>
        <w:tab/>
      </w:r>
      <w:r w:rsidRPr="00DF52D1">
        <w:t>&lt;aux name="Root_Model_Input" access="input"/&gt;</w:t>
      </w:r>
    </w:p>
    <w:p w14:paraId="4194E7F2" w14:textId="77777777" w:rsidR="00CB07DD" w:rsidRPr="00DF52D1" w:rsidRDefault="00CB07DD" w:rsidP="00CB07DD">
      <w:pPr>
        <w:pStyle w:val="code0"/>
      </w:pPr>
      <w:r>
        <w:tab/>
      </w:r>
      <w:r>
        <w:tab/>
        <w:t>&lt;/variables&gt;</w:t>
      </w:r>
    </w:p>
    <w:p w14:paraId="08930F80" w14:textId="77777777" w:rsidR="00CB07DD" w:rsidRPr="00DF52D1" w:rsidRDefault="00CB07DD" w:rsidP="00CB07DD">
      <w:pPr>
        <w:pStyle w:val="code0"/>
      </w:pPr>
      <w:r>
        <w:tab/>
      </w:r>
      <w:r w:rsidRPr="00DF52D1">
        <w:t>&lt;/model&gt;</w:t>
      </w:r>
    </w:p>
    <w:p w14:paraId="0CC65A26" w14:textId="77777777" w:rsidR="00CB07DD" w:rsidRDefault="00CB07DD" w:rsidP="00CB07DD">
      <w:pPr>
        <w:pStyle w:val="code0"/>
      </w:pPr>
      <w:r>
        <w:tab/>
      </w:r>
      <w:r w:rsidRPr="00DF52D1">
        <w:t>&lt;model name="Sub_Model"&gt;</w:t>
      </w:r>
    </w:p>
    <w:p w14:paraId="307D2392" w14:textId="77777777" w:rsidR="00CB07DD" w:rsidRPr="00DF52D1" w:rsidRDefault="00CB07DD" w:rsidP="00CB07DD">
      <w:pPr>
        <w:pStyle w:val="code0"/>
      </w:pPr>
      <w:r>
        <w:tab/>
      </w:r>
      <w:r>
        <w:tab/>
        <w:t>&lt;variables&gt;</w:t>
      </w:r>
    </w:p>
    <w:p w14:paraId="4BCA619E" w14:textId="77777777" w:rsidR="00CB07DD" w:rsidRPr="00DF52D1" w:rsidRDefault="00CB07DD" w:rsidP="00CB07DD">
      <w:pPr>
        <w:pStyle w:val="code0"/>
      </w:pPr>
      <w:r>
        <w:tab/>
      </w:r>
      <w:r>
        <w:tab/>
      </w:r>
      <w:r>
        <w:tab/>
      </w:r>
      <w:r w:rsidRPr="00DF52D1">
        <w:t>&lt;aux name="Input" access="input"/&gt;</w:t>
      </w:r>
    </w:p>
    <w:p w14:paraId="2E0FD27A" w14:textId="77777777" w:rsidR="00CB07DD" w:rsidRPr="00DF52D1" w:rsidRDefault="00CB07DD" w:rsidP="00CB07DD">
      <w:pPr>
        <w:pStyle w:val="code0"/>
      </w:pPr>
      <w:r>
        <w:tab/>
      </w:r>
      <w:r>
        <w:tab/>
      </w:r>
      <w:r>
        <w:tab/>
      </w:r>
      <w:r w:rsidRPr="00DF52D1">
        <w:t>&lt;aux name="Output" access="output"/&gt;</w:t>
      </w:r>
    </w:p>
    <w:p w14:paraId="300A5143" w14:textId="77777777" w:rsidR="00CB07DD" w:rsidRDefault="00CB07DD" w:rsidP="00CB07DD">
      <w:pPr>
        <w:pStyle w:val="code0"/>
      </w:pPr>
      <w:r>
        <w:tab/>
      </w:r>
      <w:r>
        <w:tab/>
        <w:t>&lt;/variables&gt;</w:t>
      </w:r>
    </w:p>
    <w:p w14:paraId="16DC40FF" w14:textId="77777777" w:rsidR="00CB07DD" w:rsidRPr="00DF52D1" w:rsidRDefault="00CB07DD" w:rsidP="00CB07DD">
      <w:pPr>
        <w:pStyle w:val="code0"/>
      </w:pPr>
      <w:r>
        <w:tab/>
      </w:r>
      <w:r w:rsidRPr="00DF52D1">
        <w:t>&lt;/model&gt;</w:t>
      </w:r>
    </w:p>
    <w:p w14:paraId="1AB63F52" w14:textId="77777777" w:rsidR="00CB07DD" w:rsidRDefault="00CB07DD" w:rsidP="00CB07DD">
      <w:pPr>
        <w:pStyle w:val="code0"/>
      </w:pPr>
      <w:r w:rsidRPr="00DF52D1">
        <w:t>&lt;/xmile&gt;</w:t>
      </w:r>
    </w:p>
    <w:p w14:paraId="5CA7E79B" w14:textId="77777777" w:rsidR="00CB07DD" w:rsidRDefault="00CB07DD" w:rsidP="00CB07DD">
      <w:pPr>
        <w:rPr>
          <w:rFonts w:cs="Arial"/>
        </w:rPr>
      </w:pPr>
      <w:r>
        <w:rPr>
          <w:rFonts w:cs="Arial"/>
        </w:rPr>
        <w:t>If saved in separate files this same model would look like this:</w:t>
      </w:r>
    </w:p>
    <w:p w14:paraId="306D15B4" w14:textId="77777777" w:rsidR="00CB07DD" w:rsidRPr="00174D9C" w:rsidRDefault="00CB07DD" w:rsidP="00CB07DD">
      <w:pPr>
        <w:pStyle w:val="code0"/>
      </w:pPr>
      <w:r w:rsidRPr="00174D9C">
        <w:t>&lt;?xml version="1.0" encoding="utf-8" ?&gt;</w:t>
      </w:r>
    </w:p>
    <w:p w14:paraId="63E65F8C" w14:textId="77777777" w:rsidR="00CB07DD" w:rsidRPr="00DD2722" w:rsidRDefault="00CB07DD" w:rsidP="00CB07DD">
      <w:pPr>
        <w:pStyle w:val="code0"/>
        <w:ind w:left="1080" w:hanging="720"/>
      </w:pPr>
      <w:r w:rsidRPr="00DD2722">
        <w:t>&lt;xmile version="1.0" xmlns="http://docs.oasis-open.org/xmile/ns/XMILE/v1.0"&gt;</w:t>
      </w:r>
    </w:p>
    <w:p w14:paraId="17EC70CD" w14:textId="77777777" w:rsidR="00CB07DD" w:rsidRDefault="00CB07DD" w:rsidP="00CB07DD">
      <w:pPr>
        <w:pStyle w:val="code0"/>
      </w:pPr>
      <w:r>
        <w:tab/>
        <w:t>&lt;header&gt;</w:t>
      </w:r>
    </w:p>
    <w:p w14:paraId="64B03460" w14:textId="77777777" w:rsidR="00CB07DD" w:rsidRDefault="00CB07DD" w:rsidP="00CB07DD">
      <w:pPr>
        <w:pStyle w:val="code0"/>
      </w:pPr>
      <w:r>
        <w:tab/>
      </w:r>
      <w:r>
        <w:tab/>
        <w:t>&lt;product version=”1.0”&gt;Product&lt;/product&gt;</w:t>
      </w:r>
    </w:p>
    <w:p w14:paraId="56D620CA" w14:textId="77777777" w:rsidR="00CB07DD" w:rsidRDefault="00CB07DD" w:rsidP="00CB07DD">
      <w:pPr>
        <w:pStyle w:val="code0"/>
      </w:pPr>
      <w:r>
        <w:tab/>
      </w:r>
      <w:r>
        <w:tab/>
        <w:t>&lt;vendor&gt;sample&lt;/vendor&gt;</w:t>
      </w:r>
    </w:p>
    <w:p w14:paraId="6FB4BE05" w14:textId="77777777" w:rsidR="00CB07DD" w:rsidRDefault="00CB07DD" w:rsidP="00CB07DD">
      <w:pPr>
        <w:pStyle w:val="code0"/>
      </w:pPr>
      <w:r>
        <w:tab/>
      </w:r>
      <w:r>
        <w:tab/>
        <w:t>&lt;options&gt;</w:t>
      </w:r>
    </w:p>
    <w:p w14:paraId="03EAC174" w14:textId="77777777" w:rsidR="00CB07DD" w:rsidRPr="00BD1AB0" w:rsidRDefault="00CB07DD" w:rsidP="00CB07DD">
      <w:pPr>
        <w:pStyle w:val="code0"/>
      </w:pPr>
      <w:r>
        <w:tab/>
      </w:r>
      <w:r>
        <w:tab/>
      </w:r>
      <w:r>
        <w:tab/>
        <w:t>&lt;uses_submodels/&gt;</w:t>
      </w:r>
    </w:p>
    <w:p w14:paraId="600C2786" w14:textId="77777777" w:rsidR="00CB07DD" w:rsidRDefault="00CB07DD" w:rsidP="00CB07DD">
      <w:pPr>
        <w:pStyle w:val="code0"/>
      </w:pPr>
      <w:r>
        <w:tab/>
      </w:r>
      <w:r>
        <w:tab/>
        <w:t>&lt;/options&gt;</w:t>
      </w:r>
    </w:p>
    <w:p w14:paraId="4D553C36" w14:textId="77777777" w:rsidR="00CB07DD" w:rsidRDefault="00CB07DD" w:rsidP="00CB07DD">
      <w:pPr>
        <w:pStyle w:val="code0"/>
      </w:pPr>
      <w:r>
        <w:tab/>
        <w:t>&lt;/header&gt;</w:t>
      </w:r>
    </w:p>
    <w:p w14:paraId="59F3B91C" w14:textId="77777777" w:rsidR="00CB07DD" w:rsidRPr="00DD2722" w:rsidRDefault="00CB07DD" w:rsidP="00CB07DD">
      <w:pPr>
        <w:pStyle w:val="code0"/>
      </w:pPr>
      <w:r>
        <w:tab/>
      </w:r>
      <w:r w:rsidRPr="00DD2722">
        <w:t>&lt;sim_specs method="Euler" time_units="Months"&gt;</w:t>
      </w:r>
    </w:p>
    <w:p w14:paraId="76114AAC" w14:textId="77777777" w:rsidR="00CB07DD" w:rsidRPr="00DD2722" w:rsidRDefault="00CB07DD" w:rsidP="00CB07DD">
      <w:pPr>
        <w:pStyle w:val="code0"/>
      </w:pPr>
      <w:r>
        <w:tab/>
      </w:r>
      <w:r>
        <w:tab/>
      </w:r>
      <w:r w:rsidRPr="00DD2722">
        <w:t>&lt;start&gt;1&lt;/start&gt;</w:t>
      </w:r>
    </w:p>
    <w:p w14:paraId="106AB115" w14:textId="77777777" w:rsidR="00CB07DD" w:rsidRPr="00DD2722" w:rsidRDefault="00CB07DD" w:rsidP="00CB07DD">
      <w:pPr>
        <w:pStyle w:val="code0"/>
        <w:ind w:left="0"/>
      </w:pPr>
      <w:r>
        <w:tab/>
      </w:r>
      <w:r>
        <w:tab/>
      </w:r>
      <w:r w:rsidRPr="00DD2722">
        <w:t>&lt;stop&gt;13&lt;/stop&gt;</w:t>
      </w:r>
    </w:p>
    <w:p w14:paraId="68182B33" w14:textId="77777777" w:rsidR="00CB07DD" w:rsidRPr="00DD2722" w:rsidRDefault="00CB07DD" w:rsidP="00CB07DD">
      <w:pPr>
        <w:pStyle w:val="code0"/>
      </w:pPr>
      <w:r>
        <w:tab/>
      </w:r>
      <w:r>
        <w:tab/>
      </w:r>
      <w:r w:rsidRPr="00DD2722">
        <w:t>&lt;dt&gt;0.25&lt;/dt&gt;</w:t>
      </w:r>
    </w:p>
    <w:p w14:paraId="023E22B1" w14:textId="77777777" w:rsidR="00CB07DD" w:rsidRDefault="00CB07DD" w:rsidP="00CB07DD">
      <w:pPr>
        <w:pStyle w:val="code0"/>
      </w:pPr>
      <w:r>
        <w:tab/>
      </w:r>
      <w:r w:rsidRPr="00DD2722">
        <w:t>&lt;/sim_specs&gt;</w:t>
      </w:r>
    </w:p>
    <w:p w14:paraId="24C587A4" w14:textId="77777777" w:rsidR="00CB07DD" w:rsidRDefault="00CB07DD" w:rsidP="00CB07DD">
      <w:pPr>
        <w:pStyle w:val="code0"/>
      </w:pPr>
      <w:r>
        <w:tab/>
      </w:r>
      <w:r w:rsidRPr="00DF52D1">
        <w:t>&lt;model&gt;</w:t>
      </w:r>
    </w:p>
    <w:p w14:paraId="48F15FEB" w14:textId="77777777" w:rsidR="00CB07DD" w:rsidRPr="00DF52D1" w:rsidRDefault="00CB07DD" w:rsidP="00CB07DD">
      <w:pPr>
        <w:pStyle w:val="code0"/>
      </w:pPr>
      <w:r>
        <w:tab/>
      </w:r>
      <w:r>
        <w:tab/>
        <w:t>&lt;variables&gt;</w:t>
      </w:r>
    </w:p>
    <w:p w14:paraId="6EF993D5" w14:textId="77777777" w:rsidR="00CB07DD" w:rsidRPr="00DF52D1" w:rsidRDefault="00CB07DD" w:rsidP="00CB07DD">
      <w:pPr>
        <w:pStyle w:val="code0"/>
      </w:pPr>
      <w:r>
        <w:tab/>
      </w:r>
      <w:r>
        <w:tab/>
      </w:r>
      <w:r>
        <w:tab/>
      </w:r>
      <w:r w:rsidRPr="00DF52D1">
        <w:t>&lt;module name="Sub_Model"</w:t>
      </w:r>
      <w:r>
        <w:t xml:space="preserve"> resource=”module.xml”</w:t>
      </w:r>
      <w:r w:rsidRPr="00DF52D1">
        <w:t>&gt;</w:t>
      </w:r>
    </w:p>
    <w:p w14:paraId="77A94DEF" w14:textId="77777777" w:rsidR="00CB07DD" w:rsidRPr="00DF52D1" w:rsidRDefault="00CB07DD" w:rsidP="00CB07DD">
      <w:pPr>
        <w:pStyle w:val="code0"/>
      </w:pPr>
      <w:r>
        <w:tab/>
      </w:r>
      <w:r>
        <w:tab/>
      </w:r>
      <w:r>
        <w:tab/>
      </w:r>
      <w:r>
        <w:tab/>
      </w:r>
      <w:r w:rsidRPr="00DF52D1">
        <w:t>&lt;connect to="I</w:t>
      </w:r>
      <w:r>
        <w:t>nput" from=".Root_Model_Output"</w:t>
      </w:r>
      <w:r w:rsidRPr="00DF52D1">
        <w:t>/&gt;</w:t>
      </w:r>
    </w:p>
    <w:p w14:paraId="351FB7E5" w14:textId="77777777" w:rsidR="00CB07DD" w:rsidRPr="00DF52D1" w:rsidRDefault="00CB07DD" w:rsidP="00CB07DD">
      <w:pPr>
        <w:pStyle w:val="code0"/>
      </w:pPr>
      <w:r>
        <w:tab/>
      </w:r>
      <w:r>
        <w:tab/>
      </w:r>
      <w:r>
        <w:tab/>
      </w:r>
      <w:r>
        <w:tab/>
      </w:r>
      <w:r w:rsidRPr="00DF52D1">
        <w:t>&lt;connect to=".Root_Model</w:t>
      </w:r>
      <w:r>
        <w:t>_Input" from="Sub_Model.Output"</w:t>
      </w:r>
      <w:r w:rsidRPr="00DF52D1">
        <w:t>/&gt;</w:t>
      </w:r>
    </w:p>
    <w:p w14:paraId="1CDE9F97" w14:textId="77777777" w:rsidR="00CB07DD" w:rsidRPr="00DF52D1" w:rsidRDefault="00CB07DD" w:rsidP="00CB07DD">
      <w:pPr>
        <w:pStyle w:val="code0"/>
      </w:pPr>
      <w:r>
        <w:tab/>
      </w:r>
      <w:r>
        <w:tab/>
      </w:r>
      <w:r>
        <w:tab/>
      </w:r>
      <w:r w:rsidRPr="00DF52D1">
        <w:t>&lt;/module&gt;</w:t>
      </w:r>
    </w:p>
    <w:p w14:paraId="239D1DB4" w14:textId="77777777" w:rsidR="00CB07DD" w:rsidRPr="00DF52D1" w:rsidRDefault="00CB07DD" w:rsidP="00CB07DD">
      <w:pPr>
        <w:pStyle w:val="code0"/>
      </w:pPr>
      <w:r>
        <w:tab/>
      </w:r>
      <w:r>
        <w:tab/>
      </w:r>
      <w:r>
        <w:tab/>
      </w:r>
      <w:r w:rsidRPr="00DF52D1">
        <w:t>&lt;aux name="Root_Model_Output" access="output"/&gt;</w:t>
      </w:r>
    </w:p>
    <w:p w14:paraId="5D893E8E" w14:textId="77777777" w:rsidR="00CB07DD" w:rsidRDefault="00CB07DD" w:rsidP="00CB07DD">
      <w:pPr>
        <w:pStyle w:val="code0"/>
      </w:pPr>
      <w:r>
        <w:tab/>
      </w:r>
      <w:r>
        <w:tab/>
      </w:r>
      <w:r>
        <w:tab/>
      </w:r>
      <w:r w:rsidRPr="00DF52D1">
        <w:t>&lt;aux name="Root_Model_Input" access="input"/&gt;</w:t>
      </w:r>
    </w:p>
    <w:p w14:paraId="7531C851" w14:textId="77777777" w:rsidR="00CB07DD" w:rsidRPr="00DF52D1" w:rsidRDefault="00CB07DD" w:rsidP="00CB07DD">
      <w:pPr>
        <w:pStyle w:val="code0"/>
      </w:pPr>
      <w:r>
        <w:tab/>
      </w:r>
      <w:r>
        <w:tab/>
        <w:t>&lt;/variables&gt;</w:t>
      </w:r>
    </w:p>
    <w:p w14:paraId="11DEB980" w14:textId="77777777" w:rsidR="00CB07DD" w:rsidRPr="00DF52D1" w:rsidRDefault="00CB07DD" w:rsidP="00CB07DD">
      <w:pPr>
        <w:pStyle w:val="code0"/>
      </w:pPr>
      <w:r>
        <w:tab/>
      </w:r>
      <w:r w:rsidRPr="00DF52D1">
        <w:t>&lt;/model&gt;</w:t>
      </w:r>
    </w:p>
    <w:p w14:paraId="287F1089" w14:textId="77777777" w:rsidR="00CB07DD" w:rsidRDefault="00CB07DD" w:rsidP="00CB07DD">
      <w:pPr>
        <w:pStyle w:val="code0"/>
      </w:pPr>
      <w:r>
        <w:t>&lt;/xmile&gt;</w:t>
      </w:r>
    </w:p>
    <w:p w14:paraId="2DAA119E" w14:textId="77777777" w:rsidR="00CB07DD" w:rsidRPr="004B57D8" w:rsidRDefault="00CB07DD" w:rsidP="00CB07DD">
      <w:r>
        <w:t>And in file “module.xml”:</w:t>
      </w:r>
    </w:p>
    <w:p w14:paraId="70729690" w14:textId="77777777" w:rsidR="00CB07DD" w:rsidRPr="00174D9C" w:rsidRDefault="00CB07DD" w:rsidP="00CB07DD">
      <w:pPr>
        <w:pStyle w:val="codefirst"/>
      </w:pPr>
      <w:r w:rsidRPr="00174D9C">
        <w:t>&lt;?xml version="1.0" encoding="utf-8" ?&gt;</w:t>
      </w:r>
    </w:p>
    <w:p w14:paraId="77070D0B" w14:textId="77777777" w:rsidR="00CB07DD" w:rsidRPr="00DD2722" w:rsidRDefault="00CB07DD" w:rsidP="00CB07DD">
      <w:pPr>
        <w:pStyle w:val="code0"/>
        <w:ind w:left="1080" w:hanging="720"/>
      </w:pPr>
      <w:r w:rsidRPr="00DD2722">
        <w:t>&lt;xmile version="1.0" xmlns="http://docs.oasis-open.org/xmile/ns/XMILE/v1.0"&gt;</w:t>
      </w:r>
    </w:p>
    <w:p w14:paraId="648C4D37" w14:textId="77777777" w:rsidR="00CB07DD" w:rsidRDefault="00CB07DD" w:rsidP="00CB07DD">
      <w:pPr>
        <w:pStyle w:val="code0"/>
      </w:pPr>
      <w:r>
        <w:tab/>
        <w:t>&lt;header&gt;</w:t>
      </w:r>
    </w:p>
    <w:p w14:paraId="757B184F" w14:textId="77777777" w:rsidR="00CB07DD" w:rsidRDefault="00CB07DD" w:rsidP="00CB07DD">
      <w:pPr>
        <w:pStyle w:val="code0"/>
      </w:pPr>
      <w:r>
        <w:tab/>
      </w:r>
      <w:r>
        <w:tab/>
        <w:t>&lt;product version=”1.0”&gt;Product&lt;/product&gt;</w:t>
      </w:r>
    </w:p>
    <w:p w14:paraId="0E608D08" w14:textId="77777777" w:rsidR="00CB07DD" w:rsidRDefault="00CB07DD" w:rsidP="00CB07DD">
      <w:pPr>
        <w:pStyle w:val="code0"/>
      </w:pPr>
      <w:r>
        <w:tab/>
      </w:r>
      <w:r>
        <w:tab/>
        <w:t>&lt;vendor&gt;sample&lt;/vendor&gt;</w:t>
      </w:r>
    </w:p>
    <w:p w14:paraId="290F28F9" w14:textId="77777777" w:rsidR="00CB07DD" w:rsidRDefault="00CB07DD" w:rsidP="00CB07DD">
      <w:pPr>
        <w:pStyle w:val="code0"/>
      </w:pPr>
      <w:r>
        <w:tab/>
      </w:r>
      <w:r>
        <w:tab/>
        <w:t>&lt;options/&gt;</w:t>
      </w:r>
    </w:p>
    <w:p w14:paraId="45A3B3B8" w14:textId="77777777" w:rsidR="00CB07DD" w:rsidRDefault="00CB07DD" w:rsidP="00CB07DD">
      <w:pPr>
        <w:pStyle w:val="code0"/>
      </w:pPr>
      <w:r>
        <w:tab/>
        <w:t>&lt;/header&gt;</w:t>
      </w:r>
    </w:p>
    <w:p w14:paraId="34327CD3" w14:textId="77777777" w:rsidR="00CB07DD" w:rsidRPr="00DD2722" w:rsidRDefault="00CB07DD" w:rsidP="00CB07DD">
      <w:pPr>
        <w:pStyle w:val="code0"/>
        <w:keepNext/>
      </w:pPr>
      <w:r>
        <w:tab/>
      </w:r>
      <w:r w:rsidRPr="00DD2722">
        <w:t>&lt;sim_specs method="Euler" time_units="Months"&gt;</w:t>
      </w:r>
    </w:p>
    <w:p w14:paraId="0FEB8279" w14:textId="77777777" w:rsidR="00CB07DD" w:rsidRPr="00DD2722" w:rsidRDefault="00CB07DD" w:rsidP="00CB07DD">
      <w:pPr>
        <w:pStyle w:val="code0"/>
        <w:keepNext/>
      </w:pPr>
      <w:r>
        <w:tab/>
      </w:r>
      <w:r>
        <w:tab/>
      </w:r>
      <w:r w:rsidRPr="00DD2722">
        <w:t>&lt;start&gt;1&lt;/start&gt;</w:t>
      </w:r>
    </w:p>
    <w:p w14:paraId="58F90AF0" w14:textId="77777777" w:rsidR="00CB07DD" w:rsidRPr="00DD2722" w:rsidRDefault="00CB07DD" w:rsidP="00CB07DD">
      <w:pPr>
        <w:pStyle w:val="code0"/>
        <w:keepNext/>
      </w:pPr>
      <w:r>
        <w:tab/>
      </w:r>
      <w:r>
        <w:tab/>
      </w:r>
      <w:r w:rsidRPr="00DD2722">
        <w:t>&lt;stop&gt;13&lt;/stop&gt;</w:t>
      </w:r>
    </w:p>
    <w:p w14:paraId="65256EC1" w14:textId="77777777" w:rsidR="00CB07DD" w:rsidRPr="00DD2722" w:rsidRDefault="00CB07DD" w:rsidP="00CB07DD">
      <w:pPr>
        <w:pStyle w:val="code0"/>
        <w:keepNext/>
      </w:pPr>
      <w:r>
        <w:tab/>
      </w:r>
      <w:r>
        <w:tab/>
      </w:r>
      <w:r w:rsidRPr="00DD2722">
        <w:t>&lt;dt&gt;0.25&lt;/dt&gt;</w:t>
      </w:r>
    </w:p>
    <w:p w14:paraId="6816CC96" w14:textId="77777777" w:rsidR="00CB07DD" w:rsidRDefault="00CB07DD" w:rsidP="00CB07DD">
      <w:pPr>
        <w:pStyle w:val="code0"/>
      </w:pPr>
      <w:r>
        <w:tab/>
      </w:r>
      <w:r w:rsidRPr="00DD2722">
        <w:t>&lt;/sim_specs&gt;</w:t>
      </w:r>
    </w:p>
    <w:p w14:paraId="4DB3749A" w14:textId="77777777" w:rsidR="00CB07DD" w:rsidRPr="00911F39" w:rsidRDefault="00CB07DD" w:rsidP="00CB07DD">
      <w:pPr>
        <w:pStyle w:val="code0"/>
      </w:pPr>
      <w:r>
        <w:tab/>
        <w:t>&lt;model</w:t>
      </w:r>
      <w:r w:rsidRPr="00911F39">
        <w:t>&gt;</w:t>
      </w:r>
    </w:p>
    <w:p w14:paraId="788D172D" w14:textId="77777777" w:rsidR="00CB07DD" w:rsidRPr="00DF52D1" w:rsidRDefault="00CB07DD" w:rsidP="00CB07DD">
      <w:pPr>
        <w:pStyle w:val="code0"/>
      </w:pPr>
      <w:r>
        <w:tab/>
      </w:r>
      <w:r>
        <w:tab/>
        <w:t>&lt;variables&gt;</w:t>
      </w:r>
    </w:p>
    <w:p w14:paraId="57BF1461" w14:textId="77777777" w:rsidR="00CB07DD" w:rsidRPr="00DF52D1" w:rsidRDefault="00CB07DD" w:rsidP="00CB07DD">
      <w:pPr>
        <w:pStyle w:val="code0"/>
      </w:pPr>
      <w:r>
        <w:tab/>
      </w:r>
      <w:r>
        <w:tab/>
      </w:r>
      <w:r>
        <w:tab/>
      </w:r>
      <w:r w:rsidRPr="00DF52D1">
        <w:t>&lt;aux name="Input" access="input"/&gt;</w:t>
      </w:r>
    </w:p>
    <w:p w14:paraId="587DB0F7" w14:textId="77777777" w:rsidR="00CB07DD" w:rsidRPr="00DF52D1" w:rsidRDefault="00CB07DD" w:rsidP="00CB07DD">
      <w:pPr>
        <w:pStyle w:val="code0"/>
      </w:pPr>
      <w:r>
        <w:tab/>
      </w:r>
      <w:r>
        <w:tab/>
      </w:r>
      <w:r>
        <w:tab/>
      </w:r>
      <w:r w:rsidRPr="00DF52D1">
        <w:t>&lt;aux name="Output" access="output"/&gt;</w:t>
      </w:r>
    </w:p>
    <w:p w14:paraId="68FAEADD" w14:textId="77777777" w:rsidR="00CB07DD" w:rsidRDefault="00CB07DD" w:rsidP="00CB07DD">
      <w:pPr>
        <w:pStyle w:val="code0"/>
      </w:pPr>
      <w:r>
        <w:tab/>
      </w:r>
      <w:r>
        <w:tab/>
        <w:t>&lt;/variables&gt;</w:t>
      </w:r>
      <w:r w:rsidRPr="00911F39">
        <w:t xml:space="preserve">    </w:t>
      </w:r>
    </w:p>
    <w:p w14:paraId="7D111924" w14:textId="77777777" w:rsidR="00CB07DD" w:rsidRPr="00911F39" w:rsidRDefault="00CB07DD" w:rsidP="00CB07DD">
      <w:pPr>
        <w:pStyle w:val="code0"/>
      </w:pPr>
      <w:r>
        <w:tab/>
      </w:r>
      <w:r w:rsidRPr="00911F39">
        <w:t>&lt;/model&gt;</w:t>
      </w:r>
    </w:p>
    <w:p w14:paraId="13FE79C2" w14:textId="77777777" w:rsidR="00CB07DD" w:rsidRPr="00911F39" w:rsidRDefault="00CB07DD" w:rsidP="00CB07DD">
      <w:pPr>
        <w:pStyle w:val="code0"/>
      </w:pPr>
      <w:r w:rsidRPr="00911F39">
        <w:t>&lt;/xmile&gt;</w:t>
      </w:r>
    </w:p>
    <w:p w14:paraId="2491CEBC" w14:textId="77777777" w:rsidR="00CB07DD" w:rsidRDefault="00CB07DD" w:rsidP="00CB07DD">
      <w:pPr>
        <w:pStyle w:val="Heading3"/>
        <w:numPr>
          <w:ilvl w:val="2"/>
          <w:numId w:val="3"/>
        </w:numPr>
      </w:pPr>
      <w:bookmarkStart w:id="124" w:name="_Toc426543547"/>
      <w:r>
        <w:t>Submodel Inputs</w:t>
      </w:r>
      <w:bookmarkEnd w:id="124"/>
    </w:p>
    <w:p w14:paraId="08B4D22D" w14:textId="77777777" w:rsidR="00CB07DD" w:rsidRDefault="00CB07DD" w:rsidP="00CB07DD">
      <w:r>
        <w:t xml:space="preserve">Submodel inputs are identified by setting the </w:t>
      </w:r>
      <w:r w:rsidRPr="004A6B11">
        <w:rPr>
          <w:rStyle w:val="codeChar"/>
        </w:rPr>
        <w:t>access</w:t>
      </w:r>
      <w:r>
        <w:t xml:space="preserve"> property of the variable to </w:t>
      </w:r>
      <w:r w:rsidRPr="004A6B11">
        <w:rPr>
          <w:rStyle w:val="codeChar"/>
        </w:rPr>
        <w:t>input</w:t>
      </w:r>
      <w:r>
        <w:t>:</w:t>
      </w:r>
    </w:p>
    <w:p w14:paraId="1BEFAD97" w14:textId="77777777" w:rsidR="00CB07DD" w:rsidRPr="00986336" w:rsidRDefault="00CB07DD" w:rsidP="00CB07DD">
      <w:pPr>
        <w:pStyle w:val="codefirst"/>
      </w:pPr>
      <w:r w:rsidRPr="00986336">
        <w:t>&lt;aux name=</w:t>
      </w:r>
      <w:r w:rsidRPr="00986336">
        <w:rPr>
          <w:rStyle w:val="codeChar"/>
        </w:rPr>
        <w:t>"</w:t>
      </w:r>
      <w:r w:rsidRPr="00986336">
        <w:t>xyz</w:t>
      </w:r>
      <w:r w:rsidRPr="00986336">
        <w:rPr>
          <w:rStyle w:val="codeChar"/>
        </w:rPr>
        <w:t>"</w:t>
      </w:r>
      <w:r w:rsidRPr="00986336">
        <w:t xml:space="preserve"> access=</w:t>
      </w:r>
      <w:r w:rsidRPr="00986336">
        <w:rPr>
          <w:rStyle w:val="codeChar"/>
        </w:rPr>
        <w:t>"</w:t>
      </w:r>
      <w:r w:rsidRPr="00986336">
        <w:t>input</w:t>
      </w:r>
      <w:r w:rsidRPr="00986336">
        <w:rPr>
          <w:rStyle w:val="codeChar"/>
        </w:rPr>
        <w:t>"</w:t>
      </w:r>
      <w:r w:rsidRPr="00986336">
        <w:t>&gt;</w:t>
      </w:r>
    </w:p>
    <w:p w14:paraId="54E337E5" w14:textId="77777777" w:rsidR="00CB07DD" w:rsidRPr="00986336" w:rsidRDefault="00CB07DD" w:rsidP="00CB07DD">
      <w:pPr>
        <w:pStyle w:val="code0"/>
      </w:pPr>
      <w:r w:rsidRPr="00986336">
        <w:tab/>
        <w:t>...</w:t>
      </w:r>
    </w:p>
    <w:p w14:paraId="2BE43551" w14:textId="77777777" w:rsidR="00CB07DD" w:rsidRPr="00986336" w:rsidRDefault="00CB07DD" w:rsidP="00CB07DD">
      <w:pPr>
        <w:pStyle w:val="code0"/>
      </w:pPr>
      <w:r>
        <w:t>&lt;/aux</w:t>
      </w:r>
      <w:r w:rsidRPr="00986336">
        <w:t>&gt;</w:t>
      </w:r>
    </w:p>
    <w:p w14:paraId="6CDE3831" w14:textId="77777777" w:rsidR="00CB07DD" w:rsidRDefault="00CB07DD" w:rsidP="00CB07DD">
      <w:r>
        <w:t>Note that variables MAY be designated submodel inputs without assigning them to submodel outputs. In this case, the variable’s equation determines its value (rather than a submodel output).</w:t>
      </w:r>
    </w:p>
    <w:p w14:paraId="241EB2DA" w14:textId="77777777" w:rsidR="00CB07DD" w:rsidRDefault="00CB07DD" w:rsidP="00CB07DD">
      <w:r>
        <w:t>Submodel inputs MAY simultaneously be implicit submodel outputs (see Section 4.7.3) by having a connector from the submodel input directly into a module. In this case, the variable is called a submodel throughput. This is used, for example, when the output of a module not only wants to be used at the level above it, but also wants to be forwarded on to another module.</w:t>
      </w:r>
    </w:p>
    <w:p w14:paraId="48C02332" w14:textId="77777777" w:rsidR="00CB07DD" w:rsidRDefault="00CB07DD" w:rsidP="00CB07DD">
      <w:pPr>
        <w:pStyle w:val="Heading3"/>
        <w:numPr>
          <w:ilvl w:val="2"/>
          <w:numId w:val="3"/>
        </w:numPr>
      </w:pPr>
      <w:bookmarkStart w:id="125" w:name="_Toc426543548"/>
      <w:r>
        <w:t>Submodel Outputs</w:t>
      </w:r>
      <w:bookmarkEnd w:id="125"/>
    </w:p>
    <w:p w14:paraId="0E131261" w14:textId="77777777" w:rsidR="00CB07DD" w:rsidRDefault="00CB07DD" w:rsidP="00CB07DD">
      <w:r>
        <w:t xml:space="preserve">Submodel outputs are identified by either having connectors into a module or explicitly setting the </w:t>
      </w:r>
      <w:r w:rsidRPr="004A6B11">
        <w:rPr>
          <w:rStyle w:val="codeChar"/>
        </w:rPr>
        <w:t>access</w:t>
      </w:r>
      <w:r>
        <w:t xml:space="preserve"> property of the variable to </w:t>
      </w:r>
      <w:r>
        <w:rPr>
          <w:rStyle w:val="codeChar"/>
        </w:rPr>
        <w:t>out</w:t>
      </w:r>
      <w:r w:rsidRPr="004A6B11">
        <w:rPr>
          <w:rStyle w:val="codeChar"/>
        </w:rPr>
        <w:t>put</w:t>
      </w:r>
      <w:r>
        <w:t>:</w:t>
      </w:r>
    </w:p>
    <w:p w14:paraId="0CB4C538" w14:textId="77777777" w:rsidR="00CB07DD" w:rsidRPr="00986336" w:rsidRDefault="00CB07DD" w:rsidP="00CB07DD">
      <w:pPr>
        <w:pStyle w:val="codefirst"/>
      </w:pPr>
      <w:r w:rsidRPr="00986336">
        <w:t>&lt;aux name=</w:t>
      </w:r>
      <w:r w:rsidRPr="00986336">
        <w:rPr>
          <w:rStyle w:val="codeChar"/>
        </w:rPr>
        <w:t>"</w:t>
      </w:r>
      <w:r w:rsidRPr="00986336">
        <w:t>abc</w:t>
      </w:r>
      <w:r w:rsidRPr="00986336">
        <w:rPr>
          <w:rStyle w:val="codeChar"/>
        </w:rPr>
        <w:t>"</w:t>
      </w:r>
      <w:r w:rsidRPr="00986336">
        <w:t xml:space="preserve"> access=</w:t>
      </w:r>
      <w:r w:rsidRPr="00986336">
        <w:rPr>
          <w:rStyle w:val="codeChar"/>
        </w:rPr>
        <w:t>"</w:t>
      </w:r>
      <w:r w:rsidRPr="00986336">
        <w:t>output</w:t>
      </w:r>
      <w:r w:rsidRPr="00986336">
        <w:rPr>
          <w:rStyle w:val="codeChar"/>
        </w:rPr>
        <w:t>"</w:t>
      </w:r>
      <w:r w:rsidRPr="00986336">
        <w:t>&gt;</w:t>
      </w:r>
    </w:p>
    <w:p w14:paraId="0DFEAEBE" w14:textId="77777777" w:rsidR="00CB07DD" w:rsidRPr="00986336" w:rsidRDefault="00CB07DD" w:rsidP="00CB07DD">
      <w:pPr>
        <w:pStyle w:val="code0"/>
      </w:pPr>
      <w:r w:rsidRPr="00986336">
        <w:tab/>
        <w:t>...</w:t>
      </w:r>
    </w:p>
    <w:p w14:paraId="7E8267BE" w14:textId="77777777" w:rsidR="00CB07DD" w:rsidRPr="00986336" w:rsidRDefault="00CB07DD" w:rsidP="00CB07DD">
      <w:pPr>
        <w:pStyle w:val="code0"/>
      </w:pPr>
      <w:r>
        <w:t>&lt;/aux</w:t>
      </w:r>
      <w:r w:rsidRPr="00986336">
        <w:t>&gt;</w:t>
      </w:r>
    </w:p>
    <w:p w14:paraId="6BD2D11E" w14:textId="77777777" w:rsidR="00CB07DD" w:rsidRDefault="00CB07DD" w:rsidP="00CB07DD">
      <w:r>
        <w:t xml:space="preserve">There is a rather large difference between implicit outputs (formed through connectors) and explicit outputs (using </w:t>
      </w:r>
      <w:r w:rsidRPr="00692D3F">
        <w:rPr>
          <w:rStyle w:val="codeChar"/>
        </w:rPr>
        <w:t>access="output"</w:t>
      </w:r>
      <w:r>
        <w:t xml:space="preserve">, as variable </w:t>
      </w:r>
      <w:r w:rsidRPr="00692D3F">
        <w:rPr>
          <w:i/>
        </w:rPr>
        <w:t>abc</w:t>
      </w:r>
      <w:r>
        <w:t xml:space="preserve"> does above):</w:t>
      </w:r>
    </w:p>
    <w:p w14:paraId="11AD57B9" w14:textId="77777777" w:rsidR="00CB07DD" w:rsidRDefault="00CB07DD" w:rsidP="00CB07DD">
      <w:pPr>
        <w:numPr>
          <w:ilvl w:val="0"/>
          <w:numId w:val="15"/>
        </w:numPr>
      </w:pPr>
      <w:r>
        <w:t>Implicit outputs SHALL only be accessible in the submodel they are directly connected to. These outputs, therefore, have very limited scope.</w:t>
      </w:r>
    </w:p>
    <w:p w14:paraId="420B165E" w14:textId="77777777" w:rsidR="00CB07DD" w:rsidRDefault="00CB07DD" w:rsidP="00CB07DD">
      <w:pPr>
        <w:keepNext/>
        <w:numPr>
          <w:ilvl w:val="0"/>
          <w:numId w:val="15"/>
        </w:numPr>
      </w:pPr>
      <w:r>
        <w:t>Explicit outputs SHALL be accessible in all submodels above or</w:t>
      </w:r>
      <w:r w:rsidRPr="00986336">
        <w:t xml:space="preserve"> across from the submodel that contains it, </w:t>
      </w:r>
      <w:r>
        <w:t xml:space="preserve">where “across” means the modules are connected by a connector and includes any submodels thereof. In this sense, they are exported </w:t>
      </w:r>
      <w:r>
        <w:rPr>
          <w:i/>
        </w:rPr>
        <w:t>upwards</w:t>
      </w:r>
      <w:r>
        <w:t xml:space="preserve"> from the submodel they appear within, but due to connectors between modules, they can also be used in all connected modules and those connected modules’ submodels. For example, if a model contains two modules </w:t>
      </w:r>
      <w:r w:rsidRPr="00713ABC">
        <w:rPr>
          <w:i/>
        </w:rPr>
        <w:t>A</w:t>
      </w:r>
      <w:r>
        <w:t xml:space="preserve"> and </w:t>
      </w:r>
      <w:r>
        <w:rPr>
          <w:i/>
        </w:rPr>
        <w:t>D</w:t>
      </w:r>
      <w:r>
        <w:t xml:space="preserve">, and </w:t>
      </w:r>
      <w:r w:rsidRPr="00713ABC">
        <w:rPr>
          <w:i/>
        </w:rPr>
        <w:t>A</w:t>
      </w:r>
      <w:r>
        <w:t xml:space="preserve"> is connected to </w:t>
      </w:r>
      <w:r>
        <w:rPr>
          <w:i/>
        </w:rPr>
        <w:t>D</w:t>
      </w:r>
      <w:r>
        <w:t xml:space="preserve"> (with a connector), than any explicit submodel output in </w:t>
      </w:r>
      <w:r w:rsidRPr="00713ABC">
        <w:rPr>
          <w:i/>
        </w:rPr>
        <w:t>A</w:t>
      </w:r>
      <w:r>
        <w:t xml:space="preserve"> can be accessed in </w:t>
      </w:r>
      <w:r>
        <w:rPr>
          <w:i/>
        </w:rPr>
        <w:t>D</w:t>
      </w:r>
      <w:r>
        <w:t xml:space="preserve">. Furthermore, if </w:t>
      </w:r>
      <w:r>
        <w:rPr>
          <w:i/>
        </w:rPr>
        <w:t>D</w:t>
      </w:r>
      <w:r>
        <w:t xml:space="preserve"> has its own module named </w:t>
      </w:r>
      <w:r>
        <w:rPr>
          <w:i/>
        </w:rPr>
        <w:t>E</w:t>
      </w:r>
      <w:r>
        <w:t xml:space="preserve"> and </w:t>
      </w:r>
      <w:r>
        <w:rPr>
          <w:i/>
        </w:rPr>
        <w:t>E</w:t>
      </w:r>
      <w:r>
        <w:t xml:space="preserve"> has its own module named </w:t>
      </w:r>
      <w:r w:rsidRPr="00DA0B72">
        <w:rPr>
          <w:i/>
        </w:rPr>
        <w:t>F</w:t>
      </w:r>
      <w:r>
        <w:t xml:space="preserve">, any explicit submodel output in </w:t>
      </w:r>
      <w:r w:rsidRPr="00713ABC">
        <w:rPr>
          <w:i/>
        </w:rPr>
        <w:t>A</w:t>
      </w:r>
      <w:r>
        <w:t xml:space="preserve"> can be accessed in </w:t>
      </w:r>
      <w:r>
        <w:rPr>
          <w:i/>
        </w:rPr>
        <w:t>E</w:t>
      </w:r>
      <w:r>
        <w:t xml:space="preserve"> and </w:t>
      </w:r>
      <w:r w:rsidRPr="00DA0B72">
        <w:rPr>
          <w:i/>
        </w:rPr>
        <w:t>F</w:t>
      </w:r>
      <w:r w:rsidRPr="00DA0B72">
        <w:t xml:space="preserve"> </w:t>
      </w:r>
      <w:r>
        <w:t>(shown below).</w:t>
      </w:r>
      <w:r>
        <w:br/>
      </w:r>
      <w:r>
        <w:tab/>
      </w:r>
      <w:r>
        <w:tab/>
      </w:r>
      <w:r w:rsidR="00000000">
        <w:pict w14:anchorId="61473656">
          <v:group id="Group 11" o:spid="_x0000_s2054" style="position:absolute;margin-left:0;margin-top:0;width:292.75pt;height:99.15pt;z-index:251658240;mso-position-horizontal-relative:char;mso-position-vertical-relative:line" coordsize="37181,12592">
            <v:shape id="Picture 2" o:spid="_x0000_s2055" type="#_x0000_t75" style="position:absolute;width:37181;height:12592;visibility:visible">
              <v:imagedata r:id="rId50" o:title=""/>
              <v:path arrowok="t"/>
            </v:shape>
            <v:shape id="Picture 3" o:spid="_x0000_s2056" type="#_x0000_t75" style="position:absolute;left:29308;top:4708;width:6057;height:6972;visibility:visible">
              <v:imagedata r:id="rId51" o:title=""/>
              <v:path arrowok="t"/>
            </v:shape>
            <v:shape id="Picture 4" o:spid="_x0000_s2057" type="#_x0000_t75" style="position:absolute;left:30480;top:7071;width:3714;height:4000;visibility:visible">
              <v:imagedata r:id="rId52" o:title=""/>
              <v:path arrowok="t"/>
            </v:shape>
          </v:group>
        </w:pict>
      </w:r>
      <w:r w:rsidR="00000000">
        <w:pict w14:anchorId="481B4E60">
          <v:shape id="_x0000_i1027" type="#_x0000_t75" style="width:292.8pt;height:99.3pt">
            <v:imagedata croptop="-65520f" cropbottom="65520f"/>
          </v:shape>
        </w:pict>
      </w:r>
      <w:r>
        <w:br/>
      </w:r>
      <w:r>
        <w:tab/>
      </w:r>
      <w:r>
        <w:rPr>
          <w:i/>
        </w:rPr>
        <w:t>D</w:t>
      </w:r>
      <w:r w:rsidRPr="00230F21">
        <w:t xml:space="preserve">, </w:t>
      </w:r>
      <w:r>
        <w:rPr>
          <w:i/>
        </w:rPr>
        <w:t>E</w:t>
      </w:r>
      <w:r>
        <w:t xml:space="preserve">, and </w:t>
      </w:r>
      <w:r>
        <w:rPr>
          <w:i/>
        </w:rPr>
        <w:t>F</w:t>
      </w:r>
      <w:r>
        <w:t xml:space="preserve"> can access all explicit submodel outputs of </w:t>
      </w:r>
      <w:r>
        <w:rPr>
          <w:i/>
        </w:rPr>
        <w:t>A</w:t>
      </w:r>
      <w:r>
        <w:t xml:space="preserve"> and its submodels.</w:t>
      </w:r>
      <w:r>
        <w:br/>
        <w:t xml:space="preserve">Finally, imagine A has its own module named </w:t>
      </w:r>
      <w:r w:rsidRPr="006545D8">
        <w:rPr>
          <w:i/>
        </w:rPr>
        <w:t>B</w:t>
      </w:r>
      <w:r w:rsidRPr="006545D8">
        <w:t xml:space="preserve"> and</w:t>
      </w:r>
      <w:r>
        <w:t xml:space="preserve"> </w:t>
      </w:r>
      <w:r w:rsidRPr="006545D8">
        <w:rPr>
          <w:i/>
        </w:rPr>
        <w:t>B</w:t>
      </w:r>
      <w:r>
        <w:t xml:space="preserve"> has its own module named </w:t>
      </w:r>
      <w:r w:rsidRPr="006545D8">
        <w:rPr>
          <w:i/>
        </w:rPr>
        <w:t>C</w:t>
      </w:r>
      <w:r>
        <w:t xml:space="preserve">. If there is a connector from module </w:t>
      </w:r>
      <w:r w:rsidRPr="00713ABC">
        <w:rPr>
          <w:i/>
        </w:rPr>
        <w:t>A</w:t>
      </w:r>
      <w:r>
        <w:t xml:space="preserve"> to a converter </w:t>
      </w:r>
      <w:r w:rsidRPr="00713ABC">
        <w:rPr>
          <w:i/>
        </w:rPr>
        <w:t>x</w:t>
      </w:r>
      <w:r>
        <w:t xml:space="preserve"> (shown below), </w:t>
      </w:r>
      <w:r w:rsidRPr="00713ABC">
        <w:rPr>
          <w:i/>
        </w:rPr>
        <w:t>x</w:t>
      </w:r>
      <w:r>
        <w:t xml:space="preserve"> can be assigned to any submodel output in </w:t>
      </w:r>
      <w:r w:rsidRPr="00713ABC">
        <w:rPr>
          <w:i/>
        </w:rPr>
        <w:t>A</w:t>
      </w:r>
      <w:r>
        <w:t xml:space="preserve">, </w:t>
      </w:r>
      <w:r>
        <w:rPr>
          <w:i/>
        </w:rPr>
        <w:t>B</w:t>
      </w:r>
      <w:r>
        <w:t xml:space="preserve">, or </w:t>
      </w:r>
      <w:r>
        <w:rPr>
          <w:i/>
        </w:rPr>
        <w:t>C</w:t>
      </w:r>
      <w:r>
        <w:t>.</w:t>
      </w:r>
      <w:r>
        <w:br/>
      </w:r>
      <w:r>
        <w:tab/>
      </w:r>
      <w:r>
        <w:tab/>
      </w:r>
      <w:r>
        <w:tab/>
      </w:r>
      <w:r w:rsidR="00000000">
        <w:pict w14:anchorId="03FC5949">
          <v:group id="Group 9" o:spid="_x0000_s2050" style="position:absolute;margin-left:0;margin-top:0;width:166.85pt;height:91.15pt;z-index:251657216;mso-position-horizontal-relative:char;mso-position-vertical-relative:line" coordsize="21192,11575">
            <v:shape id="Picture 2" o:spid="_x0000_s2051" type="#_x0000_t75" style="position:absolute;width:21192;height:11575;visibility:visible">
              <v:imagedata r:id="rId53" o:title=""/>
              <v:path arrowok="t"/>
            </v:shape>
            <v:shape id="Picture 3" o:spid="_x0000_s2052" type="#_x0000_t75" style="position:absolute;left:1936;top:3506;width:6057;height:6971;visibility:visible">
              <v:imagedata r:id="rId54" o:title=""/>
              <v:path arrowok="t"/>
            </v:shape>
            <v:shape id="Picture 4" o:spid="_x0000_s2053" type="#_x0000_t75" style="position:absolute;left:2969;top:6004;width:3714;height:4000;visibility:visible">
              <v:imagedata r:id="rId55" o:title=""/>
              <v:path arrowok="t"/>
            </v:shape>
          </v:group>
        </w:pict>
      </w:r>
      <w:r w:rsidR="00000000">
        <w:pict w14:anchorId="5A9AA020">
          <v:shape id="_x0000_i1028" type="#_x0000_t75" style="width:166.8pt;height:91.2pt">
            <v:imagedata croptop="-65520f" cropbottom="65520f"/>
          </v:shape>
        </w:pict>
      </w:r>
      <w:r>
        <w:br/>
      </w:r>
      <w:r>
        <w:tab/>
      </w:r>
      <w:r>
        <w:tab/>
      </w:r>
      <w:r>
        <w:rPr>
          <w:i/>
        </w:rPr>
        <w:t>x</w:t>
      </w:r>
      <w:r>
        <w:t xml:space="preserve"> can be assigned to any explicit submodel output in </w:t>
      </w:r>
      <w:r w:rsidRPr="00F00047">
        <w:rPr>
          <w:i/>
        </w:rPr>
        <w:t>A</w:t>
      </w:r>
      <w:r>
        <w:t xml:space="preserve">, </w:t>
      </w:r>
      <w:r w:rsidRPr="00F00047">
        <w:rPr>
          <w:i/>
        </w:rPr>
        <w:t>B</w:t>
      </w:r>
      <w:r>
        <w:t xml:space="preserve">, or </w:t>
      </w:r>
      <w:r w:rsidRPr="00F00047">
        <w:rPr>
          <w:i/>
        </w:rPr>
        <w:t>C</w:t>
      </w:r>
      <w:r>
        <w:t>.</w:t>
      </w:r>
    </w:p>
    <w:p w14:paraId="3E65FCE6" w14:textId="77777777" w:rsidR="00CB07DD" w:rsidRDefault="00CB07DD" w:rsidP="00CB07DD">
      <w:r>
        <w:t>Every variable that is an explicit output may also include the following OPTIONAL attribute:</w:t>
      </w:r>
    </w:p>
    <w:p w14:paraId="69A3DAD8" w14:textId="77777777" w:rsidR="00CB07DD" w:rsidRDefault="00CB07DD" w:rsidP="00CB07DD">
      <w:pPr>
        <w:numPr>
          <w:ilvl w:val="0"/>
          <w:numId w:val="15"/>
        </w:numPr>
      </w:pPr>
      <w:r w:rsidRPr="00986336">
        <w:t xml:space="preserve">Autoexport:  </w:t>
      </w:r>
      <w:r w:rsidRPr="00986336">
        <w:rPr>
          <w:rStyle w:val="codeChar"/>
        </w:rPr>
        <w:t>autoexport="…"</w:t>
      </w:r>
      <w:r w:rsidRPr="00986336">
        <w:t xml:space="preserve"> wit</w:t>
      </w:r>
      <w:r>
        <w:t xml:space="preserve">h true/false (default: false). </w:t>
      </w:r>
      <w:r w:rsidRPr="00986336">
        <w:t>This is true when the software (rather than the user) turned an entity into a</w:t>
      </w:r>
      <w:r>
        <w:t>n explicit</w:t>
      </w:r>
      <w:r w:rsidRPr="00986336">
        <w:t xml:space="preserve"> output, as, for example, when </w:t>
      </w:r>
      <w:r>
        <w:t>creating aliases</w:t>
      </w:r>
      <w:r w:rsidRPr="00986336">
        <w:t xml:space="preserve"> across </w:t>
      </w:r>
      <w:r>
        <w:t>sub</w:t>
      </w:r>
      <w:r w:rsidRPr="00986336">
        <w:t>models. When this is true, there are likely connections between modules that were automatically m</w:t>
      </w:r>
      <w:r>
        <w:t xml:space="preserve">ade using connectors. </w:t>
      </w:r>
      <w:r w:rsidRPr="00986336">
        <w:t xml:space="preserve">This is indicated with the </w:t>
      </w:r>
      <w:r w:rsidRPr="00986336">
        <w:rPr>
          <w:rStyle w:val="codeChar"/>
        </w:rPr>
        <w:t>autocreate</w:t>
      </w:r>
      <w:r w:rsidRPr="00986336">
        <w:t xml:space="preserve"> attribute in a connector</w:t>
      </w:r>
      <w:r>
        <w:t xml:space="preserve"> (see Chapter 6)</w:t>
      </w:r>
      <w:r w:rsidRPr="00986336">
        <w:t>.</w:t>
      </w:r>
    </w:p>
    <w:p w14:paraId="4E0F81C3" w14:textId="77777777" w:rsidR="00CB07DD" w:rsidRDefault="00CB07DD" w:rsidP="00CB07DD">
      <w:pPr>
        <w:pStyle w:val="Heading2"/>
        <w:numPr>
          <w:ilvl w:val="1"/>
          <w:numId w:val="3"/>
        </w:numPr>
      </w:pPr>
      <w:bookmarkStart w:id="126" w:name="_Toc426543549"/>
      <w:r>
        <w:t>Macros</w:t>
      </w:r>
      <w:bookmarkEnd w:id="126"/>
    </w:p>
    <w:p w14:paraId="43F1E1E4" w14:textId="77777777" w:rsidR="00CB07DD" w:rsidRDefault="00CB07DD" w:rsidP="00CB07DD">
      <w:r>
        <w:t xml:space="preserve">Macros allow new built-in functions to be defined, which can also be used to translate built-in functions across vendor packages. They also provide a way to </w:t>
      </w:r>
      <w:r w:rsidRPr="00986336">
        <w:t xml:space="preserve">implement non-standard </w:t>
      </w:r>
      <w:r>
        <w:t>simulation behavior for stocks, flows, and auxiliaries</w:t>
      </w:r>
      <w:r w:rsidRPr="00986336">
        <w:t>.</w:t>
      </w:r>
    </w:p>
    <w:p w14:paraId="3173CFAE" w14:textId="77777777" w:rsidR="00CB07DD" w:rsidRDefault="00CB07DD" w:rsidP="00CB07DD">
      <w:r w:rsidRPr="00986336">
        <w:t>Macros live outside of all other blocks</w:t>
      </w:r>
      <w:r>
        <w:t xml:space="preserve">, at the same level as the </w:t>
      </w:r>
      <w:r w:rsidRPr="00FC2BC8">
        <w:rPr>
          <w:rStyle w:val="codeChar"/>
        </w:rPr>
        <w:t>&lt;model&gt;</w:t>
      </w:r>
      <w:r>
        <w:t xml:space="preserve"> tag, </w:t>
      </w:r>
      <w:r w:rsidRPr="00986336">
        <w:t xml:space="preserve">and </w:t>
      </w:r>
      <w:r>
        <w:t>MAY</w:t>
      </w:r>
      <w:r w:rsidRPr="00986336">
        <w:t xml:space="preserve"> be the only thing </w:t>
      </w:r>
      <w:r>
        <w:t xml:space="preserve">in a file other than its header. </w:t>
      </w:r>
      <w:r w:rsidRPr="00D4748B">
        <w:t>Macros MUST satisfy all the rules and assertions expressed under this section, unless indicated as optional.</w:t>
      </w:r>
      <w:r>
        <w:t xml:space="preserve"> Macros are defined with a</w:t>
      </w:r>
      <w:r w:rsidRPr="00986336">
        <w:t xml:space="preserve"> </w:t>
      </w:r>
      <w:r w:rsidRPr="00986336">
        <w:rPr>
          <w:rStyle w:val="codeChar"/>
        </w:rPr>
        <w:t>&lt;macro&gt;</w:t>
      </w:r>
      <w:r w:rsidRPr="00986336">
        <w:t xml:space="preserve"> tag</w:t>
      </w:r>
      <w:r>
        <w:t>, which has these REQUIRED properties and attributes:</w:t>
      </w:r>
    </w:p>
    <w:p w14:paraId="42F3169C" w14:textId="77777777" w:rsidR="00CB07DD" w:rsidRDefault="00CB07DD" w:rsidP="00CB07DD">
      <w:pPr>
        <w:numPr>
          <w:ilvl w:val="0"/>
          <w:numId w:val="15"/>
        </w:numPr>
      </w:pPr>
      <w:r w:rsidRPr="00986336">
        <w:t xml:space="preserve">Name:  </w:t>
      </w:r>
      <w:r w:rsidRPr="00986336">
        <w:rPr>
          <w:rStyle w:val="codeChar"/>
        </w:rPr>
        <w:t>name="…"</w:t>
      </w:r>
      <w:r>
        <w:t xml:space="preserve"> with the macro name (a valid XMILE identifier).</w:t>
      </w:r>
    </w:p>
    <w:p w14:paraId="02B734B2" w14:textId="77777777" w:rsidR="00CB07DD" w:rsidRDefault="00CB07DD" w:rsidP="00CB07DD">
      <w:pPr>
        <w:numPr>
          <w:ilvl w:val="0"/>
          <w:numId w:val="15"/>
        </w:numPr>
      </w:pPr>
      <w:r w:rsidRPr="00986336">
        <w:t xml:space="preserve">Equation:  </w:t>
      </w:r>
      <w:r w:rsidRPr="00986336">
        <w:rPr>
          <w:rStyle w:val="codeChar"/>
        </w:rPr>
        <w:t>&lt;eqn&gt;</w:t>
      </w:r>
      <w:r w:rsidRPr="00986336">
        <w:t xml:space="preserve"> w/valid </w:t>
      </w:r>
      <w:r>
        <w:t>X</w:t>
      </w:r>
      <w:r w:rsidRPr="00986336">
        <w:t>MILE expression</w:t>
      </w:r>
      <w:r>
        <w:t>,</w:t>
      </w:r>
      <w:r w:rsidRPr="00986336">
        <w:t xml:space="preserve"> in a CDATA section if needed</w:t>
      </w:r>
      <w:r>
        <w:t>.</w:t>
      </w:r>
    </w:p>
    <w:p w14:paraId="496D31DB" w14:textId="77777777" w:rsidR="00CB07DD" w:rsidRDefault="00CB07DD" w:rsidP="00CB07DD">
      <w:r>
        <w:t>Macros also have the following OPTIONAL</w:t>
      </w:r>
      <w:r w:rsidRPr="00AF0457">
        <w:t xml:space="preserve"> </w:t>
      </w:r>
      <w:r>
        <w:t>properties and attributes:</w:t>
      </w:r>
    </w:p>
    <w:p w14:paraId="7D1E8A4E" w14:textId="77777777" w:rsidR="00CB07DD" w:rsidRDefault="00CB07DD" w:rsidP="00CB07DD">
      <w:pPr>
        <w:numPr>
          <w:ilvl w:val="0"/>
          <w:numId w:val="15"/>
        </w:numPr>
      </w:pPr>
      <w:r>
        <w:t xml:space="preserve">Parameter:  </w:t>
      </w:r>
      <w:r w:rsidRPr="00172565">
        <w:rPr>
          <w:rStyle w:val="codeChar"/>
        </w:rPr>
        <w:t>&lt;parm&gt;</w:t>
      </w:r>
      <w:r>
        <w:t xml:space="preserve"> with the name of the formal parameter within the macro (its local name, which must be a valid XMILE identifier) </w:t>
      </w:r>
      <w:r w:rsidRPr="00986336">
        <w:t>(default: no</w:t>
      </w:r>
      <w:r>
        <w:t xml:space="preserve"> parameters</w:t>
      </w:r>
      <w:r w:rsidRPr="00986336">
        <w:t>)</w:t>
      </w:r>
      <w:r>
        <w:t xml:space="preserve">. There must be one </w:t>
      </w:r>
      <w:r w:rsidRPr="00172565">
        <w:rPr>
          <w:rStyle w:val="codeChar"/>
        </w:rPr>
        <w:t>&lt;parm&gt;</w:t>
      </w:r>
      <w:r>
        <w:t xml:space="preserve"> property for each macro parameter and they must appear in the expected calling order (i.e., the order of the actual parameters). Parameters can optionally have default values so they do not always have to be specified when the macro is called. These are specified with the </w:t>
      </w:r>
      <w:r>
        <w:rPr>
          <w:rStyle w:val="codeChar"/>
        </w:rPr>
        <w:t>default</w:t>
      </w:r>
      <w:r w:rsidRPr="00986336">
        <w:rPr>
          <w:rStyle w:val="codeChar"/>
        </w:rPr>
        <w:t>="…"</w:t>
      </w:r>
      <w:r>
        <w:t xml:space="preserve"> attribute on the </w:t>
      </w:r>
      <w:r w:rsidRPr="003524BC">
        <w:rPr>
          <w:rStyle w:val="codeChar"/>
        </w:rPr>
        <w:t>&lt;parm&gt;</w:t>
      </w:r>
      <w:r>
        <w:t xml:space="preserve"> tag, using a valid XMILE expression that can refer to any parameter already defined. Every parameter after the first parameter that has a default value specified (i.e., uses </w:t>
      </w:r>
      <w:r w:rsidRPr="003524BC">
        <w:rPr>
          <w:rStyle w:val="codeChar"/>
        </w:rPr>
        <w:t>default</w:t>
      </w:r>
      <w:r>
        <w:t xml:space="preserve">) must also have a default value specified (i.e., the first use of </w:t>
      </w:r>
      <w:r w:rsidRPr="00955269">
        <w:rPr>
          <w:rStyle w:val="codeChar"/>
        </w:rPr>
        <w:t>default</w:t>
      </w:r>
      <w:r>
        <w:t xml:space="preserve"> makes all succeeding parameters optional as well). Since the macro equation often refers to these parameters, it is strongly recommended that the </w:t>
      </w:r>
      <w:r w:rsidRPr="00AF0457">
        <w:rPr>
          <w:rStyle w:val="codeChar"/>
        </w:rPr>
        <w:t>&lt;parm&gt;</w:t>
      </w:r>
      <w:r>
        <w:t xml:space="preserve"> tag, when used, appears before the </w:t>
      </w:r>
      <w:r w:rsidRPr="00AF0457">
        <w:rPr>
          <w:rStyle w:val="codeChar"/>
        </w:rPr>
        <w:t>&lt;eqn&gt;</w:t>
      </w:r>
      <w:r>
        <w:t xml:space="preserve"> tag.</w:t>
      </w:r>
    </w:p>
    <w:p w14:paraId="17ACCAD3" w14:textId="77777777" w:rsidR="00CB07DD" w:rsidRDefault="00CB07DD" w:rsidP="00CB07DD">
      <w:pPr>
        <w:numPr>
          <w:ilvl w:val="0"/>
          <w:numId w:val="15"/>
        </w:numPr>
      </w:pPr>
      <w:r>
        <w:t xml:space="preserve">Function format:  </w:t>
      </w:r>
      <w:r w:rsidRPr="00D7735E">
        <w:rPr>
          <w:rStyle w:val="codeChar"/>
        </w:rPr>
        <w:t>&lt;format&gt;</w:t>
      </w:r>
      <w:r>
        <w:t xml:space="preserve"> with text that indicates the proper use of the function, usually with its name and a description of its parameters in order</w:t>
      </w:r>
      <w:r w:rsidRPr="00986336">
        <w:t xml:space="preserve"> (default: none)</w:t>
      </w:r>
      <w:r>
        <w:t>.</w:t>
      </w:r>
    </w:p>
    <w:p w14:paraId="5AEDB720" w14:textId="77777777" w:rsidR="00CB07DD" w:rsidRDefault="00CB07DD" w:rsidP="00CB07DD">
      <w:pPr>
        <w:numPr>
          <w:ilvl w:val="0"/>
          <w:numId w:val="15"/>
        </w:numPr>
      </w:pPr>
      <w:r>
        <w:t xml:space="preserve">Function documentation:  </w:t>
      </w:r>
      <w:r w:rsidRPr="00D7735E">
        <w:rPr>
          <w:rStyle w:val="codeChar"/>
        </w:rPr>
        <w:t>&lt;doc&gt;</w:t>
      </w:r>
      <w:r>
        <w:t xml:space="preserve"> with text that describes the purpose of the function, optionally in HTML format</w:t>
      </w:r>
      <w:r w:rsidRPr="00986336">
        <w:t xml:space="preserve"> (default: none)</w:t>
      </w:r>
      <w:r>
        <w:t>.</w:t>
      </w:r>
    </w:p>
    <w:p w14:paraId="6C97227C" w14:textId="77777777" w:rsidR="00CB07DD" w:rsidRDefault="00CB07DD" w:rsidP="00CB07DD">
      <w:pPr>
        <w:numPr>
          <w:ilvl w:val="0"/>
          <w:numId w:val="15"/>
        </w:numPr>
      </w:pPr>
      <w:r>
        <w:t xml:space="preserve">Simulation specifications:  </w:t>
      </w:r>
      <w:r w:rsidRPr="00C65327">
        <w:rPr>
          <w:rStyle w:val="codeChar"/>
        </w:rPr>
        <w:t>&lt;sim_specs&gt;</w:t>
      </w:r>
      <w:r>
        <w:t xml:space="preserve"> as defined for the model (see Section 2.3) (default: same DT and integration method as model that invokes the macro). This must only appear in conjunction with a </w:t>
      </w:r>
      <w:r w:rsidRPr="00852915">
        <w:rPr>
          <w:rStyle w:val="codeChar"/>
        </w:rPr>
        <w:t>&lt;variables&gt;</w:t>
      </w:r>
      <w:r>
        <w:t xml:space="preserve"> tag. Only </w:t>
      </w:r>
      <w:r w:rsidRPr="00EA41B3">
        <w:rPr>
          <w:rStyle w:val="codeChar"/>
        </w:rPr>
        <w:t>&lt;start&gt;</w:t>
      </w:r>
      <w:r>
        <w:t xml:space="preserve">, </w:t>
      </w:r>
      <w:r w:rsidRPr="00EA41B3">
        <w:rPr>
          <w:rStyle w:val="codeChar"/>
        </w:rPr>
        <w:t>&lt;stop&gt;</w:t>
      </w:r>
      <w:r>
        <w:t xml:space="preserve">, </w:t>
      </w:r>
      <w:r w:rsidRPr="00EA41B3">
        <w:rPr>
          <w:rStyle w:val="codeChar"/>
        </w:rPr>
        <w:t>&lt;dt&gt;</w:t>
      </w:r>
      <w:r>
        <w:t xml:space="preserve">, and </w:t>
      </w:r>
      <w:r w:rsidRPr="00986336">
        <w:rPr>
          <w:rStyle w:val="codeChar"/>
        </w:rPr>
        <w:t>method="…"</w:t>
      </w:r>
      <w:r>
        <w:t xml:space="preserve"> are allowed and all but method are specified with a valid XMILE expression that can include parameters. When </w:t>
      </w:r>
      <w:r w:rsidRPr="004E0AE5">
        <w:rPr>
          <w:rStyle w:val="codeChar"/>
        </w:rPr>
        <w:t>&lt;sim_specs&gt;</w:t>
      </w:r>
      <w:r>
        <w:t xml:space="preserve"> appears, the default DT is one and the default integration method is </w:t>
      </w:r>
      <w:r w:rsidRPr="00753B21">
        <w:rPr>
          <w:rFonts w:ascii="Courier New" w:hAnsi="Courier New" w:cs="Courier New"/>
        </w:rPr>
        <w:t>euler</w:t>
      </w:r>
      <w:r>
        <w:t>.</w:t>
      </w:r>
    </w:p>
    <w:p w14:paraId="7D12E368" w14:textId="77777777" w:rsidR="00CB07DD" w:rsidRDefault="00CB07DD" w:rsidP="00CB07DD">
      <w:pPr>
        <w:numPr>
          <w:ilvl w:val="0"/>
          <w:numId w:val="15"/>
        </w:numPr>
      </w:pPr>
      <w:r>
        <w:t xml:space="preserve">Variables:  </w:t>
      </w:r>
      <w:r w:rsidRPr="008F3E3E">
        <w:rPr>
          <w:rStyle w:val="codeChar"/>
        </w:rPr>
        <w:t>&lt;variables&gt;</w:t>
      </w:r>
      <w:r>
        <w:t xml:space="preserve"> as defined for </w:t>
      </w:r>
      <w:r w:rsidRPr="00B73177">
        <w:rPr>
          <w:rStyle w:val="codeChar"/>
        </w:rPr>
        <w:t>&lt;model&gt;</w:t>
      </w:r>
      <w:r>
        <w:t xml:space="preserve"> (see Sections 4.1-4.7) (default: no variables).</w:t>
      </w:r>
    </w:p>
    <w:p w14:paraId="58AB106E" w14:textId="77777777" w:rsidR="00CB07DD" w:rsidRDefault="00CB07DD" w:rsidP="00CB07DD">
      <w:pPr>
        <w:numPr>
          <w:ilvl w:val="0"/>
          <w:numId w:val="15"/>
        </w:numPr>
      </w:pPr>
      <w:r>
        <w:t xml:space="preserve">View:  Exactly one </w:t>
      </w:r>
      <w:r w:rsidRPr="008B4D58">
        <w:rPr>
          <w:rStyle w:val="codeChar"/>
        </w:rPr>
        <w:t>&lt;view&gt;</w:t>
      </w:r>
      <w:r>
        <w:t xml:space="preserve"> within a </w:t>
      </w:r>
      <w:r w:rsidRPr="008B4D58">
        <w:rPr>
          <w:rStyle w:val="codeChar"/>
        </w:rPr>
        <w:t>&lt;views&gt;</w:t>
      </w:r>
      <w:r>
        <w:t xml:space="preserve"> tag (see Chapters 5 and 6) (default: no view). This must only appear in conjunction with a </w:t>
      </w:r>
      <w:r w:rsidRPr="00852915">
        <w:rPr>
          <w:rStyle w:val="codeChar"/>
        </w:rPr>
        <w:t>&lt;variables&gt;</w:t>
      </w:r>
      <w:r>
        <w:t xml:space="preserve"> tag and exists only to facilitate editing macros.</w:t>
      </w:r>
    </w:p>
    <w:p w14:paraId="35A22B58" w14:textId="77777777" w:rsidR="00CB07DD" w:rsidRDefault="00CB07DD" w:rsidP="00CB07DD">
      <w:pPr>
        <w:numPr>
          <w:ilvl w:val="0"/>
          <w:numId w:val="15"/>
        </w:numPr>
      </w:pPr>
      <w:r>
        <w:t xml:space="preserve">Namespace:  </w:t>
      </w:r>
      <w:r w:rsidRPr="00986336">
        <w:rPr>
          <w:rStyle w:val="codeChar"/>
        </w:rPr>
        <w:t>namespace="…"</w:t>
      </w:r>
      <w:r>
        <w:t xml:space="preserve"> with a XMILE namespace, for example, </w:t>
      </w:r>
      <w:r w:rsidRPr="00986336">
        <w:rPr>
          <w:rStyle w:val="codeChar"/>
        </w:rPr>
        <w:t>namespace="isee"</w:t>
      </w:r>
      <w:r>
        <w:t xml:space="preserve"> (default: single namespace specified in the header’s </w:t>
      </w:r>
      <w:r>
        <w:rPr>
          <w:rFonts w:ascii="Courier New" w:hAnsi="Courier New" w:cs="Courier New"/>
          <w:sz w:val="18"/>
          <w:szCs w:val="18"/>
        </w:rPr>
        <w:t>&lt;options</w:t>
      </w:r>
      <w:r w:rsidRPr="00A60290">
        <w:rPr>
          <w:rFonts w:ascii="Courier New" w:hAnsi="Courier New" w:cs="Courier New"/>
          <w:sz w:val="18"/>
          <w:szCs w:val="18"/>
        </w:rPr>
        <w:t>&gt;</w:t>
      </w:r>
      <w:r>
        <w:t xml:space="preserve"> tag, or no namespace if either no namespaces or multiple namespaces are specified in the header).</w:t>
      </w:r>
    </w:p>
    <w:p w14:paraId="2965B193" w14:textId="77777777" w:rsidR="00CB07DD" w:rsidRDefault="00CB07DD" w:rsidP="00CB07DD">
      <w:r>
        <w:t>Macros MAY include submodels.</w:t>
      </w:r>
      <w:r w:rsidRPr="002E65F0">
        <w:t xml:space="preserve"> </w:t>
      </w:r>
      <w:r>
        <w:t xml:space="preserve">OPTIONALLY, they can also be recursive, i.e., they can refer to themselves in their equations. In this case, the </w:t>
      </w:r>
      <w:r>
        <w:rPr>
          <w:rStyle w:val="codeChar"/>
        </w:rPr>
        <w:t>recursive_macros</w:t>
      </w:r>
      <w:r>
        <w:t xml:space="preserve"> option must be set to true in the </w:t>
      </w:r>
      <w:r w:rsidRPr="00655E58">
        <w:rPr>
          <w:rStyle w:val="codeChar"/>
        </w:rPr>
        <w:t>&lt;uses_macros&gt;</w:t>
      </w:r>
      <w:r>
        <w:t xml:space="preserve"> tag of the XMILE options (see Section 2.2.1).</w:t>
      </w:r>
    </w:p>
    <w:p w14:paraId="3D5A2FBE" w14:textId="77777777" w:rsidR="00CB07DD" w:rsidRDefault="00CB07DD" w:rsidP="00CB07DD">
      <w:pPr>
        <w:pStyle w:val="Heading3"/>
        <w:numPr>
          <w:ilvl w:val="2"/>
          <w:numId w:val="3"/>
        </w:numPr>
      </w:pPr>
      <w:bookmarkStart w:id="127" w:name="_Toc426543550"/>
      <w:r>
        <w:t>Macros without Variables</w:t>
      </w:r>
      <w:bookmarkEnd w:id="127"/>
    </w:p>
    <w:p w14:paraId="47E64F9C" w14:textId="77777777" w:rsidR="00CB07DD" w:rsidRDefault="00CB07DD" w:rsidP="00CB07DD">
      <w:r>
        <w:t>Macros can be used to implement simple functions that either extend the available built-in functions or translate vendor-specific functions. For example, to define a general logarithm for any base:</w:t>
      </w:r>
    </w:p>
    <w:p w14:paraId="6988E75D" w14:textId="77777777" w:rsidR="00CB07DD" w:rsidRPr="00986336" w:rsidRDefault="00CB07DD" w:rsidP="00CB07DD">
      <w:pPr>
        <w:pStyle w:val="codefirst"/>
      </w:pPr>
      <w:r w:rsidRPr="00986336">
        <w:t>&lt;macro name=</w:t>
      </w:r>
      <w:r w:rsidRPr="00986336">
        <w:rPr>
          <w:rStyle w:val="codeChar"/>
        </w:rPr>
        <w:t>"</w:t>
      </w:r>
      <w:r w:rsidRPr="00986336">
        <w:t>LOG</w:t>
      </w:r>
      <w:r w:rsidRPr="00986336">
        <w:rPr>
          <w:rStyle w:val="codeChar"/>
        </w:rPr>
        <w:t>"</w:t>
      </w:r>
      <w:r w:rsidRPr="00986336">
        <w:t>&gt;</w:t>
      </w:r>
    </w:p>
    <w:p w14:paraId="4420D6DE" w14:textId="77777777" w:rsidR="00CB07DD" w:rsidRPr="00986336" w:rsidRDefault="00CB07DD" w:rsidP="00CB07DD">
      <w:pPr>
        <w:pStyle w:val="code0"/>
      </w:pPr>
      <w:r>
        <w:tab/>
        <w:t>&lt;parm&gt;x</w:t>
      </w:r>
      <w:r w:rsidRPr="00986336">
        <w:t>&lt;/parm&gt;</w:t>
      </w:r>
    </w:p>
    <w:p w14:paraId="3ADFD4B2" w14:textId="77777777" w:rsidR="00CB07DD" w:rsidRPr="00986336" w:rsidRDefault="00CB07DD" w:rsidP="00CB07DD">
      <w:pPr>
        <w:pStyle w:val="code0"/>
      </w:pPr>
      <w:r>
        <w:tab/>
        <w:t>&lt;parm&gt;base</w:t>
      </w:r>
      <w:r w:rsidRPr="00986336">
        <w:t>&lt;/parm&gt;</w:t>
      </w:r>
    </w:p>
    <w:p w14:paraId="37EF8688" w14:textId="77777777" w:rsidR="00CB07DD" w:rsidRPr="00986336" w:rsidRDefault="00CB07DD" w:rsidP="00CB07DD">
      <w:pPr>
        <w:pStyle w:val="code0"/>
      </w:pPr>
      <w:r>
        <w:tab/>
        <w:t>&lt;eqn&gt;LN(x)/LN(base</w:t>
      </w:r>
      <w:r w:rsidRPr="00986336">
        <w:t>)&lt;/eqn&gt;</w:t>
      </w:r>
    </w:p>
    <w:p w14:paraId="7B08EF63" w14:textId="77777777" w:rsidR="00CB07DD" w:rsidRPr="008C6225" w:rsidRDefault="00CB07DD" w:rsidP="00CB07DD">
      <w:pPr>
        <w:pStyle w:val="code0"/>
      </w:pPr>
      <w:r w:rsidRPr="008C6225">
        <w:t xml:space="preserve">   &lt;format&gt;</w:t>
      </w:r>
    </w:p>
    <w:p w14:paraId="20D49CF5" w14:textId="77777777" w:rsidR="00CB07DD" w:rsidRPr="008C6225" w:rsidRDefault="00CB07DD" w:rsidP="00CB07DD">
      <w:pPr>
        <w:pStyle w:val="code0"/>
      </w:pPr>
      <w:r w:rsidRPr="008C6225">
        <w:t xml:space="preserve">     &lt;![CDATA[LOG(&lt;value&gt;, &lt;base&gt;)]]&gt;</w:t>
      </w:r>
    </w:p>
    <w:p w14:paraId="17961D60" w14:textId="77777777" w:rsidR="00CB07DD" w:rsidRPr="008C6225" w:rsidRDefault="00CB07DD" w:rsidP="00CB07DD">
      <w:pPr>
        <w:pStyle w:val="code0"/>
      </w:pPr>
      <w:r w:rsidRPr="008C6225">
        <w:t xml:space="preserve">   &lt;/format&gt;</w:t>
      </w:r>
    </w:p>
    <w:p w14:paraId="74F1B274" w14:textId="77777777" w:rsidR="00CB07DD" w:rsidRPr="008C6225" w:rsidRDefault="00CB07DD" w:rsidP="00CB07DD">
      <w:pPr>
        <w:pStyle w:val="code0"/>
      </w:pPr>
      <w:r w:rsidRPr="008C6225">
        <w:t xml:space="preserve">   &lt;doc&gt;</w:t>
      </w:r>
    </w:p>
    <w:p w14:paraId="77581063" w14:textId="77777777" w:rsidR="00CB07DD" w:rsidRPr="008C6225" w:rsidRDefault="00CB07DD" w:rsidP="00CB07DD">
      <w:pPr>
        <w:pStyle w:val="code0"/>
      </w:pPr>
      <w:r w:rsidRPr="008C6225">
        <w:t xml:space="preserve">     &lt;![CDATA[Finds the base-&lt;base&gt; logarithm of &lt;value&gt;.]]&gt;</w:t>
      </w:r>
    </w:p>
    <w:p w14:paraId="087996BC" w14:textId="77777777" w:rsidR="00CB07DD" w:rsidRPr="008C6225" w:rsidRDefault="00CB07DD" w:rsidP="00CB07DD">
      <w:pPr>
        <w:pStyle w:val="code0"/>
      </w:pPr>
      <w:r w:rsidRPr="008C6225">
        <w:t xml:space="preserve">   &lt;/doc&gt;</w:t>
      </w:r>
    </w:p>
    <w:p w14:paraId="3B986C02" w14:textId="77777777" w:rsidR="00CB07DD" w:rsidRDefault="00CB07DD" w:rsidP="00CB07DD">
      <w:pPr>
        <w:pStyle w:val="code0"/>
      </w:pPr>
      <w:r w:rsidRPr="00986336">
        <w:t>&lt;/macro&gt;</w:t>
      </w:r>
    </w:p>
    <w:p w14:paraId="61746E07" w14:textId="77777777" w:rsidR="00CB07DD" w:rsidRPr="00986336" w:rsidRDefault="00CB07DD" w:rsidP="00CB07DD">
      <w:pPr>
        <w:pStyle w:val="code0"/>
      </w:pPr>
    </w:p>
    <w:p w14:paraId="4AADF28F" w14:textId="77777777" w:rsidR="00CB07DD" w:rsidRDefault="00CB07DD" w:rsidP="00CB07DD">
      <w:r>
        <w:t>Within an XMILE expression, this function could be used to, for example, find the base-2 logarithm of 256:</w:t>
      </w:r>
    </w:p>
    <w:p w14:paraId="0E3F46FF" w14:textId="77777777" w:rsidR="00CB07DD" w:rsidRDefault="00CB07DD" w:rsidP="00CB07DD">
      <w:pPr>
        <w:pStyle w:val="codefirst"/>
      </w:pPr>
      <w:r>
        <w:t>LOG(256, 2)</w:t>
      </w:r>
    </w:p>
    <w:p w14:paraId="2C935F75" w14:textId="77777777" w:rsidR="00CB07DD" w:rsidRDefault="00CB07DD" w:rsidP="00CB07DD">
      <w:r>
        <w:t>Recursion MAY be used to implement simple functions, for example, to calculate the factorial of a number:</w:t>
      </w:r>
    </w:p>
    <w:p w14:paraId="2CC1D589" w14:textId="77777777" w:rsidR="00CB07DD" w:rsidRPr="00986336" w:rsidRDefault="00CB07DD" w:rsidP="00CB07DD">
      <w:pPr>
        <w:pStyle w:val="codefirst"/>
      </w:pPr>
      <w:r w:rsidRPr="00986336">
        <w:t>&lt;macro name=</w:t>
      </w:r>
      <w:r w:rsidRPr="00986336">
        <w:rPr>
          <w:rStyle w:val="codeChar"/>
        </w:rPr>
        <w:t>"</w:t>
      </w:r>
      <w:r w:rsidRPr="00986336">
        <w:t>FACT</w:t>
      </w:r>
      <w:r w:rsidRPr="00986336">
        <w:rPr>
          <w:rStyle w:val="codeChar"/>
        </w:rPr>
        <w:t>"</w:t>
      </w:r>
      <w:r w:rsidRPr="00986336">
        <w:t>&gt;</w:t>
      </w:r>
    </w:p>
    <w:p w14:paraId="2329ADEE" w14:textId="77777777" w:rsidR="00CB07DD" w:rsidRPr="00986336" w:rsidRDefault="00CB07DD" w:rsidP="00CB07DD">
      <w:pPr>
        <w:pStyle w:val="code0"/>
        <w:keepNext/>
      </w:pPr>
      <w:r w:rsidRPr="00986336">
        <w:tab/>
        <w:t>&lt;parm&gt;x&lt;/parm&gt;</w:t>
      </w:r>
    </w:p>
    <w:p w14:paraId="1102500A" w14:textId="77777777" w:rsidR="00CB07DD" w:rsidRPr="00986336" w:rsidRDefault="00CB07DD" w:rsidP="00CB07DD">
      <w:pPr>
        <w:pStyle w:val="code0"/>
        <w:keepNext/>
      </w:pPr>
      <w:r w:rsidRPr="00986336">
        <w:tab/>
        <w:t>&lt;eqn&gt;IF x &lt;= 1 THEN 1 ELSE FACT(x – 1)&lt;/eqn&gt;</w:t>
      </w:r>
    </w:p>
    <w:p w14:paraId="20C55B8A" w14:textId="77777777" w:rsidR="00CB07DD" w:rsidRPr="00986336" w:rsidRDefault="00CB07DD" w:rsidP="00CB07DD">
      <w:pPr>
        <w:pStyle w:val="code0"/>
      </w:pPr>
      <w:r w:rsidRPr="00986336">
        <w:t>&lt;/macro&gt;</w:t>
      </w:r>
    </w:p>
    <w:p w14:paraId="4E5570AF" w14:textId="77777777" w:rsidR="00CB07DD" w:rsidRDefault="00CB07DD" w:rsidP="00CB07DD">
      <w:r>
        <w:t>Nested loops – or nested recursion – can be implemented by calling another recursive macro from within a recursive macro. For example, we can use the recursive FACT(</w:t>
      </w:r>
      <w:r w:rsidRPr="00E848CE">
        <w:rPr>
          <w:i/>
        </w:rPr>
        <w:t>x</w:t>
      </w:r>
      <w:r>
        <w:t xml:space="preserve">) function above to find the sum of the first </w:t>
      </w:r>
      <w:r w:rsidRPr="00E848CE">
        <w:rPr>
          <w:i/>
        </w:rPr>
        <w:t>x</w:t>
      </w:r>
      <w:r>
        <w:t xml:space="preserve"> factorials:</w:t>
      </w:r>
    </w:p>
    <w:p w14:paraId="3ED0C237" w14:textId="77777777" w:rsidR="00CB07DD" w:rsidRPr="00986336" w:rsidRDefault="00CB07DD" w:rsidP="00CB07DD">
      <w:pPr>
        <w:pStyle w:val="codefirst"/>
      </w:pPr>
      <w:r w:rsidRPr="00986336">
        <w:t>&lt;macro name=</w:t>
      </w:r>
      <w:r w:rsidRPr="00986336">
        <w:rPr>
          <w:rStyle w:val="codeChar"/>
        </w:rPr>
        <w:t>"</w:t>
      </w:r>
      <w:r w:rsidRPr="00986336">
        <w:t>FACTSUM</w:t>
      </w:r>
      <w:r w:rsidRPr="00986336">
        <w:rPr>
          <w:rStyle w:val="codeChar"/>
        </w:rPr>
        <w:t>"</w:t>
      </w:r>
      <w:r w:rsidRPr="00986336">
        <w:t>&gt;</w:t>
      </w:r>
    </w:p>
    <w:p w14:paraId="69B78D3F" w14:textId="77777777" w:rsidR="00CB07DD" w:rsidRPr="00986336" w:rsidRDefault="00CB07DD" w:rsidP="00CB07DD">
      <w:pPr>
        <w:pStyle w:val="code0"/>
        <w:keepNext/>
      </w:pPr>
      <w:r w:rsidRPr="00986336">
        <w:tab/>
        <w:t>&lt;parm&gt;x&lt;/parm&gt;</w:t>
      </w:r>
    </w:p>
    <w:p w14:paraId="41B29EDA" w14:textId="77777777" w:rsidR="00CB07DD" w:rsidRPr="00986336" w:rsidRDefault="00CB07DD" w:rsidP="00CB07DD">
      <w:pPr>
        <w:pStyle w:val="code0"/>
        <w:keepNext/>
      </w:pPr>
      <w:r w:rsidRPr="00986336">
        <w:tab/>
        <w:t>&lt;eqn&gt;IF x &lt;= 1 THEN 1 ELSE FACT(x) + FACTSUM(x – 1)&lt;/eqn&gt;</w:t>
      </w:r>
    </w:p>
    <w:p w14:paraId="7C84D96C" w14:textId="77777777" w:rsidR="00CB07DD" w:rsidRPr="00986336" w:rsidRDefault="00CB07DD" w:rsidP="00CB07DD">
      <w:pPr>
        <w:pStyle w:val="code0"/>
      </w:pPr>
      <w:r w:rsidRPr="00986336">
        <w:t>&lt;/macro&gt;</w:t>
      </w:r>
    </w:p>
    <w:p w14:paraId="0F960856" w14:textId="77777777" w:rsidR="00CB07DD" w:rsidRDefault="00CB07DD" w:rsidP="00CB07DD">
      <w:r>
        <w:t xml:space="preserve">By using default parameter values to implement optional parameters, more complex operations can be performed, </w:t>
      </w:r>
      <w:r w:rsidRPr="00986336">
        <w:t>such as finding the index of a value in a 1D-array:</w:t>
      </w:r>
    </w:p>
    <w:p w14:paraId="09CA87B7" w14:textId="77777777" w:rsidR="00CB07DD" w:rsidRPr="00986336" w:rsidRDefault="00CB07DD" w:rsidP="00CB07DD">
      <w:pPr>
        <w:pStyle w:val="codefirst"/>
      </w:pPr>
      <w:r w:rsidRPr="00986336">
        <w:t>&lt;macro name=</w:t>
      </w:r>
      <w:r w:rsidRPr="00986336">
        <w:rPr>
          <w:rStyle w:val="codeChar"/>
        </w:rPr>
        <w:t>"</w:t>
      </w:r>
      <w:r w:rsidRPr="00986336">
        <w:t>FIND</w:t>
      </w:r>
      <w:r w:rsidRPr="00986336">
        <w:rPr>
          <w:rStyle w:val="codeChar"/>
        </w:rPr>
        <w:t>"</w:t>
      </w:r>
      <w:r w:rsidRPr="00986336">
        <w:t>&gt;</w:t>
      </w:r>
      <w:r w:rsidRPr="00986336">
        <w:br/>
      </w:r>
      <w:r w:rsidRPr="00986336">
        <w:tab/>
        <w:t>&lt;parm&gt;A&lt;/parm&gt;</w:t>
      </w:r>
    </w:p>
    <w:p w14:paraId="39C51AFF" w14:textId="77777777" w:rsidR="00CB07DD" w:rsidRPr="00986336" w:rsidRDefault="00CB07DD" w:rsidP="00CB07DD">
      <w:pPr>
        <w:pStyle w:val="code0"/>
      </w:pPr>
      <w:r w:rsidRPr="00986336">
        <w:tab/>
        <w:t>&lt;parm&gt;value&lt;/parm&gt;</w:t>
      </w:r>
    </w:p>
    <w:p w14:paraId="59A98639" w14:textId="77777777" w:rsidR="00CB07DD" w:rsidRPr="00986336" w:rsidRDefault="00CB07DD" w:rsidP="00CB07DD">
      <w:pPr>
        <w:pStyle w:val="code0"/>
      </w:pPr>
      <w:r w:rsidRPr="00986336">
        <w:tab/>
        <w:t>&lt;parm default=”1”&gt;i&lt;/parm&gt;</w:t>
      </w:r>
    </w:p>
    <w:p w14:paraId="578F0D86" w14:textId="77777777" w:rsidR="00CB07DD" w:rsidRPr="00986336" w:rsidRDefault="00CB07DD" w:rsidP="00CB07DD">
      <w:pPr>
        <w:pStyle w:val="code0"/>
      </w:pPr>
      <w:r w:rsidRPr="00986336">
        <w:tab/>
        <w:t>&lt;eqn&gt;IF i &gt; SIZE(A) THEN 0 ELSE</w:t>
      </w:r>
    </w:p>
    <w:p w14:paraId="2606BF33" w14:textId="77777777" w:rsidR="00CB07DD" w:rsidRDefault="00CB07DD" w:rsidP="00CB07DD">
      <w:pPr>
        <w:pStyle w:val="code0"/>
      </w:pPr>
      <w:r w:rsidRPr="00986336">
        <w:tab/>
      </w:r>
      <w:r w:rsidRPr="00986336">
        <w:tab/>
        <w:t>IF A[i] = value THEN i ELSE FIND(A, value, i + 1)&lt;/eqn&gt;</w:t>
      </w:r>
    </w:p>
    <w:p w14:paraId="6BE1C21E" w14:textId="77777777" w:rsidR="00CB07DD" w:rsidRPr="00986336" w:rsidRDefault="00CB07DD" w:rsidP="00CB07DD">
      <w:pPr>
        <w:pStyle w:val="code0"/>
      </w:pPr>
      <w:r>
        <w:tab/>
        <w:t>&lt;format&gt;FIND(&lt;array&gt;, &lt;value&gt;[, &lt;starting index&gt;])&lt;/format&gt;</w:t>
      </w:r>
    </w:p>
    <w:p w14:paraId="4EE0FAC0" w14:textId="77777777" w:rsidR="00CB07DD" w:rsidRPr="00986336" w:rsidRDefault="00CB07DD" w:rsidP="00CB07DD">
      <w:pPr>
        <w:pStyle w:val="code0"/>
      </w:pPr>
      <w:r w:rsidRPr="00986336">
        <w:t>&lt;/macro&gt;</w:t>
      </w:r>
    </w:p>
    <w:p w14:paraId="28006959" w14:textId="77777777" w:rsidR="00CB07DD" w:rsidRDefault="00CB07DD" w:rsidP="00CB07DD">
      <w:r>
        <w:t>Note that these last three examples of recursion all make use of tail recursion, i.e., the recursive call is the last thing that appears in the equation. This is important because implementers are free to map macros into any internal form, especially for the sake of efficiency. The use of tail recursion whenever possible allows implementers to convert the recursion into a simple loop.</w:t>
      </w:r>
    </w:p>
    <w:p w14:paraId="32D64DC1" w14:textId="77777777" w:rsidR="00CB07DD" w:rsidRDefault="00CB07DD" w:rsidP="00CB07DD">
      <w:pPr>
        <w:pStyle w:val="Heading3"/>
        <w:numPr>
          <w:ilvl w:val="2"/>
          <w:numId w:val="3"/>
        </w:numPr>
      </w:pPr>
      <w:bookmarkStart w:id="128" w:name="_Toc426543551"/>
      <w:r>
        <w:t>Macros with Variables</w:t>
      </w:r>
      <w:bookmarkEnd w:id="128"/>
    </w:p>
    <w:p w14:paraId="6271B775" w14:textId="77777777" w:rsidR="00CB07DD" w:rsidRDefault="00CB07DD" w:rsidP="00CB07DD">
      <w:r w:rsidRPr="00986336">
        <w:t>The above simple forms are useful when functions can be directly represented by existing built-ins.</w:t>
      </w:r>
      <w:r>
        <w:t xml:space="preserve"> </w:t>
      </w:r>
      <w:r w:rsidRPr="00986336">
        <w:t xml:space="preserve">However, sometimes extra variables (stocks, flows, auxiliaries) are </w:t>
      </w:r>
      <w:r>
        <w:t xml:space="preserve">also needed. </w:t>
      </w:r>
      <w:r w:rsidRPr="00986336">
        <w:t xml:space="preserve">In these cases, the extra variables </w:t>
      </w:r>
      <w:r>
        <w:t>MUST</w:t>
      </w:r>
      <w:r w:rsidRPr="00986336">
        <w:t xml:space="preserve"> also be defined</w:t>
      </w:r>
      <w:r>
        <w:t xml:space="preserve"> using a </w:t>
      </w:r>
      <w:r w:rsidRPr="00E547AF">
        <w:rPr>
          <w:rStyle w:val="codeChar"/>
        </w:rPr>
        <w:t>&lt;variables&gt;</w:t>
      </w:r>
      <w:r>
        <w:t xml:space="preserve"> block, just as in a model</w:t>
      </w:r>
      <w:r w:rsidRPr="00986336">
        <w:t>.</w:t>
      </w:r>
      <w:r>
        <w:t xml:space="preserve"> Consider a first-order smooth that we wish to name SMOOTH1. Since XMILE includes a built-in first-order smooth, we could define this function as follows:</w:t>
      </w:r>
    </w:p>
    <w:p w14:paraId="3F97F53F" w14:textId="77777777" w:rsidR="00CB07DD" w:rsidRPr="00986336" w:rsidRDefault="00CB07DD" w:rsidP="00CB07DD">
      <w:pPr>
        <w:pStyle w:val="codefirst"/>
      </w:pPr>
      <w:r w:rsidRPr="00986336">
        <w:t>&lt;macro name=</w:t>
      </w:r>
      <w:r w:rsidRPr="00986336">
        <w:rPr>
          <w:rStyle w:val="codeChar"/>
        </w:rPr>
        <w:t>"</w:t>
      </w:r>
      <w:r w:rsidRPr="00986336">
        <w:t>SMOOTH1</w:t>
      </w:r>
      <w:r w:rsidRPr="00986336">
        <w:rPr>
          <w:rStyle w:val="codeChar"/>
        </w:rPr>
        <w:t>"</w:t>
      </w:r>
      <w:r w:rsidRPr="00986336">
        <w:t>&gt;</w:t>
      </w:r>
    </w:p>
    <w:p w14:paraId="43A84163" w14:textId="77777777" w:rsidR="00CB07DD" w:rsidRPr="00986336" w:rsidRDefault="00CB07DD" w:rsidP="00CB07DD">
      <w:pPr>
        <w:pStyle w:val="code0"/>
        <w:keepNext/>
      </w:pPr>
      <w:r w:rsidRPr="00986336">
        <w:tab/>
        <w:t>&lt;parm&gt;input&lt;/parm&gt;</w:t>
      </w:r>
    </w:p>
    <w:p w14:paraId="28E14217" w14:textId="77777777" w:rsidR="00CB07DD" w:rsidRDefault="00CB07DD" w:rsidP="00CB07DD">
      <w:pPr>
        <w:pStyle w:val="code0"/>
        <w:keepNext/>
      </w:pPr>
      <w:r w:rsidRPr="00986336">
        <w:tab/>
        <w:t>&lt;parm&gt;averaging_time&lt;/parm&gt;</w:t>
      </w:r>
    </w:p>
    <w:p w14:paraId="64B13F00" w14:textId="77777777" w:rsidR="00CB07DD" w:rsidRPr="00986336" w:rsidRDefault="00CB07DD" w:rsidP="00CB07DD">
      <w:pPr>
        <w:pStyle w:val="code0"/>
        <w:keepNext/>
      </w:pPr>
      <w:r>
        <w:tab/>
        <w:t>&lt;parm default="input"&gt;initial&lt;/parm&gt;</w:t>
      </w:r>
    </w:p>
    <w:p w14:paraId="7ECACA3F" w14:textId="77777777" w:rsidR="00CB07DD" w:rsidRPr="00986336" w:rsidRDefault="00CB07DD" w:rsidP="00CB07DD">
      <w:pPr>
        <w:pStyle w:val="code0"/>
        <w:keepNext/>
      </w:pPr>
      <w:r w:rsidRPr="00986336">
        <w:tab/>
        <w:t>&lt;eqn&gt;</w:t>
      </w:r>
      <w:r w:rsidRPr="001603FB">
        <w:rPr>
          <w:sz w:val="18"/>
          <w:szCs w:val="18"/>
        </w:rPr>
        <w:t>SMTH1(input, averaging_time</w:t>
      </w:r>
      <w:r>
        <w:rPr>
          <w:sz w:val="18"/>
          <w:szCs w:val="18"/>
        </w:rPr>
        <w:t>, initial</w:t>
      </w:r>
      <w:r w:rsidRPr="001603FB">
        <w:rPr>
          <w:sz w:val="18"/>
          <w:szCs w:val="18"/>
        </w:rPr>
        <w:t>)</w:t>
      </w:r>
      <w:r w:rsidRPr="00986336">
        <w:t>&lt;/eqn&gt;</w:t>
      </w:r>
    </w:p>
    <w:p w14:paraId="44BDDEA1" w14:textId="77777777" w:rsidR="00CB07DD" w:rsidRPr="00986336" w:rsidRDefault="00CB07DD" w:rsidP="00CB07DD">
      <w:pPr>
        <w:pStyle w:val="code0"/>
      </w:pPr>
      <w:r w:rsidRPr="00986336">
        <w:t>&lt;/macro&gt;</w:t>
      </w:r>
    </w:p>
    <w:p w14:paraId="43129730" w14:textId="77777777" w:rsidR="00CB07DD" w:rsidRDefault="00CB07DD" w:rsidP="00CB07DD">
      <w:r>
        <w:t>Now imagine XMILE does not have a first-order smooth function. In this case, we need to implement it ourselves using stocks and flows:</w:t>
      </w:r>
    </w:p>
    <w:p w14:paraId="3B3ED7F7" w14:textId="77777777" w:rsidR="00CB07DD" w:rsidRPr="00986336" w:rsidRDefault="00CB07DD" w:rsidP="00CB07DD">
      <w:pPr>
        <w:pStyle w:val="codefirst"/>
      </w:pPr>
      <w:r w:rsidRPr="00986336">
        <w:t>&lt;macro name=</w:t>
      </w:r>
      <w:r w:rsidRPr="00986336">
        <w:rPr>
          <w:rStyle w:val="codeChar"/>
        </w:rPr>
        <w:t>"</w:t>
      </w:r>
      <w:r w:rsidRPr="00986336">
        <w:t>SMOOTH1</w:t>
      </w:r>
      <w:r w:rsidRPr="00986336">
        <w:rPr>
          <w:rStyle w:val="codeChar"/>
        </w:rPr>
        <w:t>"</w:t>
      </w:r>
      <w:r w:rsidRPr="00986336">
        <w:t>&gt;</w:t>
      </w:r>
    </w:p>
    <w:p w14:paraId="74EFFC2A" w14:textId="77777777" w:rsidR="00CB07DD" w:rsidRPr="00986336" w:rsidRDefault="00CB07DD" w:rsidP="00CB07DD">
      <w:pPr>
        <w:pStyle w:val="code0"/>
        <w:keepNext/>
      </w:pPr>
      <w:r w:rsidRPr="00986336">
        <w:tab/>
        <w:t>&lt;parm&gt;input&lt;/parm&gt;</w:t>
      </w:r>
    </w:p>
    <w:p w14:paraId="35A9C481" w14:textId="77777777" w:rsidR="00CB07DD" w:rsidRPr="00986336" w:rsidRDefault="00CB07DD" w:rsidP="00CB07DD">
      <w:pPr>
        <w:pStyle w:val="code0"/>
        <w:keepNext/>
      </w:pPr>
      <w:r w:rsidRPr="00986336">
        <w:tab/>
        <w:t>&lt;parm&gt;averaging_time&lt;/parm&gt;</w:t>
      </w:r>
    </w:p>
    <w:p w14:paraId="4CE45C68" w14:textId="77777777" w:rsidR="00CB07DD" w:rsidRPr="00986336" w:rsidRDefault="00CB07DD" w:rsidP="00CB07DD">
      <w:pPr>
        <w:pStyle w:val="code0"/>
        <w:keepNext/>
      </w:pPr>
      <w:r>
        <w:tab/>
        <w:t>&lt;parm default="input"&gt;initial&lt;/parm&gt;</w:t>
      </w:r>
    </w:p>
    <w:p w14:paraId="6FB9EFEC" w14:textId="77777777" w:rsidR="00CB07DD" w:rsidRDefault="00CB07DD" w:rsidP="00CB07DD">
      <w:pPr>
        <w:pStyle w:val="code0"/>
        <w:keepNext/>
      </w:pPr>
      <w:r w:rsidRPr="00986336">
        <w:tab/>
        <w:t>&lt;eqn&gt;Smooth_of_Input&lt;/eqn&gt;</w:t>
      </w:r>
    </w:p>
    <w:p w14:paraId="4B363163" w14:textId="77777777" w:rsidR="00CB07DD" w:rsidRPr="00986336" w:rsidRDefault="00CB07DD" w:rsidP="00CB07DD">
      <w:pPr>
        <w:pStyle w:val="code0"/>
        <w:keepNext/>
      </w:pPr>
      <w:r>
        <w:tab/>
        <w:t>&lt;variables&gt;</w:t>
      </w:r>
    </w:p>
    <w:p w14:paraId="79117828" w14:textId="77777777" w:rsidR="00CB07DD" w:rsidRPr="00986336" w:rsidRDefault="00CB07DD" w:rsidP="00CB07DD">
      <w:pPr>
        <w:pStyle w:val="code0"/>
        <w:keepNext/>
      </w:pPr>
      <w:r>
        <w:tab/>
      </w:r>
      <w:r w:rsidRPr="00986336">
        <w:tab/>
        <w:t>&lt;stock name=</w:t>
      </w:r>
      <w:r w:rsidRPr="00986336">
        <w:rPr>
          <w:rStyle w:val="codeChar"/>
        </w:rPr>
        <w:t>"</w:t>
      </w:r>
      <w:r w:rsidRPr="00986336">
        <w:t>Smooth_of_Input</w:t>
      </w:r>
      <w:r w:rsidRPr="00986336">
        <w:rPr>
          <w:rStyle w:val="codeChar"/>
        </w:rPr>
        <w:t>"</w:t>
      </w:r>
      <w:r w:rsidRPr="00986336">
        <w:t>&gt;</w:t>
      </w:r>
    </w:p>
    <w:p w14:paraId="2E3B8487" w14:textId="77777777" w:rsidR="00CB07DD" w:rsidRPr="00986336" w:rsidRDefault="00CB07DD" w:rsidP="00CB07DD">
      <w:pPr>
        <w:pStyle w:val="code0"/>
        <w:keepNext/>
      </w:pPr>
      <w:r w:rsidRPr="00986336">
        <w:tab/>
      </w:r>
      <w:r>
        <w:tab/>
      </w:r>
      <w:r w:rsidRPr="00986336">
        <w:tab/>
        <w:t>&lt;eqn&gt;in</w:t>
      </w:r>
      <w:r>
        <w:t>itial</w:t>
      </w:r>
      <w:r w:rsidRPr="00986336">
        <w:t>&lt;/eqn&gt;</w:t>
      </w:r>
    </w:p>
    <w:p w14:paraId="3C57FB65" w14:textId="77777777" w:rsidR="00CB07DD" w:rsidRPr="00986336" w:rsidRDefault="00CB07DD" w:rsidP="00CB07DD">
      <w:pPr>
        <w:pStyle w:val="code0"/>
        <w:keepNext/>
      </w:pPr>
      <w:r w:rsidRPr="00986336">
        <w:tab/>
      </w:r>
      <w:r>
        <w:tab/>
      </w:r>
      <w:r w:rsidRPr="00986336">
        <w:tab/>
        <w:t>&lt;inflow&gt;change_in_smooth&lt;/inflow&gt;</w:t>
      </w:r>
    </w:p>
    <w:p w14:paraId="16542F0E" w14:textId="77777777" w:rsidR="00CB07DD" w:rsidRPr="00986336" w:rsidRDefault="00CB07DD" w:rsidP="00CB07DD">
      <w:pPr>
        <w:pStyle w:val="code0"/>
        <w:keepNext/>
      </w:pPr>
      <w:r w:rsidRPr="00986336">
        <w:tab/>
      </w:r>
      <w:r>
        <w:tab/>
      </w:r>
      <w:r w:rsidRPr="00986336">
        <w:t>&lt;/stock&gt;</w:t>
      </w:r>
    </w:p>
    <w:p w14:paraId="369DEC00" w14:textId="77777777" w:rsidR="00CB07DD" w:rsidRPr="00986336" w:rsidRDefault="00CB07DD" w:rsidP="00CB07DD">
      <w:pPr>
        <w:pStyle w:val="code0"/>
        <w:keepNext/>
      </w:pPr>
      <w:r w:rsidRPr="00986336">
        <w:tab/>
      </w:r>
      <w:r>
        <w:tab/>
      </w:r>
      <w:r w:rsidRPr="00986336">
        <w:t>&lt;flow name=</w:t>
      </w:r>
      <w:r w:rsidRPr="00986336">
        <w:rPr>
          <w:rStyle w:val="codeChar"/>
        </w:rPr>
        <w:t>"</w:t>
      </w:r>
      <w:r w:rsidRPr="00986336">
        <w:t>change_in_smooth</w:t>
      </w:r>
      <w:r w:rsidRPr="00986336">
        <w:rPr>
          <w:rStyle w:val="codeChar"/>
        </w:rPr>
        <w:t>"</w:t>
      </w:r>
      <w:r w:rsidRPr="00986336">
        <w:t>&gt;</w:t>
      </w:r>
    </w:p>
    <w:p w14:paraId="63739384" w14:textId="77777777" w:rsidR="00CB07DD" w:rsidRPr="00986336" w:rsidRDefault="00CB07DD" w:rsidP="00CB07DD">
      <w:pPr>
        <w:pStyle w:val="code0"/>
        <w:keepNext/>
        <w:ind w:right="-720"/>
      </w:pPr>
      <w:r w:rsidRPr="00986336">
        <w:tab/>
      </w:r>
      <w:r w:rsidRPr="00986336">
        <w:tab/>
      </w:r>
      <w:r>
        <w:tab/>
      </w:r>
      <w:r w:rsidRPr="00986336">
        <w:t>&lt;eqn&gt;(input – Smooth_of_Input)/averaging_time&lt;/eqn&gt;</w:t>
      </w:r>
    </w:p>
    <w:p w14:paraId="63EF0EC9" w14:textId="77777777" w:rsidR="00CB07DD" w:rsidRDefault="00CB07DD" w:rsidP="00CB07DD">
      <w:pPr>
        <w:pStyle w:val="code0"/>
        <w:keepNext/>
      </w:pPr>
      <w:r w:rsidRPr="00986336">
        <w:tab/>
      </w:r>
      <w:r>
        <w:tab/>
      </w:r>
      <w:r w:rsidRPr="00986336">
        <w:t>&lt;/flow&gt;</w:t>
      </w:r>
    </w:p>
    <w:p w14:paraId="65171B12" w14:textId="77777777" w:rsidR="00CB07DD" w:rsidRPr="00986336" w:rsidRDefault="00CB07DD" w:rsidP="00CB07DD">
      <w:pPr>
        <w:pStyle w:val="code0"/>
        <w:keepNext/>
      </w:pPr>
      <w:r>
        <w:tab/>
        <w:t>&lt;/variables&gt;</w:t>
      </w:r>
    </w:p>
    <w:p w14:paraId="42766A84" w14:textId="77777777" w:rsidR="00CB07DD" w:rsidRPr="00986336" w:rsidRDefault="00CB07DD" w:rsidP="00CB07DD">
      <w:pPr>
        <w:pStyle w:val="code0"/>
      </w:pPr>
      <w:r w:rsidRPr="00986336">
        <w:t>&lt;/macro&gt;</w:t>
      </w:r>
    </w:p>
    <w:p w14:paraId="53E10FC9" w14:textId="77777777" w:rsidR="00CB07DD" w:rsidRDefault="00CB07DD" w:rsidP="00CB07DD">
      <w:r w:rsidRPr="00986336">
        <w:t xml:space="preserve">Note that any stocks that are defined within a macro </w:t>
      </w:r>
      <w:r>
        <w:t>MUST</w:t>
      </w:r>
      <w:r w:rsidRPr="00986336">
        <w:t xml:space="preserve"> have their own instances for each use of that macro and these instances </w:t>
      </w:r>
      <w:r>
        <w:t>MUST</w:t>
      </w:r>
      <w:r w:rsidRPr="00986336">
        <w:t xml:space="preserve"> persist across the </w:t>
      </w:r>
      <w:r>
        <w:t xml:space="preserve">length of the </w:t>
      </w:r>
      <w:r w:rsidRPr="00986336">
        <w:t>simulation</w:t>
      </w:r>
      <w:r>
        <w:t xml:space="preserve">. </w:t>
      </w:r>
      <w:r w:rsidRPr="00986336">
        <w:t xml:space="preserve">That is to say, if this SMOOTH1 function is used five times in a model, there must also be five copies of the stock Smooth_of_Input, one for each </w:t>
      </w:r>
      <w:r>
        <w:t xml:space="preserve">use. </w:t>
      </w:r>
      <w:r w:rsidRPr="00986336">
        <w:t xml:space="preserve">Use of flows and auxiliaries do not require this (auxiliaries, in particular, are useful to simplify the equation into </w:t>
      </w:r>
      <w:r>
        <w:t xml:space="preserve">smaller, </w:t>
      </w:r>
      <w:r w:rsidRPr="00986336">
        <w:t>meaningful pieces).</w:t>
      </w:r>
    </w:p>
    <w:p w14:paraId="7C2776F2" w14:textId="77777777" w:rsidR="00CB07DD" w:rsidRDefault="00CB07DD" w:rsidP="00CB07DD">
      <w:r>
        <w:t>Recall that when variables appear within the macro, a view may also appear. This facilitates editing of the macro, allowing it to be created and edited as a stock-flow diagram.</w:t>
      </w:r>
    </w:p>
    <w:p w14:paraId="110B1575" w14:textId="77777777" w:rsidR="00CB07DD" w:rsidRDefault="00CB07DD" w:rsidP="00CB07DD">
      <w:pPr>
        <w:pStyle w:val="Heading3"/>
        <w:numPr>
          <w:ilvl w:val="2"/>
          <w:numId w:val="3"/>
        </w:numPr>
      </w:pPr>
      <w:bookmarkStart w:id="129" w:name="_Toc426543552"/>
      <w:r>
        <w:t>Macros with Variables and Simulation Specs</w:t>
      </w:r>
      <w:bookmarkEnd w:id="129"/>
    </w:p>
    <w:p w14:paraId="7142E093" w14:textId="77777777" w:rsidR="00CB07DD" w:rsidRDefault="00CB07DD" w:rsidP="00CB07DD">
      <w:r>
        <w:t>By combining variables with simulation specs, we can explicitly write loops. Instead of using recursion, as in Section 4.8.1, we can write the factorial macro using a loop:</w:t>
      </w:r>
    </w:p>
    <w:p w14:paraId="2DAE54A6" w14:textId="77777777" w:rsidR="00CB07DD" w:rsidRPr="00986336" w:rsidRDefault="00CB07DD" w:rsidP="00CB07DD">
      <w:pPr>
        <w:pStyle w:val="codefirst"/>
      </w:pPr>
      <w:r w:rsidRPr="00986336">
        <w:t>&lt;macro name=</w:t>
      </w:r>
      <w:r w:rsidRPr="00986336">
        <w:rPr>
          <w:rStyle w:val="codeChar"/>
        </w:rPr>
        <w:t>"</w:t>
      </w:r>
      <w:r w:rsidRPr="00986336">
        <w:t>FACT</w:t>
      </w:r>
      <w:r w:rsidRPr="00986336">
        <w:rPr>
          <w:rStyle w:val="codeChar"/>
        </w:rPr>
        <w:t>"</w:t>
      </w:r>
      <w:r w:rsidRPr="00986336">
        <w:t>&gt;</w:t>
      </w:r>
    </w:p>
    <w:p w14:paraId="13F237DA" w14:textId="77777777" w:rsidR="00CB07DD" w:rsidRPr="00986336" w:rsidRDefault="00CB07DD" w:rsidP="00CB07DD">
      <w:pPr>
        <w:pStyle w:val="code0"/>
        <w:keepNext/>
      </w:pPr>
      <w:r w:rsidRPr="00986336">
        <w:tab/>
        <w:t>&lt;parm&gt;x&lt;/parm&gt;</w:t>
      </w:r>
    </w:p>
    <w:p w14:paraId="4E556DFA" w14:textId="77777777" w:rsidR="00CB07DD" w:rsidRPr="00986336" w:rsidRDefault="00CB07DD" w:rsidP="00CB07DD">
      <w:pPr>
        <w:pStyle w:val="code0"/>
        <w:keepNext/>
      </w:pPr>
      <w:r w:rsidRPr="00986336">
        <w:tab/>
        <w:t>&lt;eqn&gt;Fact&lt;/eqn&gt;</w:t>
      </w:r>
    </w:p>
    <w:p w14:paraId="3E68EA1C" w14:textId="77777777" w:rsidR="00CB07DD" w:rsidRPr="00986336" w:rsidRDefault="00CB07DD" w:rsidP="00CB07DD">
      <w:pPr>
        <w:pStyle w:val="code0"/>
        <w:keepNext/>
      </w:pPr>
      <w:r w:rsidRPr="00986336">
        <w:tab/>
        <w:t>&lt;sim</w:t>
      </w:r>
      <w:r>
        <w:t>_</w:t>
      </w:r>
      <w:r w:rsidRPr="00986336">
        <w:t>specs&gt;</w:t>
      </w:r>
    </w:p>
    <w:p w14:paraId="59EA094A" w14:textId="77777777" w:rsidR="00CB07DD" w:rsidRPr="00986336" w:rsidRDefault="00CB07DD" w:rsidP="00CB07DD">
      <w:pPr>
        <w:pStyle w:val="code0"/>
        <w:keepNext/>
      </w:pPr>
      <w:r w:rsidRPr="00986336">
        <w:tab/>
      </w:r>
      <w:r w:rsidRPr="00986336">
        <w:tab/>
        <w:t>&lt;start&gt;1&lt;/start&gt;</w:t>
      </w:r>
    </w:p>
    <w:p w14:paraId="027342EA" w14:textId="77777777" w:rsidR="00CB07DD" w:rsidRPr="00986336" w:rsidRDefault="00CB07DD" w:rsidP="00CB07DD">
      <w:pPr>
        <w:pStyle w:val="code0"/>
        <w:keepNext/>
      </w:pPr>
      <w:r w:rsidRPr="00986336">
        <w:tab/>
      </w:r>
      <w:r w:rsidRPr="00986336">
        <w:tab/>
        <w:t>&lt;</w:t>
      </w:r>
      <w:r>
        <w:t>stop</w:t>
      </w:r>
      <w:r w:rsidRPr="00986336">
        <w:t>&gt;x</w:t>
      </w:r>
      <w:r>
        <w:t>&lt;/stop</w:t>
      </w:r>
      <w:r w:rsidRPr="00986336">
        <w:t>&gt;</w:t>
      </w:r>
      <w:r w:rsidRPr="00986336">
        <w:tab/>
      </w:r>
      <w:r w:rsidRPr="00986336">
        <w:tab/>
        <w:t xml:space="preserve">&lt;!-- note </w:t>
      </w:r>
      <w:r>
        <w:t>stop time is</w:t>
      </w:r>
      <w:r w:rsidRPr="00986336">
        <w:t xml:space="preserve"> parameterized --&gt;</w:t>
      </w:r>
    </w:p>
    <w:p w14:paraId="1ADAB51F" w14:textId="77777777" w:rsidR="00CB07DD" w:rsidRDefault="00CB07DD" w:rsidP="00CB07DD">
      <w:pPr>
        <w:pStyle w:val="code0"/>
        <w:keepNext/>
      </w:pPr>
      <w:r w:rsidRPr="00986336">
        <w:tab/>
        <w:t>&lt;/sim</w:t>
      </w:r>
      <w:r>
        <w:t>_</w:t>
      </w:r>
      <w:r w:rsidRPr="00986336">
        <w:t>specs&gt;</w:t>
      </w:r>
      <w:r>
        <w:tab/>
      </w:r>
      <w:r>
        <w:tab/>
        <w:t>&lt;!-- DT defaults to 1 --&gt;</w:t>
      </w:r>
    </w:p>
    <w:p w14:paraId="53631CE3" w14:textId="77777777" w:rsidR="00CB07DD" w:rsidRPr="00986336" w:rsidRDefault="00CB07DD" w:rsidP="00CB07DD">
      <w:pPr>
        <w:pStyle w:val="code0"/>
        <w:keepNext/>
      </w:pPr>
      <w:r>
        <w:tab/>
        <w:t>&lt;variables&gt;</w:t>
      </w:r>
    </w:p>
    <w:p w14:paraId="1C580AE8" w14:textId="77777777" w:rsidR="00CB07DD" w:rsidRPr="00986336" w:rsidRDefault="00CB07DD" w:rsidP="00CB07DD">
      <w:pPr>
        <w:pStyle w:val="code0"/>
        <w:keepNext/>
      </w:pPr>
      <w:r w:rsidRPr="00986336">
        <w:tab/>
      </w:r>
      <w:r>
        <w:tab/>
      </w:r>
      <w:r w:rsidRPr="00986336">
        <w:t>&lt;stock name=</w:t>
      </w:r>
      <w:r w:rsidRPr="00986336">
        <w:rPr>
          <w:rStyle w:val="codeChar"/>
        </w:rPr>
        <w:t>"</w:t>
      </w:r>
      <w:r w:rsidRPr="00986336">
        <w:t>Fact</w:t>
      </w:r>
      <w:r w:rsidRPr="00986336">
        <w:rPr>
          <w:rStyle w:val="codeChar"/>
        </w:rPr>
        <w:t>"</w:t>
      </w:r>
      <w:r w:rsidRPr="00986336">
        <w:t>&gt;</w:t>
      </w:r>
    </w:p>
    <w:p w14:paraId="78A722F8" w14:textId="77777777" w:rsidR="00CB07DD" w:rsidRPr="00986336" w:rsidRDefault="00CB07DD" w:rsidP="00CB07DD">
      <w:pPr>
        <w:pStyle w:val="code0"/>
        <w:keepNext/>
      </w:pPr>
      <w:r w:rsidRPr="00986336">
        <w:tab/>
      </w:r>
      <w:r w:rsidRPr="00986336">
        <w:tab/>
      </w:r>
      <w:r>
        <w:tab/>
      </w:r>
      <w:r w:rsidRPr="00986336">
        <w:t>&lt;eqn&gt;1&lt;/eqn&gt;</w:t>
      </w:r>
    </w:p>
    <w:p w14:paraId="3EF5893E" w14:textId="77777777" w:rsidR="00CB07DD" w:rsidRPr="00986336" w:rsidRDefault="00CB07DD" w:rsidP="00CB07DD">
      <w:pPr>
        <w:pStyle w:val="code0"/>
        <w:keepNext/>
      </w:pPr>
      <w:r w:rsidRPr="00986336">
        <w:tab/>
      </w:r>
      <w:r w:rsidRPr="00986336">
        <w:tab/>
      </w:r>
      <w:r>
        <w:tab/>
      </w:r>
      <w:r w:rsidRPr="00986336">
        <w:t>&lt;inflow&gt;change_in_fact&lt;/inflow&gt;</w:t>
      </w:r>
    </w:p>
    <w:p w14:paraId="6C9EE0D1" w14:textId="77777777" w:rsidR="00CB07DD" w:rsidRPr="00986336" w:rsidRDefault="00CB07DD" w:rsidP="00CB07DD">
      <w:pPr>
        <w:pStyle w:val="code0"/>
        <w:keepNext/>
      </w:pPr>
      <w:r w:rsidRPr="00986336">
        <w:tab/>
      </w:r>
      <w:r>
        <w:tab/>
      </w:r>
      <w:r w:rsidRPr="00986336">
        <w:t>&lt;/stock&gt;</w:t>
      </w:r>
    </w:p>
    <w:p w14:paraId="2623B534" w14:textId="77777777" w:rsidR="00CB07DD" w:rsidRPr="00986336" w:rsidRDefault="00CB07DD" w:rsidP="00CB07DD">
      <w:pPr>
        <w:pStyle w:val="code0"/>
        <w:keepNext/>
      </w:pPr>
      <w:r w:rsidRPr="00986336">
        <w:tab/>
      </w:r>
      <w:r>
        <w:tab/>
      </w:r>
      <w:r w:rsidRPr="00986336">
        <w:t>&lt;flow name=</w:t>
      </w:r>
      <w:r w:rsidRPr="00986336">
        <w:rPr>
          <w:rStyle w:val="codeChar"/>
        </w:rPr>
        <w:t>"</w:t>
      </w:r>
      <w:r w:rsidRPr="00986336">
        <w:t>change_in_fact</w:t>
      </w:r>
      <w:r w:rsidRPr="00986336">
        <w:rPr>
          <w:rStyle w:val="codeChar"/>
        </w:rPr>
        <w:t>"</w:t>
      </w:r>
      <w:r w:rsidRPr="00986336">
        <w:t>&gt;</w:t>
      </w:r>
    </w:p>
    <w:p w14:paraId="42EB485C" w14:textId="77777777" w:rsidR="00CB07DD" w:rsidRPr="00986336" w:rsidRDefault="00CB07DD" w:rsidP="00CB07DD">
      <w:pPr>
        <w:pStyle w:val="code0"/>
        <w:keepNext/>
        <w:ind w:right="-720"/>
      </w:pPr>
      <w:r w:rsidRPr="00986336">
        <w:tab/>
      </w:r>
      <w:r w:rsidRPr="00986336">
        <w:tab/>
      </w:r>
      <w:r>
        <w:tab/>
      </w:r>
      <w:r w:rsidRPr="00986336">
        <w:t>&lt;eqn&gt;Fact*TIME&lt;/eqn&gt;</w:t>
      </w:r>
    </w:p>
    <w:p w14:paraId="5743BB4D" w14:textId="77777777" w:rsidR="00CB07DD" w:rsidRDefault="00CB07DD" w:rsidP="00CB07DD">
      <w:pPr>
        <w:pStyle w:val="code0"/>
        <w:keepNext/>
      </w:pPr>
      <w:r w:rsidRPr="00986336">
        <w:tab/>
      </w:r>
      <w:r>
        <w:tab/>
      </w:r>
      <w:r w:rsidRPr="00986336">
        <w:t>&lt;/flow&gt;</w:t>
      </w:r>
    </w:p>
    <w:p w14:paraId="5C75568F" w14:textId="77777777" w:rsidR="00CB07DD" w:rsidRPr="00986336" w:rsidRDefault="00CB07DD" w:rsidP="00CB07DD">
      <w:pPr>
        <w:pStyle w:val="code0"/>
        <w:keepNext/>
      </w:pPr>
      <w:r>
        <w:tab/>
        <w:t>&lt;/variables&gt;</w:t>
      </w:r>
    </w:p>
    <w:p w14:paraId="1C8680C5" w14:textId="77777777" w:rsidR="00CB07DD" w:rsidRPr="00986336" w:rsidRDefault="00CB07DD" w:rsidP="00CB07DD">
      <w:pPr>
        <w:pStyle w:val="code0"/>
      </w:pPr>
      <w:r w:rsidRPr="00986336">
        <w:t>&lt;/macro&gt;</w:t>
      </w:r>
    </w:p>
    <w:p w14:paraId="6F06D0B8" w14:textId="77777777" w:rsidR="00CB07DD" w:rsidRDefault="00CB07DD" w:rsidP="00CB07DD">
      <w:r>
        <w:t>This is far more cumbersome than the recursive implementation, but it illustrates the mechanism for iteration. Each time FACT(</w:t>
      </w:r>
      <w:r w:rsidRPr="007F65DF">
        <w:rPr>
          <w:i/>
        </w:rPr>
        <w:t>x</w:t>
      </w:r>
      <w:r>
        <w:t xml:space="preserve">) is called, this submodel runs from 1 to </w:t>
      </w:r>
      <w:r>
        <w:rPr>
          <w:i/>
        </w:rPr>
        <w:t>x</w:t>
      </w:r>
      <w:r>
        <w:t xml:space="preserve">, accumulating the product of all TIME values (DT = 1, so 1, 2, 3, ..., </w:t>
      </w:r>
      <w:r>
        <w:rPr>
          <w:i/>
        </w:rPr>
        <w:t>x</w:t>
      </w:r>
      <w:r>
        <w:t xml:space="preserve">) into the stock </w:t>
      </w:r>
      <w:r w:rsidRPr="007F65DF">
        <w:rPr>
          <w:i/>
        </w:rPr>
        <w:t>Fact</w:t>
      </w:r>
      <w:r>
        <w:t>, which is also the return value.</w:t>
      </w:r>
    </w:p>
    <w:p w14:paraId="738203CC" w14:textId="77777777" w:rsidR="00CB07DD" w:rsidRDefault="00CB07DD" w:rsidP="00CB07DD">
      <w:r>
        <w:t>The recursive macro to find the first index of a given value in an array that was shown in Section 4.8.1 can also be rewritten as a loop (simplified here to only two parameters):</w:t>
      </w:r>
    </w:p>
    <w:p w14:paraId="5DD8AB1C" w14:textId="77777777" w:rsidR="00CB07DD" w:rsidRPr="00986336" w:rsidRDefault="00CB07DD" w:rsidP="00CB07DD">
      <w:pPr>
        <w:pStyle w:val="codefirst"/>
      </w:pPr>
      <w:r w:rsidRPr="00986336">
        <w:t>&lt;macro name=</w:t>
      </w:r>
      <w:r w:rsidRPr="00986336">
        <w:rPr>
          <w:rStyle w:val="codeChar"/>
        </w:rPr>
        <w:t>"</w:t>
      </w:r>
      <w:r w:rsidRPr="00986336">
        <w:t>FIND</w:t>
      </w:r>
      <w:r w:rsidRPr="00986336">
        <w:rPr>
          <w:rStyle w:val="codeChar"/>
        </w:rPr>
        <w:t>"</w:t>
      </w:r>
      <w:r w:rsidRPr="00986336">
        <w:t>&gt;</w:t>
      </w:r>
    </w:p>
    <w:p w14:paraId="5C2930B4" w14:textId="77777777" w:rsidR="00CB07DD" w:rsidRPr="00986336" w:rsidRDefault="00CB07DD" w:rsidP="00CB07DD">
      <w:pPr>
        <w:pStyle w:val="code0"/>
        <w:keepNext/>
      </w:pPr>
      <w:r w:rsidRPr="00986336">
        <w:tab/>
        <w:t>&lt;parm&gt;A&lt;/parm&gt;</w:t>
      </w:r>
    </w:p>
    <w:p w14:paraId="333E59EF" w14:textId="77777777" w:rsidR="00CB07DD" w:rsidRPr="00986336" w:rsidRDefault="00CB07DD" w:rsidP="00CB07DD">
      <w:pPr>
        <w:pStyle w:val="code0"/>
        <w:keepNext/>
      </w:pPr>
      <w:r w:rsidRPr="00986336">
        <w:tab/>
        <w:t>&lt;parm&gt;value&lt;/parm&gt;</w:t>
      </w:r>
    </w:p>
    <w:p w14:paraId="7A0CF8EB" w14:textId="77777777" w:rsidR="00CB07DD" w:rsidRPr="00986336" w:rsidRDefault="00CB07DD" w:rsidP="00CB07DD">
      <w:pPr>
        <w:pStyle w:val="code0"/>
        <w:keepNext/>
      </w:pPr>
      <w:r w:rsidRPr="00986336">
        <w:tab/>
        <w:t>&lt;eqn&gt;index&lt;/eqn&gt;</w:t>
      </w:r>
    </w:p>
    <w:p w14:paraId="5EB63A11" w14:textId="77777777" w:rsidR="00CB07DD" w:rsidRPr="00986336" w:rsidRDefault="00CB07DD" w:rsidP="00CB07DD">
      <w:pPr>
        <w:pStyle w:val="code0"/>
        <w:keepNext/>
      </w:pPr>
      <w:r w:rsidRPr="00986336">
        <w:tab/>
        <w:t>&lt;</w:t>
      </w:r>
      <w:r>
        <w:t>sim</w:t>
      </w:r>
      <w:r w:rsidRPr="00986336">
        <w:t>_specs&gt;</w:t>
      </w:r>
    </w:p>
    <w:p w14:paraId="0FDE9132" w14:textId="77777777" w:rsidR="00CB07DD" w:rsidRPr="00986336" w:rsidRDefault="00CB07DD" w:rsidP="00CB07DD">
      <w:pPr>
        <w:pStyle w:val="code0"/>
        <w:keepNext/>
      </w:pPr>
      <w:r w:rsidRPr="00986336">
        <w:tab/>
      </w:r>
      <w:r w:rsidRPr="00986336">
        <w:tab/>
        <w:t>&lt;start&gt;1&lt;/start&gt;</w:t>
      </w:r>
    </w:p>
    <w:p w14:paraId="6874D7AB" w14:textId="77777777" w:rsidR="00CB07DD" w:rsidRPr="00986336" w:rsidRDefault="00CB07DD" w:rsidP="00CB07DD">
      <w:pPr>
        <w:pStyle w:val="code0"/>
        <w:keepNext/>
      </w:pPr>
      <w:r w:rsidRPr="00986336">
        <w:tab/>
      </w:r>
      <w:r w:rsidRPr="00986336">
        <w:tab/>
        <w:t>&lt;stop&gt;SIZE(A)&lt;/stop&gt;</w:t>
      </w:r>
    </w:p>
    <w:p w14:paraId="6582B746" w14:textId="77777777" w:rsidR="00CB07DD" w:rsidRDefault="00CB07DD" w:rsidP="00CB07DD">
      <w:pPr>
        <w:pStyle w:val="code0"/>
        <w:keepNext/>
      </w:pPr>
      <w:r w:rsidRPr="00986336">
        <w:tab/>
        <w:t>&lt;/</w:t>
      </w:r>
      <w:r>
        <w:t>sim</w:t>
      </w:r>
      <w:r w:rsidRPr="00986336">
        <w:t>_specs&gt;</w:t>
      </w:r>
    </w:p>
    <w:p w14:paraId="62BDF7CE" w14:textId="77777777" w:rsidR="00CB07DD" w:rsidRPr="00986336" w:rsidRDefault="00CB07DD" w:rsidP="00CB07DD">
      <w:pPr>
        <w:pStyle w:val="code0"/>
        <w:keepNext/>
      </w:pPr>
      <w:r>
        <w:tab/>
        <w:t>&lt;variables&gt;</w:t>
      </w:r>
    </w:p>
    <w:p w14:paraId="2CD891F3" w14:textId="77777777" w:rsidR="00CB07DD" w:rsidRPr="00986336" w:rsidRDefault="00CB07DD" w:rsidP="00CB07DD">
      <w:pPr>
        <w:pStyle w:val="code0"/>
        <w:keepNext/>
      </w:pPr>
      <w:r>
        <w:tab/>
      </w:r>
      <w:r w:rsidRPr="00986336">
        <w:tab/>
        <w:t>&lt;stock name=</w:t>
      </w:r>
      <w:r w:rsidRPr="00986336">
        <w:rPr>
          <w:rStyle w:val="codeChar"/>
        </w:rPr>
        <w:t>"</w:t>
      </w:r>
      <w:r w:rsidRPr="00986336">
        <w:t>index</w:t>
      </w:r>
      <w:r w:rsidRPr="00986336">
        <w:rPr>
          <w:rStyle w:val="codeChar"/>
        </w:rPr>
        <w:t>"</w:t>
      </w:r>
      <w:r w:rsidRPr="00986336">
        <w:t>&gt;</w:t>
      </w:r>
    </w:p>
    <w:p w14:paraId="0B63D146" w14:textId="77777777" w:rsidR="00CB07DD" w:rsidRPr="00986336" w:rsidRDefault="00CB07DD" w:rsidP="00CB07DD">
      <w:pPr>
        <w:pStyle w:val="code0"/>
        <w:keepNext/>
      </w:pPr>
      <w:r w:rsidRPr="00986336">
        <w:tab/>
      </w:r>
      <w:r>
        <w:tab/>
      </w:r>
      <w:r w:rsidRPr="00986336">
        <w:tab/>
        <w:t>&lt;eqn&gt;0&lt;/eqn&gt;</w:t>
      </w:r>
    </w:p>
    <w:p w14:paraId="0F603489" w14:textId="77777777" w:rsidR="00CB07DD" w:rsidRPr="00986336" w:rsidRDefault="00CB07DD" w:rsidP="00CB07DD">
      <w:pPr>
        <w:pStyle w:val="code0"/>
        <w:keepNext/>
      </w:pPr>
      <w:r w:rsidRPr="00986336">
        <w:tab/>
      </w:r>
      <w:r w:rsidRPr="00986336">
        <w:tab/>
      </w:r>
      <w:r>
        <w:tab/>
      </w:r>
      <w:r w:rsidRPr="00986336">
        <w:t>&lt;inflow&gt;find_value&lt;/inflow&gt;</w:t>
      </w:r>
    </w:p>
    <w:p w14:paraId="78CC37E5" w14:textId="77777777" w:rsidR="00CB07DD" w:rsidRPr="00986336" w:rsidRDefault="00CB07DD" w:rsidP="00CB07DD">
      <w:pPr>
        <w:pStyle w:val="code0"/>
        <w:keepNext/>
      </w:pPr>
      <w:r>
        <w:tab/>
      </w:r>
      <w:r w:rsidRPr="00986336">
        <w:tab/>
        <w:t>&lt;/stock&gt;</w:t>
      </w:r>
    </w:p>
    <w:p w14:paraId="4D893B03" w14:textId="77777777" w:rsidR="00CB07DD" w:rsidRPr="00986336" w:rsidRDefault="00CB07DD" w:rsidP="00CB07DD">
      <w:pPr>
        <w:pStyle w:val="code0"/>
        <w:keepNext/>
      </w:pPr>
      <w:r>
        <w:tab/>
      </w:r>
      <w:r w:rsidRPr="00986336">
        <w:tab/>
        <w:t>&lt;flow name=</w:t>
      </w:r>
      <w:r w:rsidRPr="00986336">
        <w:rPr>
          <w:rStyle w:val="codeChar"/>
        </w:rPr>
        <w:t>"</w:t>
      </w:r>
      <w:r w:rsidRPr="00986336">
        <w:t>find_value</w:t>
      </w:r>
      <w:r w:rsidRPr="00986336">
        <w:rPr>
          <w:rStyle w:val="codeChar"/>
        </w:rPr>
        <w:t>"</w:t>
      </w:r>
      <w:r w:rsidRPr="00986336">
        <w:t>&gt;</w:t>
      </w:r>
    </w:p>
    <w:p w14:paraId="24A9AE72" w14:textId="77777777" w:rsidR="00CB07DD" w:rsidRPr="00986336" w:rsidRDefault="00CB07DD" w:rsidP="00CB07DD">
      <w:pPr>
        <w:pStyle w:val="code0"/>
        <w:keepNext/>
      </w:pPr>
      <w:r w:rsidRPr="00986336">
        <w:tab/>
      </w:r>
      <w:r>
        <w:tab/>
      </w:r>
      <w:r w:rsidRPr="00986336">
        <w:tab/>
        <w:t>&lt;eqn&gt;</w:t>
      </w:r>
    </w:p>
    <w:p w14:paraId="1C96026A" w14:textId="77777777" w:rsidR="00CB07DD" w:rsidRPr="00986336" w:rsidRDefault="00CB07DD" w:rsidP="00CB07DD">
      <w:pPr>
        <w:pStyle w:val="code0"/>
        <w:keepNext/>
      </w:pPr>
      <w:r w:rsidRPr="00986336">
        <w:tab/>
      </w:r>
      <w:r w:rsidRPr="00986336">
        <w:tab/>
      </w:r>
      <w:r>
        <w:tab/>
      </w:r>
      <w:r>
        <w:tab/>
      </w:r>
      <w:r w:rsidRPr="00986336">
        <w:t xml:space="preserve">IF (index = 0) </w:t>
      </w:r>
      <w:r>
        <w:t>AND</w:t>
      </w:r>
      <w:r w:rsidRPr="00986336">
        <w:t xml:space="preserve"> (A[TIME] = value)</w:t>
      </w:r>
    </w:p>
    <w:p w14:paraId="41E75C6C" w14:textId="77777777" w:rsidR="00CB07DD" w:rsidRPr="00986336" w:rsidRDefault="00CB07DD" w:rsidP="00CB07DD">
      <w:pPr>
        <w:pStyle w:val="code0"/>
        <w:keepNext/>
      </w:pPr>
      <w:r w:rsidRPr="00986336">
        <w:tab/>
      </w:r>
      <w:r w:rsidRPr="00986336">
        <w:tab/>
      </w:r>
      <w:r w:rsidRPr="00986336">
        <w:tab/>
      </w:r>
      <w:r>
        <w:tab/>
      </w:r>
      <w:r w:rsidRPr="00986336">
        <w:t>THEN TIME/DT</w:t>
      </w:r>
    </w:p>
    <w:p w14:paraId="63D172C0" w14:textId="77777777" w:rsidR="00CB07DD" w:rsidRPr="00986336" w:rsidRDefault="00CB07DD" w:rsidP="00CB07DD">
      <w:pPr>
        <w:pStyle w:val="code0"/>
        <w:keepNext/>
      </w:pPr>
      <w:r w:rsidRPr="00986336">
        <w:tab/>
      </w:r>
      <w:r w:rsidRPr="00986336">
        <w:tab/>
      </w:r>
      <w:r w:rsidRPr="00986336">
        <w:tab/>
      </w:r>
      <w:r w:rsidRPr="00986336">
        <w:tab/>
        <w:t>ELSE 0</w:t>
      </w:r>
    </w:p>
    <w:p w14:paraId="752C0F95" w14:textId="77777777" w:rsidR="00CB07DD" w:rsidRPr="00986336" w:rsidRDefault="00CB07DD" w:rsidP="00CB07DD">
      <w:pPr>
        <w:pStyle w:val="code0"/>
        <w:keepNext/>
      </w:pPr>
      <w:r w:rsidRPr="00986336">
        <w:tab/>
      </w:r>
      <w:r w:rsidRPr="00986336">
        <w:tab/>
      </w:r>
      <w:r>
        <w:tab/>
      </w:r>
      <w:r w:rsidRPr="00986336">
        <w:t>&lt;/eqn&gt;</w:t>
      </w:r>
    </w:p>
    <w:p w14:paraId="365EAD2F" w14:textId="77777777" w:rsidR="00CB07DD" w:rsidRDefault="00CB07DD" w:rsidP="00CB07DD">
      <w:pPr>
        <w:pStyle w:val="code0"/>
        <w:keepNext/>
      </w:pPr>
      <w:r w:rsidRPr="00986336">
        <w:tab/>
      </w:r>
      <w:r>
        <w:tab/>
      </w:r>
      <w:r w:rsidRPr="00986336">
        <w:t>&lt;/flow&gt;</w:t>
      </w:r>
    </w:p>
    <w:p w14:paraId="6926A6D5" w14:textId="77777777" w:rsidR="00CB07DD" w:rsidRPr="00986336" w:rsidRDefault="00CB07DD" w:rsidP="00CB07DD">
      <w:pPr>
        <w:pStyle w:val="code0"/>
        <w:keepNext/>
      </w:pPr>
      <w:r>
        <w:tab/>
        <w:t>&lt;/variables&gt;</w:t>
      </w:r>
    </w:p>
    <w:p w14:paraId="0ADB3384" w14:textId="77777777" w:rsidR="00CB07DD" w:rsidRPr="00986336" w:rsidRDefault="00CB07DD" w:rsidP="00CB07DD">
      <w:pPr>
        <w:pStyle w:val="code0"/>
      </w:pPr>
      <w:r w:rsidRPr="00986336">
        <w:t>&lt;/macro&gt;</w:t>
      </w:r>
    </w:p>
    <w:p w14:paraId="16540547" w14:textId="77777777" w:rsidR="00CB07DD" w:rsidRDefault="00CB07DD" w:rsidP="00CB07DD">
      <w:r>
        <w:t>There is one critical difference between this function and the recursive one (beyond the relative brevity of the recursive version):  This version always looks at every element of the array whereas the recursive version stops looking as soon as it finds the solution.</w:t>
      </w:r>
    </w:p>
    <w:p w14:paraId="305B42B8" w14:textId="77777777" w:rsidR="00CB07DD" w:rsidRDefault="00CB07DD" w:rsidP="00CB07DD">
      <w:r>
        <w:t xml:space="preserve">Just as nested recursion was implemented with two recursive macros, one calling the other, nested loops can be implemented by using two iterative macros with one calling the other. For example, to sum all elements in a 2D array of size </w:t>
      </w:r>
      <w:r w:rsidRPr="00584A4A">
        <w:rPr>
          <w:i/>
        </w:rPr>
        <w:t>X</w:t>
      </w:r>
      <w:r>
        <w:t xml:space="preserve"> by </w:t>
      </w:r>
      <w:r w:rsidRPr="00584A4A">
        <w:rPr>
          <w:i/>
        </w:rPr>
        <w:t>Y</w:t>
      </w:r>
      <w:r>
        <w:t>:</w:t>
      </w:r>
    </w:p>
    <w:p w14:paraId="381B6316" w14:textId="77777777" w:rsidR="00CB07DD" w:rsidRPr="00986336" w:rsidRDefault="00CB07DD" w:rsidP="00CB07DD">
      <w:pPr>
        <w:pStyle w:val="codefirst"/>
      </w:pPr>
      <w:r w:rsidRPr="00986336">
        <w:t>&lt;macro name=</w:t>
      </w:r>
      <w:r w:rsidRPr="00986336">
        <w:rPr>
          <w:rStyle w:val="codeChar"/>
        </w:rPr>
        <w:t>"</w:t>
      </w:r>
      <w:r w:rsidRPr="00986336">
        <w:t>SUM2D</w:t>
      </w:r>
      <w:r w:rsidRPr="00986336">
        <w:rPr>
          <w:rStyle w:val="codeChar"/>
        </w:rPr>
        <w:t>"</w:t>
      </w:r>
      <w:r w:rsidRPr="00986336">
        <w:t>&gt;</w:t>
      </w:r>
    </w:p>
    <w:p w14:paraId="0DB51F75" w14:textId="77777777" w:rsidR="00CB07DD" w:rsidRPr="00986336" w:rsidRDefault="00CB07DD" w:rsidP="00CB07DD">
      <w:pPr>
        <w:pStyle w:val="code0"/>
        <w:keepNext/>
        <w:rPr>
          <w:color w:val="FF0000"/>
        </w:rPr>
      </w:pPr>
      <w:r w:rsidRPr="00986336">
        <w:tab/>
        <w:t>&lt;parm&gt;A&lt;/parm&gt;</w:t>
      </w:r>
    </w:p>
    <w:p w14:paraId="78848485" w14:textId="77777777" w:rsidR="00CB07DD" w:rsidRPr="00986336" w:rsidRDefault="00CB07DD" w:rsidP="00CB07DD">
      <w:pPr>
        <w:pStyle w:val="code0"/>
        <w:keepNext/>
      </w:pPr>
      <w:r w:rsidRPr="00986336">
        <w:tab/>
        <w:t>&lt;eqn&gt;</w:t>
      </w:r>
      <w:r>
        <w:t>Total</w:t>
      </w:r>
      <w:r w:rsidRPr="00986336">
        <w:t>&lt;/eqn&gt;</w:t>
      </w:r>
    </w:p>
    <w:p w14:paraId="0EDCEB4A" w14:textId="77777777" w:rsidR="00CB07DD" w:rsidRPr="00986336" w:rsidRDefault="00CB07DD" w:rsidP="00CB07DD">
      <w:pPr>
        <w:pStyle w:val="code0"/>
        <w:keepNext/>
      </w:pPr>
      <w:r w:rsidRPr="00986336">
        <w:tab/>
        <w:t>&lt;sim</w:t>
      </w:r>
      <w:r>
        <w:t>_</w:t>
      </w:r>
      <w:r w:rsidRPr="00986336">
        <w:t>specs&gt;</w:t>
      </w:r>
    </w:p>
    <w:p w14:paraId="4C3B2ADB" w14:textId="77777777" w:rsidR="00CB07DD" w:rsidRPr="00986336" w:rsidRDefault="00CB07DD" w:rsidP="00CB07DD">
      <w:pPr>
        <w:pStyle w:val="code0"/>
        <w:keepNext/>
      </w:pPr>
      <w:r w:rsidRPr="00986336">
        <w:tab/>
      </w:r>
      <w:r w:rsidRPr="00986336">
        <w:tab/>
        <w:t>&lt;start&gt;1&lt;/start&gt;</w:t>
      </w:r>
    </w:p>
    <w:p w14:paraId="14E7FD83" w14:textId="77777777" w:rsidR="00CB07DD" w:rsidRPr="00986336" w:rsidRDefault="00CB07DD" w:rsidP="00CB07DD">
      <w:pPr>
        <w:pStyle w:val="code0"/>
        <w:keepNext/>
      </w:pPr>
      <w:r w:rsidRPr="00986336">
        <w:tab/>
      </w:r>
      <w:r w:rsidRPr="00986336">
        <w:tab/>
        <w:t>&lt;</w:t>
      </w:r>
      <w:r>
        <w:t>stop</w:t>
      </w:r>
      <w:r w:rsidRPr="00986336">
        <w:t>&gt;SIZE(A[*, 1])&lt;/</w:t>
      </w:r>
      <w:r>
        <w:t>stop</w:t>
      </w:r>
      <w:r w:rsidRPr="00986336">
        <w:t>&gt;</w:t>
      </w:r>
    </w:p>
    <w:p w14:paraId="22F537EC" w14:textId="77777777" w:rsidR="00CB07DD" w:rsidRPr="00986336" w:rsidRDefault="00CB07DD" w:rsidP="00CB07DD">
      <w:pPr>
        <w:pStyle w:val="code0"/>
        <w:keepNext/>
      </w:pPr>
      <w:r w:rsidRPr="00986336">
        <w:tab/>
        <w:t>&lt;/sim</w:t>
      </w:r>
      <w:r>
        <w:t>_</w:t>
      </w:r>
      <w:r w:rsidRPr="00986336">
        <w:t>specs&gt;</w:t>
      </w:r>
    </w:p>
    <w:p w14:paraId="346F2E74" w14:textId="77777777" w:rsidR="00CB07DD" w:rsidRPr="00986336" w:rsidRDefault="00CB07DD" w:rsidP="00CB07DD">
      <w:pPr>
        <w:pStyle w:val="code0"/>
        <w:keepNext/>
      </w:pPr>
      <w:r>
        <w:tab/>
        <w:t>&lt;variables&gt;</w:t>
      </w:r>
    </w:p>
    <w:p w14:paraId="2855EA30" w14:textId="77777777" w:rsidR="00CB07DD" w:rsidRPr="00986336" w:rsidRDefault="00CB07DD" w:rsidP="00CB07DD">
      <w:pPr>
        <w:pStyle w:val="code0"/>
        <w:keepNext/>
      </w:pPr>
      <w:r w:rsidRPr="00986336">
        <w:tab/>
      </w:r>
      <w:r>
        <w:tab/>
      </w:r>
      <w:r w:rsidRPr="00986336">
        <w:t>&lt;stock name=</w:t>
      </w:r>
      <w:r w:rsidRPr="00986336">
        <w:rPr>
          <w:rStyle w:val="codeChar"/>
        </w:rPr>
        <w:t>"</w:t>
      </w:r>
      <w:r>
        <w:t>Total</w:t>
      </w:r>
      <w:r w:rsidRPr="00986336">
        <w:rPr>
          <w:rStyle w:val="codeChar"/>
        </w:rPr>
        <w:t>"</w:t>
      </w:r>
      <w:r w:rsidRPr="00986336">
        <w:t>&gt;</w:t>
      </w:r>
    </w:p>
    <w:p w14:paraId="0306094F" w14:textId="77777777" w:rsidR="00CB07DD" w:rsidRPr="00986336" w:rsidRDefault="00CB07DD" w:rsidP="00CB07DD">
      <w:pPr>
        <w:pStyle w:val="code0"/>
        <w:keepNext/>
      </w:pPr>
      <w:r w:rsidRPr="00986336">
        <w:tab/>
      </w:r>
      <w:r w:rsidRPr="00986336">
        <w:tab/>
      </w:r>
      <w:r>
        <w:tab/>
      </w:r>
      <w:r w:rsidRPr="00986336">
        <w:t>&lt;eqn&gt;0&lt;/eqn&gt;</w:t>
      </w:r>
    </w:p>
    <w:p w14:paraId="199FD552" w14:textId="77777777" w:rsidR="00CB07DD" w:rsidRPr="00986336" w:rsidRDefault="00CB07DD" w:rsidP="00CB07DD">
      <w:pPr>
        <w:pStyle w:val="code0"/>
        <w:keepNext/>
      </w:pPr>
      <w:r>
        <w:tab/>
      </w:r>
      <w:r w:rsidRPr="00986336">
        <w:tab/>
      </w:r>
      <w:r w:rsidRPr="00986336">
        <w:tab/>
        <w:t>&lt;inflow&gt;change_in_sum&lt;/inflow&gt;</w:t>
      </w:r>
    </w:p>
    <w:p w14:paraId="23C7786B" w14:textId="77777777" w:rsidR="00CB07DD" w:rsidRPr="00986336" w:rsidRDefault="00CB07DD" w:rsidP="00CB07DD">
      <w:pPr>
        <w:pStyle w:val="code0"/>
        <w:keepNext/>
      </w:pPr>
      <w:r w:rsidRPr="00986336">
        <w:tab/>
      </w:r>
      <w:r>
        <w:tab/>
      </w:r>
      <w:r w:rsidRPr="00986336">
        <w:t>&lt;/stock&gt;</w:t>
      </w:r>
    </w:p>
    <w:p w14:paraId="3663723E" w14:textId="77777777" w:rsidR="00CB07DD" w:rsidRPr="00986336" w:rsidRDefault="00CB07DD" w:rsidP="00CB07DD">
      <w:pPr>
        <w:pStyle w:val="code0"/>
        <w:keepNext/>
      </w:pPr>
      <w:r>
        <w:tab/>
      </w:r>
      <w:r w:rsidRPr="00986336">
        <w:tab/>
        <w:t>&lt;flow name=</w:t>
      </w:r>
      <w:r w:rsidRPr="00986336">
        <w:rPr>
          <w:rStyle w:val="codeChar"/>
        </w:rPr>
        <w:t>"</w:t>
      </w:r>
      <w:r w:rsidRPr="00986336">
        <w:t>change_in_sum</w:t>
      </w:r>
      <w:r w:rsidRPr="00986336">
        <w:rPr>
          <w:rStyle w:val="codeChar"/>
        </w:rPr>
        <w:t>"</w:t>
      </w:r>
      <w:r w:rsidRPr="00986336">
        <w:t>&gt;</w:t>
      </w:r>
    </w:p>
    <w:p w14:paraId="20229868" w14:textId="77777777" w:rsidR="00CB07DD" w:rsidRPr="00986336" w:rsidRDefault="00CB07DD" w:rsidP="00CB07DD">
      <w:pPr>
        <w:pStyle w:val="code0"/>
        <w:keepNext/>
      </w:pPr>
      <w:r w:rsidRPr="00986336">
        <w:tab/>
      </w:r>
      <w:r>
        <w:tab/>
      </w:r>
      <w:r w:rsidRPr="00986336">
        <w:tab/>
        <w:t>&lt;eqn&gt;SUM1D(A[TIME, *])&lt;/eqn&gt;</w:t>
      </w:r>
    </w:p>
    <w:p w14:paraId="6A3D8620" w14:textId="77777777" w:rsidR="00CB07DD" w:rsidRPr="00986336" w:rsidRDefault="00CB07DD" w:rsidP="00CB07DD">
      <w:pPr>
        <w:pStyle w:val="code0"/>
        <w:keepNext/>
      </w:pPr>
      <w:r>
        <w:tab/>
      </w:r>
      <w:r w:rsidRPr="00986336">
        <w:tab/>
        <w:t>&lt;/flow&gt;</w:t>
      </w:r>
    </w:p>
    <w:p w14:paraId="554F6A3E" w14:textId="77777777" w:rsidR="00CB07DD" w:rsidRPr="00986336" w:rsidRDefault="00CB07DD" w:rsidP="00CB07DD">
      <w:pPr>
        <w:pStyle w:val="code0"/>
        <w:keepNext/>
      </w:pPr>
      <w:r>
        <w:tab/>
        <w:t>&lt;/variables&gt;</w:t>
      </w:r>
    </w:p>
    <w:p w14:paraId="62ABA696" w14:textId="77777777" w:rsidR="00CB07DD" w:rsidRPr="00986336" w:rsidRDefault="00CB07DD" w:rsidP="00CB07DD">
      <w:pPr>
        <w:pStyle w:val="code0"/>
      </w:pPr>
      <w:r w:rsidRPr="00986336">
        <w:t>&lt;/macro&gt;</w:t>
      </w:r>
    </w:p>
    <w:p w14:paraId="6E22AF11" w14:textId="77777777" w:rsidR="00CB07DD" w:rsidRPr="00986336" w:rsidRDefault="00CB07DD" w:rsidP="00CB07DD">
      <w:pPr>
        <w:pStyle w:val="codefirst"/>
      </w:pPr>
      <w:r w:rsidRPr="00986336">
        <w:t>&lt;macro name=</w:t>
      </w:r>
      <w:r w:rsidRPr="00986336">
        <w:rPr>
          <w:rStyle w:val="codeChar"/>
        </w:rPr>
        <w:t>"</w:t>
      </w:r>
      <w:r w:rsidRPr="00986336">
        <w:t>SUM1D</w:t>
      </w:r>
      <w:r w:rsidRPr="00986336">
        <w:rPr>
          <w:rStyle w:val="codeChar"/>
        </w:rPr>
        <w:t>"</w:t>
      </w:r>
      <w:r w:rsidRPr="00986336">
        <w:t>&gt;</w:t>
      </w:r>
    </w:p>
    <w:p w14:paraId="43A31291" w14:textId="77777777" w:rsidR="00CB07DD" w:rsidRPr="00986336" w:rsidRDefault="00CB07DD" w:rsidP="00CB07DD">
      <w:pPr>
        <w:pStyle w:val="code0"/>
        <w:keepNext/>
        <w:rPr>
          <w:color w:val="FF0000"/>
        </w:rPr>
      </w:pPr>
      <w:r w:rsidRPr="00986336">
        <w:tab/>
        <w:t>&lt;parm&gt;A&lt;/parm&gt;</w:t>
      </w:r>
    </w:p>
    <w:p w14:paraId="620C1406" w14:textId="77777777" w:rsidR="00CB07DD" w:rsidRPr="00986336" w:rsidRDefault="00CB07DD" w:rsidP="00CB07DD">
      <w:pPr>
        <w:pStyle w:val="code0"/>
        <w:keepNext/>
      </w:pPr>
      <w:r w:rsidRPr="00986336">
        <w:tab/>
        <w:t>&lt;eqn&gt;</w:t>
      </w:r>
      <w:r>
        <w:t>Total</w:t>
      </w:r>
      <w:r w:rsidRPr="00986336">
        <w:t>&lt;/eqn&gt;</w:t>
      </w:r>
    </w:p>
    <w:p w14:paraId="046911BC" w14:textId="77777777" w:rsidR="00CB07DD" w:rsidRPr="00986336" w:rsidRDefault="00CB07DD" w:rsidP="00CB07DD">
      <w:pPr>
        <w:pStyle w:val="code0"/>
        <w:keepNext/>
      </w:pPr>
      <w:r w:rsidRPr="00986336">
        <w:tab/>
        <w:t>&lt;sim</w:t>
      </w:r>
      <w:r>
        <w:t>_</w:t>
      </w:r>
      <w:r w:rsidRPr="00986336">
        <w:t>specs&gt;</w:t>
      </w:r>
    </w:p>
    <w:p w14:paraId="4DDA0DD2" w14:textId="77777777" w:rsidR="00CB07DD" w:rsidRPr="00986336" w:rsidRDefault="00CB07DD" w:rsidP="00CB07DD">
      <w:pPr>
        <w:pStyle w:val="code0"/>
        <w:keepNext/>
      </w:pPr>
      <w:r w:rsidRPr="00986336">
        <w:tab/>
      </w:r>
      <w:r w:rsidRPr="00986336">
        <w:tab/>
        <w:t>&lt;start&gt;1&lt;/start&gt;</w:t>
      </w:r>
    </w:p>
    <w:p w14:paraId="415117CB" w14:textId="77777777" w:rsidR="00CB07DD" w:rsidRPr="00986336" w:rsidRDefault="00CB07DD" w:rsidP="00CB07DD">
      <w:pPr>
        <w:pStyle w:val="code0"/>
        <w:keepNext/>
      </w:pPr>
      <w:r w:rsidRPr="00986336">
        <w:tab/>
      </w:r>
      <w:r w:rsidRPr="00986336">
        <w:tab/>
        <w:t>&lt;</w:t>
      </w:r>
      <w:r>
        <w:t>stop</w:t>
      </w:r>
      <w:r w:rsidRPr="00986336">
        <w:t>&gt;SIZE(A)&lt;/</w:t>
      </w:r>
      <w:r>
        <w:t>stop</w:t>
      </w:r>
      <w:r w:rsidRPr="00986336">
        <w:t>&gt;</w:t>
      </w:r>
    </w:p>
    <w:p w14:paraId="5F0A8CCD" w14:textId="77777777" w:rsidR="00CB07DD" w:rsidRPr="00986336" w:rsidRDefault="00CB07DD" w:rsidP="00CB07DD">
      <w:pPr>
        <w:pStyle w:val="code0"/>
        <w:keepNext/>
      </w:pPr>
      <w:r w:rsidRPr="00986336">
        <w:tab/>
        <w:t>&lt;/sim</w:t>
      </w:r>
      <w:r>
        <w:t>_</w:t>
      </w:r>
      <w:r w:rsidRPr="00986336">
        <w:t>specs&gt;</w:t>
      </w:r>
    </w:p>
    <w:p w14:paraId="32C88E4F" w14:textId="77777777" w:rsidR="00CB07DD" w:rsidRPr="00986336" w:rsidRDefault="00CB07DD" w:rsidP="00CB07DD">
      <w:pPr>
        <w:pStyle w:val="code0"/>
        <w:keepNext/>
      </w:pPr>
      <w:r>
        <w:tab/>
        <w:t>&lt;variables&gt;</w:t>
      </w:r>
    </w:p>
    <w:p w14:paraId="53082D83" w14:textId="77777777" w:rsidR="00CB07DD" w:rsidRPr="00986336" w:rsidRDefault="00CB07DD" w:rsidP="00CB07DD">
      <w:pPr>
        <w:pStyle w:val="code0"/>
        <w:keepNext/>
      </w:pPr>
      <w:r w:rsidRPr="00986336">
        <w:tab/>
      </w:r>
      <w:r>
        <w:tab/>
      </w:r>
      <w:r w:rsidRPr="00986336">
        <w:t>&lt;stock name=</w:t>
      </w:r>
      <w:r w:rsidRPr="00986336">
        <w:rPr>
          <w:rStyle w:val="codeChar"/>
        </w:rPr>
        <w:t>"</w:t>
      </w:r>
      <w:r>
        <w:t>Total</w:t>
      </w:r>
      <w:r w:rsidRPr="00986336">
        <w:rPr>
          <w:rStyle w:val="codeChar"/>
        </w:rPr>
        <w:t>"</w:t>
      </w:r>
      <w:r w:rsidRPr="00986336">
        <w:t>&gt;</w:t>
      </w:r>
    </w:p>
    <w:p w14:paraId="7BC6D8FF" w14:textId="77777777" w:rsidR="00CB07DD" w:rsidRPr="00986336" w:rsidRDefault="00CB07DD" w:rsidP="00CB07DD">
      <w:pPr>
        <w:pStyle w:val="code0"/>
        <w:keepNext/>
      </w:pPr>
      <w:r>
        <w:tab/>
      </w:r>
      <w:r w:rsidRPr="00986336">
        <w:tab/>
      </w:r>
      <w:r w:rsidRPr="00986336">
        <w:tab/>
        <w:t>&lt;eqn&gt;0&lt;/eqn&gt;</w:t>
      </w:r>
    </w:p>
    <w:p w14:paraId="167FA9BF" w14:textId="77777777" w:rsidR="00CB07DD" w:rsidRPr="00986336" w:rsidRDefault="00CB07DD" w:rsidP="00CB07DD">
      <w:pPr>
        <w:pStyle w:val="code0"/>
        <w:keepNext/>
      </w:pPr>
      <w:r w:rsidRPr="00986336">
        <w:tab/>
      </w:r>
      <w:r>
        <w:tab/>
      </w:r>
      <w:r w:rsidRPr="00986336">
        <w:tab/>
        <w:t>&lt;inflow&gt;change_in_sum&lt;/inflow&gt;</w:t>
      </w:r>
    </w:p>
    <w:p w14:paraId="3A9FC8A6" w14:textId="77777777" w:rsidR="00CB07DD" w:rsidRPr="00986336" w:rsidRDefault="00CB07DD" w:rsidP="00CB07DD">
      <w:pPr>
        <w:pStyle w:val="code0"/>
        <w:keepNext/>
      </w:pPr>
      <w:r>
        <w:tab/>
      </w:r>
      <w:r w:rsidRPr="00986336">
        <w:tab/>
        <w:t>&lt;/stock&gt;</w:t>
      </w:r>
    </w:p>
    <w:p w14:paraId="1EE14DFE" w14:textId="77777777" w:rsidR="00CB07DD" w:rsidRPr="00986336" w:rsidRDefault="00CB07DD" w:rsidP="00CB07DD">
      <w:pPr>
        <w:pStyle w:val="code0"/>
        <w:keepNext/>
      </w:pPr>
      <w:r>
        <w:tab/>
      </w:r>
      <w:r w:rsidRPr="00986336">
        <w:tab/>
        <w:t>&lt;flow name=</w:t>
      </w:r>
      <w:r w:rsidRPr="00986336">
        <w:rPr>
          <w:rStyle w:val="codeChar"/>
        </w:rPr>
        <w:t>"</w:t>
      </w:r>
      <w:r w:rsidRPr="00986336">
        <w:t>change_in_sum</w:t>
      </w:r>
      <w:r w:rsidRPr="00986336">
        <w:rPr>
          <w:rStyle w:val="codeChar"/>
        </w:rPr>
        <w:t>"</w:t>
      </w:r>
      <w:r w:rsidRPr="00986336">
        <w:t>&gt;</w:t>
      </w:r>
    </w:p>
    <w:p w14:paraId="4479B9E7" w14:textId="77777777" w:rsidR="00CB07DD" w:rsidRPr="00986336" w:rsidRDefault="00CB07DD" w:rsidP="00CB07DD">
      <w:pPr>
        <w:pStyle w:val="code0"/>
        <w:keepNext/>
        <w:ind w:right="-720"/>
      </w:pPr>
      <w:r w:rsidRPr="00986336">
        <w:tab/>
      </w:r>
      <w:r>
        <w:tab/>
      </w:r>
      <w:r w:rsidRPr="00986336">
        <w:tab/>
        <w:t>&lt;eqn&gt;A[TIME]&gt;&lt;/eqn&gt;</w:t>
      </w:r>
    </w:p>
    <w:p w14:paraId="0CDDA857" w14:textId="77777777" w:rsidR="00CB07DD" w:rsidRPr="00986336" w:rsidRDefault="00CB07DD" w:rsidP="00CB07DD">
      <w:pPr>
        <w:pStyle w:val="code0"/>
        <w:keepNext/>
      </w:pPr>
      <w:r>
        <w:tab/>
      </w:r>
      <w:r w:rsidRPr="00986336">
        <w:tab/>
        <w:t>&lt;/flow&gt;</w:t>
      </w:r>
    </w:p>
    <w:p w14:paraId="2E8FC7C8" w14:textId="77777777" w:rsidR="00CB07DD" w:rsidRPr="00986336" w:rsidRDefault="00CB07DD" w:rsidP="00CB07DD">
      <w:pPr>
        <w:pStyle w:val="code0"/>
        <w:keepNext/>
      </w:pPr>
      <w:r>
        <w:tab/>
        <w:t>&lt;/variables&gt;</w:t>
      </w:r>
    </w:p>
    <w:p w14:paraId="5CF003A5" w14:textId="77777777" w:rsidR="00CB07DD" w:rsidRPr="00986336" w:rsidRDefault="00CB07DD" w:rsidP="00CB07DD">
      <w:pPr>
        <w:pStyle w:val="code0"/>
      </w:pPr>
      <w:r w:rsidRPr="00986336">
        <w:t>&lt;/macro&gt;</w:t>
      </w:r>
    </w:p>
    <w:p w14:paraId="7EC8AF6C" w14:textId="77777777" w:rsidR="00CB07DD" w:rsidRDefault="00CB07DD" w:rsidP="00CB07DD">
      <w:r w:rsidRPr="00986336">
        <w:t>This method takes advantage of array slicing, building up a two-dimensional result by breaking the 2D array into one-dimensional rows.</w:t>
      </w:r>
      <w:r>
        <w:t xml:space="preserve"> Thus, SUM2D invokes SUM1D to sum each row, passing it, through array slicing, a 1D array.</w:t>
      </w:r>
    </w:p>
    <w:p w14:paraId="73FEC44F" w14:textId="77777777" w:rsidR="00CB07DD" w:rsidRDefault="00CB07DD" w:rsidP="00CB07DD">
      <w:r>
        <w:t xml:space="preserve">In the general case, where slicing cannot produce the necessary results, additional information needs to be passed to the macro implementing the inner loop. Although the following is a contrived and inflexible example, SUM2D could instead call a function SUMROW that knows it’s getting a 2D array and is given the row number to sum (by changing </w:t>
      </w:r>
      <w:r w:rsidRPr="00A0641A">
        <w:rPr>
          <w:rStyle w:val="codeChar"/>
        </w:rPr>
        <w:t>change_in_sum</w:t>
      </w:r>
      <w:r>
        <w:t xml:space="preserve">’s equation to </w:t>
      </w:r>
      <w:r w:rsidRPr="00A0641A">
        <w:rPr>
          <w:rStyle w:val="codeChar"/>
        </w:rPr>
        <w:t>SUMROW(A, TIME)</w:t>
      </w:r>
      <w:r>
        <w:t xml:space="preserve"> in SUM2D):</w:t>
      </w:r>
    </w:p>
    <w:p w14:paraId="0FBDF121" w14:textId="77777777" w:rsidR="00CB07DD" w:rsidRPr="00986336" w:rsidRDefault="00CB07DD" w:rsidP="00CB07DD">
      <w:pPr>
        <w:pStyle w:val="codefirst"/>
      </w:pPr>
      <w:r w:rsidRPr="00986336">
        <w:t>&lt;macro name=</w:t>
      </w:r>
      <w:r w:rsidRPr="00986336">
        <w:rPr>
          <w:rStyle w:val="codeChar"/>
        </w:rPr>
        <w:t>"</w:t>
      </w:r>
      <w:r w:rsidRPr="00986336">
        <w:t>SUMROW</w:t>
      </w:r>
      <w:r w:rsidRPr="00986336">
        <w:rPr>
          <w:rStyle w:val="codeChar"/>
        </w:rPr>
        <w:t>"</w:t>
      </w:r>
      <w:r w:rsidRPr="00986336">
        <w:t>&gt;</w:t>
      </w:r>
    </w:p>
    <w:p w14:paraId="04D83E28" w14:textId="77777777" w:rsidR="00CB07DD" w:rsidRPr="00986336" w:rsidRDefault="00CB07DD" w:rsidP="00CB07DD">
      <w:pPr>
        <w:pStyle w:val="code0"/>
        <w:keepNext/>
        <w:rPr>
          <w:color w:val="FF0000"/>
        </w:rPr>
      </w:pPr>
      <w:r w:rsidRPr="00986336">
        <w:tab/>
        <w:t>&lt;parm&gt;A&lt;/parm&gt;</w:t>
      </w:r>
    </w:p>
    <w:p w14:paraId="76D53CB9" w14:textId="77777777" w:rsidR="00CB07DD" w:rsidRPr="00986336" w:rsidRDefault="00CB07DD" w:rsidP="00CB07DD">
      <w:pPr>
        <w:pStyle w:val="code0"/>
        <w:keepNext/>
        <w:rPr>
          <w:color w:val="FF0000"/>
        </w:rPr>
      </w:pPr>
      <w:r w:rsidRPr="00986336">
        <w:tab/>
        <w:t>&lt;parm&gt;i&lt;/parm&gt;</w:t>
      </w:r>
    </w:p>
    <w:p w14:paraId="6D878E40" w14:textId="77777777" w:rsidR="00CB07DD" w:rsidRPr="00986336" w:rsidRDefault="00CB07DD" w:rsidP="00CB07DD">
      <w:pPr>
        <w:pStyle w:val="code0"/>
        <w:keepNext/>
      </w:pPr>
      <w:r w:rsidRPr="00986336">
        <w:tab/>
        <w:t>&lt;eqn&gt;</w:t>
      </w:r>
      <w:r>
        <w:t>Total</w:t>
      </w:r>
      <w:r w:rsidRPr="00986336">
        <w:t>&lt;/eqn&gt;</w:t>
      </w:r>
    </w:p>
    <w:p w14:paraId="04690FA3" w14:textId="77777777" w:rsidR="00CB07DD" w:rsidRPr="00986336" w:rsidRDefault="00CB07DD" w:rsidP="00CB07DD">
      <w:pPr>
        <w:pStyle w:val="code0"/>
        <w:keepNext/>
      </w:pPr>
      <w:r w:rsidRPr="00986336">
        <w:tab/>
        <w:t>&lt;sim</w:t>
      </w:r>
      <w:r>
        <w:t>_</w:t>
      </w:r>
      <w:r w:rsidRPr="00986336">
        <w:t>specs&gt;</w:t>
      </w:r>
    </w:p>
    <w:p w14:paraId="4D89805C" w14:textId="77777777" w:rsidR="00CB07DD" w:rsidRPr="00986336" w:rsidRDefault="00CB07DD" w:rsidP="00CB07DD">
      <w:pPr>
        <w:pStyle w:val="code0"/>
        <w:keepNext/>
      </w:pPr>
      <w:r w:rsidRPr="00986336">
        <w:tab/>
      </w:r>
      <w:r w:rsidRPr="00986336">
        <w:tab/>
        <w:t>&lt;start&gt;1&lt;/start&gt;</w:t>
      </w:r>
    </w:p>
    <w:p w14:paraId="2F0E2057" w14:textId="77777777" w:rsidR="00CB07DD" w:rsidRPr="00986336" w:rsidRDefault="00CB07DD" w:rsidP="00CB07DD">
      <w:pPr>
        <w:pStyle w:val="code0"/>
        <w:keepNext/>
      </w:pPr>
      <w:r w:rsidRPr="00986336">
        <w:tab/>
      </w:r>
      <w:r w:rsidRPr="00986336">
        <w:tab/>
        <w:t>&lt;</w:t>
      </w:r>
      <w:r>
        <w:t>stop</w:t>
      </w:r>
      <w:r w:rsidRPr="00986336">
        <w:t>&gt;SIZE(A[i, *])&lt;/</w:t>
      </w:r>
      <w:r>
        <w:t>stop</w:t>
      </w:r>
      <w:r w:rsidRPr="00986336">
        <w:t>&gt;</w:t>
      </w:r>
    </w:p>
    <w:p w14:paraId="4BFB780E" w14:textId="77777777" w:rsidR="00CB07DD" w:rsidRPr="00986336" w:rsidRDefault="00CB07DD" w:rsidP="00CB07DD">
      <w:pPr>
        <w:pStyle w:val="code0"/>
        <w:keepNext/>
      </w:pPr>
      <w:r w:rsidRPr="00986336">
        <w:tab/>
        <w:t>&lt;/sim</w:t>
      </w:r>
      <w:r>
        <w:t>_</w:t>
      </w:r>
      <w:r w:rsidRPr="00986336">
        <w:t>specs&gt;</w:t>
      </w:r>
    </w:p>
    <w:p w14:paraId="093991BF" w14:textId="77777777" w:rsidR="00CB07DD" w:rsidRPr="00986336" w:rsidRDefault="00CB07DD" w:rsidP="00CB07DD">
      <w:pPr>
        <w:pStyle w:val="code0"/>
        <w:keepNext/>
      </w:pPr>
      <w:r>
        <w:tab/>
        <w:t>&lt;variables&gt;</w:t>
      </w:r>
    </w:p>
    <w:p w14:paraId="00990C01" w14:textId="77777777" w:rsidR="00CB07DD" w:rsidRPr="00986336" w:rsidRDefault="00CB07DD" w:rsidP="00CB07DD">
      <w:pPr>
        <w:pStyle w:val="code0"/>
        <w:keepNext/>
      </w:pPr>
      <w:r w:rsidRPr="00986336">
        <w:tab/>
      </w:r>
      <w:r>
        <w:tab/>
      </w:r>
      <w:r w:rsidRPr="00986336">
        <w:t>&lt;stock name=</w:t>
      </w:r>
      <w:r w:rsidRPr="00986336">
        <w:rPr>
          <w:rStyle w:val="codeChar"/>
        </w:rPr>
        <w:t>"</w:t>
      </w:r>
      <w:r>
        <w:t>Total</w:t>
      </w:r>
      <w:r w:rsidRPr="00986336">
        <w:rPr>
          <w:rStyle w:val="codeChar"/>
        </w:rPr>
        <w:t>"</w:t>
      </w:r>
      <w:r w:rsidRPr="00986336">
        <w:t>&gt;</w:t>
      </w:r>
    </w:p>
    <w:p w14:paraId="0A6E3E03" w14:textId="77777777" w:rsidR="00CB07DD" w:rsidRPr="00986336" w:rsidRDefault="00CB07DD" w:rsidP="00CB07DD">
      <w:pPr>
        <w:pStyle w:val="code0"/>
        <w:keepNext/>
      </w:pPr>
      <w:r w:rsidRPr="00986336">
        <w:tab/>
      </w:r>
      <w:r>
        <w:tab/>
      </w:r>
      <w:r w:rsidRPr="00986336">
        <w:tab/>
        <w:t>&lt;eqn&gt;0&lt;/eqn&gt;</w:t>
      </w:r>
    </w:p>
    <w:p w14:paraId="424D9CAF" w14:textId="77777777" w:rsidR="00CB07DD" w:rsidRPr="00986336" w:rsidRDefault="00CB07DD" w:rsidP="00CB07DD">
      <w:pPr>
        <w:pStyle w:val="code0"/>
        <w:keepNext/>
      </w:pPr>
      <w:r w:rsidRPr="00986336">
        <w:tab/>
      </w:r>
      <w:r>
        <w:tab/>
      </w:r>
      <w:r w:rsidRPr="00986336">
        <w:tab/>
        <w:t>&lt;inflow&gt;change_in_sum&lt;/inflow&gt;</w:t>
      </w:r>
    </w:p>
    <w:p w14:paraId="3680AF44" w14:textId="77777777" w:rsidR="00CB07DD" w:rsidRPr="00986336" w:rsidRDefault="00CB07DD" w:rsidP="00CB07DD">
      <w:pPr>
        <w:pStyle w:val="code0"/>
        <w:keepNext/>
      </w:pPr>
      <w:r>
        <w:tab/>
      </w:r>
      <w:r w:rsidRPr="00986336">
        <w:tab/>
        <w:t>&lt;/stock&gt;</w:t>
      </w:r>
    </w:p>
    <w:p w14:paraId="01D0A304" w14:textId="77777777" w:rsidR="00CB07DD" w:rsidRPr="00986336" w:rsidRDefault="00CB07DD" w:rsidP="00CB07DD">
      <w:pPr>
        <w:pStyle w:val="code0"/>
        <w:keepNext/>
      </w:pPr>
      <w:r w:rsidRPr="00986336">
        <w:tab/>
      </w:r>
      <w:r>
        <w:tab/>
      </w:r>
      <w:r w:rsidRPr="00986336">
        <w:t>&lt;flow name=</w:t>
      </w:r>
      <w:r w:rsidRPr="00986336">
        <w:rPr>
          <w:rStyle w:val="codeChar"/>
        </w:rPr>
        <w:t>"</w:t>
      </w:r>
      <w:r w:rsidRPr="00986336">
        <w:t>change_in_sum</w:t>
      </w:r>
      <w:r w:rsidRPr="00986336">
        <w:rPr>
          <w:rStyle w:val="codeChar"/>
        </w:rPr>
        <w:t>"</w:t>
      </w:r>
      <w:r w:rsidRPr="00986336">
        <w:t>&gt;</w:t>
      </w:r>
    </w:p>
    <w:p w14:paraId="3C0A85BA" w14:textId="77777777" w:rsidR="00CB07DD" w:rsidRPr="00986336" w:rsidRDefault="00CB07DD" w:rsidP="00CB07DD">
      <w:pPr>
        <w:pStyle w:val="code0"/>
        <w:keepNext/>
        <w:ind w:right="-720"/>
      </w:pPr>
      <w:r w:rsidRPr="00986336">
        <w:tab/>
      </w:r>
      <w:r>
        <w:tab/>
      </w:r>
      <w:r w:rsidRPr="00986336">
        <w:tab/>
        <w:t>&lt;eqn&gt;A[i, TIME]&gt;&lt;/eqn&gt;</w:t>
      </w:r>
    </w:p>
    <w:p w14:paraId="7AB91007" w14:textId="77777777" w:rsidR="00CB07DD" w:rsidRPr="00986336" w:rsidRDefault="00CB07DD" w:rsidP="00CB07DD">
      <w:pPr>
        <w:pStyle w:val="code0"/>
        <w:keepNext/>
      </w:pPr>
      <w:r>
        <w:tab/>
      </w:r>
      <w:r w:rsidRPr="00986336">
        <w:tab/>
        <w:t>&lt;/flow&gt;</w:t>
      </w:r>
    </w:p>
    <w:p w14:paraId="28A8DD1F" w14:textId="77777777" w:rsidR="00CB07DD" w:rsidRPr="00986336" w:rsidRDefault="00CB07DD" w:rsidP="00CB07DD">
      <w:pPr>
        <w:pStyle w:val="code0"/>
        <w:keepNext/>
      </w:pPr>
      <w:r>
        <w:tab/>
        <w:t>&lt;/variables&gt;</w:t>
      </w:r>
    </w:p>
    <w:p w14:paraId="7137BC69" w14:textId="77777777" w:rsidR="00CB07DD" w:rsidRPr="00986336" w:rsidRDefault="00CB07DD" w:rsidP="00CB07DD">
      <w:pPr>
        <w:pStyle w:val="code0"/>
      </w:pPr>
      <w:r w:rsidRPr="00986336">
        <w:t>&lt;/macro&gt;</w:t>
      </w:r>
    </w:p>
    <w:p w14:paraId="0243F34C" w14:textId="77777777" w:rsidR="00CB07DD" w:rsidRDefault="00CB07DD" w:rsidP="00CB07DD">
      <w:r>
        <w:t xml:space="preserve">The main difference from the previous example is passing the row number, </w:t>
      </w:r>
      <w:r w:rsidRPr="002170EA">
        <w:rPr>
          <w:i/>
        </w:rPr>
        <w:t>i</w:t>
      </w:r>
      <w:r>
        <w:t>, and then using it both to specify the stop time and select with row in the flow equation.</w:t>
      </w:r>
    </w:p>
    <w:p w14:paraId="03D95480" w14:textId="77777777" w:rsidR="00CB07DD" w:rsidRDefault="00CB07DD" w:rsidP="00CB07DD">
      <w:pPr>
        <w:pStyle w:val="Heading3"/>
        <w:numPr>
          <w:ilvl w:val="2"/>
          <w:numId w:val="3"/>
        </w:numPr>
      </w:pPr>
      <w:bookmarkStart w:id="130" w:name="_Toc426543553"/>
      <w:r>
        <w:t>Modifying Stock and Flow Behavior</w:t>
      </w:r>
      <w:bookmarkEnd w:id="130"/>
    </w:p>
    <w:p w14:paraId="438B5438" w14:textId="77777777" w:rsidR="00CB07DD" w:rsidRDefault="00CB07DD" w:rsidP="00CB07DD">
      <w:r>
        <w:t>Filters based on options specified with a stock, a flow, or an auxiliary (called “option filters”) are used to modify the behavior of stocks, flows, and auxiliaries when they are simulated. Option filters are macros that run whenever a variable with the specified option is evaluated. Since they are macros, they MAY use any of the features already described. For clarity, all of the examples in this section refrain from using variables.</w:t>
      </w:r>
    </w:p>
    <w:p w14:paraId="532ACF23" w14:textId="77777777" w:rsidR="00CB07DD" w:rsidRDefault="00CB07DD" w:rsidP="00CB07DD">
      <w:r>
        <w:t>All option filters are always passed both the value of the variable and the value of the option</w:t>
      </w:r>
      <w:r>
        <w:rPr>
          <w:rStyle w:val="FootnoteReference"/>
        </w:rPr>
        <w:footnoteReference w:id="20"/>
      </w:r>
      <w:r>
        <w:t>. They may also be passed other parameters and the order of those parameters will vary as described below.</w:t>
      </w:r>
    </w:p>
    <w:p w14:paraId="2C59445D" w14:textId="77777777" w:rsidR="00CB07DD" w:rsidRDefault="00CB07DD" w:rsidP="00CB07DD">
      <w:pPr>
        <w:keepNext/>
      </w:pPr>
      <w:r>
        <w:t>Option filters add two additional attributes to macros:</w:t>
      </w:r>
    </w:p>
    <w:p w14:paraId="77A064AC" w14:textId="77777777" w:rsidR="00CB07DD" w:rsidRDefault="00CB07DD" w:rsidP="00CB07DD">
      <w:pPr>
        <w:numPr>
          <w:ilvl w:val="0"/>
          <w:numId w:val="15"/>
        </w:numPr>
      </w:pPr>
      <w:r>
        <w:t>Type filtered</w:t>
      </w:r>
      <w:r w:rsidRPr="00986336">
        <w:t xml:space="preserve">:  </w:t>
      </w:r>
      <w:r>
        <w:rPr>
          <w:rStyle w:val="codeChar"/>
        </w:rPr>
        <w:t>filter</w:t>
      </w:r>
      <w:r w:rsidRPr="00986336">
        <w:rPr>
          <w:rStyle w:val="codeChar"/>
        </w:rPr>
        <w:t>="…"</w:t>
      </w:r>
      <w:r>
        <w:t xml:space="preserve"> with </w:t>
      </w:r>
      <w:r w:rsidRPr="00321DF6">
        <w:rPr>
          <w:rStyle w:val="codeChar"/>
        </w:rPr>
        <w:t>stock</w:t>
      </w:r>
      <w:r>
        <w:t xml:space="preserve">, </w:t>
      </w:r>
      <w:r w:rsidRPr="00321DF6">
        <w:rPr>
          <w:rStyle w:val="codeChar"/>
        </w:rPr>
        <w:t>flow</w:t>
      </w:r>
      <w:r>
        <w:t xml:space="preserve">, or </w:t>
      </w:r>
      <w:r w:rsidRPr="009013E5">
        <w:rPr>
          <w:rStyle w:val="codeChar"/>
        </w:rPr>
        <w:t>aux</w:t>
      </w:r>
      <w:r>
        <w:t>. Existence of this attribute signals that the macro is an option filter.  REQUIRED</w:t>
      </w:r>
    </w:p>
    <w:p w14:paraId="5F42FFDC" w14:textId="77777777" w:rsidR="00CB07DD" w:rsidRDefault="00CB07DD" w:rsidP="00CB07DD">
      <w:pPr>
        <w:numPr>
          <w:ilvl w:val="0"/>
          <w:numId w:val="15"/>
        </w:numPr>
      </w:pPr>
      <w:r>
        <w:t xml:space="preserve">Redirection:  </w:t>
      </w:r>
      <w:r>
        <w:rPr>
          <w:rStyle w:val="codeChar"/>
        </w:rPr>
        <w:t>applyto</w:t>
      </w:r>
      <w:r w:rsidRPr="00986336">
        <w:rPr>
          <w:rStyle w:val="codeChar"/>
        </w:rPr>
        <w:t>="…"</w:t>
      </w:r>
      <w:r>
        <w:t xml:space="preserve"> with valid values from the table below (default: apply to filtered variable).  OPTIONAL</w:t>
      </w:r>
    </w:p>
    <w:p w14:paraId="285E91FC" w14:textId="77777777" w:rsidR="00CB07DD" w:rsidRDefault="00CB07DD" w:rsidP="00CB07DD">
      <w:r>
        <w:t xml:space="preserve">The ability to redirect the filter so that it is applied to a variable (or variables) other than the one specified in the filter allows more sophisticated filters </w:t>
      </w:r>
      <w:r w:rsidRPr="00986336">
        <w:t>that operate on a stock’s flow, or stocks connected to a flow</w:t>
      </w:r>
      <w:r>
        <w:t xml:space="preserve">. In these cases, not only does the </w:t>
      </w:r>
      <w:r w:rsidRPr="008120D8">
        <w:rPr>
          <w:rStyle w:val="codeChar"/>
        </w:rPr>
        <w:t>applyto</w:t>
      </w:r>
      <w:r>
        <w:t xml:space="preserve"> option need to be specified, but additional parameters are also passed to the filter as detailed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1800"/>
        <w:gridCol w:w="3780"/>
      </w:tblGrid>
      <w:tr w:rsidR="00CB07DD" w:rsidRPr="001C0862" w14:paraId="715430CD" w14:textId="77777777" w:rsidTr="004A4096">
        <w:trPr>
          <w:jc w:val="center"/>
        </w:trPr>
        <w:tc>
          <w:tcPr>
            <w:tcW w:w="1368" w:type="dxa"/>
            <w:tcBorders>
              <w:bottom w:val="double" w:sz="4" w:space="0" w:color="auto"/>
            </w:tcBorders>
            <w:shd w:val="clear" w:color="auto" w:fill="auto"/>
          </w:tcPr>
          <w:p w14:paraId="4F133C13" w14:textId="77777777" w:rsidR="00CB07DD" w:rsidRPr="001C0862" w:rsidRDefault="00CB07DD" w:rsidP="004A4096">
            <w:r w:rsidRPr="001C0862">
              <w:t>filter type</w:t>
            </w:r>
          </w:p>
        </w:tc>
        <w:tc>
          <w:tcPr>
            <w:tcW w:w="1800" w:type="dxa"/>
            <w:tcBorders>
              <w:bottom w:val="double" w:sz="4" w:space="0" w:color="auto"/>
            </w:tcBorders>
            <w:shd w:val="clear" w:color="auto" w:fill="auto"/>
          </w:tcPr>
          <w:p w14:paraId="2FF48257" w14:textId="77777777" w:rsidR="00CB07DD" w:rsidRPr="001C0862" w:rsidRDefault="00CB07DD" w:rsidP="004A4096">
            <w:r w:rsidRPr="001C0862">
              <w:t>applyto value</w:t>
            </w:r>
          </w:p>
        </w:tc>
        <w:tc>
          <w:tcPr>
            <w:tcW w:w="3780" w:type="dxa"/>
            <w:tcBorders>
              <w:bottom w:val="double" w:sz="4" w:space="0" w:color="auto"/>
            </w:tcBorders>
            <w:shd w:val="clear" w:color="auto" w:fill="auto"/>
          </w:tcPr>
          <w:p w14:paraId="52390A7D" w14:textId="77777777" w:rsidR="00CB07DD" w:rsidRPr="001C0862" w:rsidRDefault="00CB07DD" w:rsidP="004A4096">
            <w:r w:rsidRPr="001C0862">
              <w:t>Parameters</w:t>
            </w:r>
          </w:p>
        </w:tc>
      </w:tr>
      <w:tr w:rsidR="00CB07DD" w:rsidRPr="001C0862" w14:paraId="5647D05D" w14:textId="77777777" w:rsidTr="004A4096">
        <w:trPr>
          <w:jc w:val="center"/>
        </w:trPr>
        <w:tc>
          <w:tcPr>
            <w:tcW w:w="1368" w:type="dxa"/>
            <w:tcBorders>
              <w:top w:val="double" w:sz="4" w:space="0" w:color="auto"/>
            </w:tcBorders>
            <w:shd w:val="clear" w:color="auto" w:fill="auto"/>
          </w:tcPr>
          <w:p w14:paraId="45E12F0B" w14:textId="77777777" w:rsidR="00CB07DD" w:rsidRPr="001C0862" w:rsidRDefault="00CB07DD" w:rsidP="004A4096">
            <w:r w:rsidRPr="001C0862">
              <w:t>stock</w:t>
            </w:r>
          </w:p>
        </w:tc>
        <w:tc>
          <w:tcPr>
            <w:tcW w:w="1800" w:type="dxa"/>
            <w:tcBorders>
              <w:top w:val="double" w:sz="4" w:space="0" w:color="auto"/>
            </w:tcBorders>
            <w:shd w:val="clear" w:color="auto" w:fill="auto"/>
          </w:tcPr>
          <w:p w14:paraId="6AD69B86" w14:textId="77777777" w:rsidR="00CB07DD" w:rsidRPr="001C0862" w:rsidRDefault="00CB07DD" w:rsidP="004A4096">
            <w:r w:rsidRPr="001C0862">
              <w:t>Inflows</w:t>
            </w:r>
          </w:p>
        </w:tc>
        <w:tc>
          <w:tcPr>
            <w:tcW w:w="3780" w:type="dxa"/>
            <w:tcBorders>
              <w:top w:val="double" w:sz="4" w:space="0" w:color="auto"/>
            </w:tcBorders>
            <w:shd w:val="clear" w:color="auto" w:fill="auto"/>
          </w:tcPr>
          <w:p w14:paraId="46195E6A" w14:textId="77777777" w:rsidR="00CB07DD" w:rsidRPr="001C0862" w:rsidRDefault="00CB07DD" w:rsidP="004A4096">
            <w:r w:rsidRPr="001C0862">
              <w:t>flow, option, stock, inflow_sum</w:t>
            </w:r>
          </w:p>
        </w:tc>
      </w:tr>
      <w:tr w:rsidR="00CB07DD" w:rsidRPr="001C0862" w14:paraId="15EBFFCD" w14:textId="77777777" w:rsidTr="004A4096">
        <w:trPr>
          <w:jc w:val="center"/>
        </w:trPr>
        <w:tc>
          <w:tcPr>
            <w:tcW w:w="1368" w:type="dxa"/>
            <w:shd w:val="clear" w:color="auto" w:fill="auto"/>
          </w:tcPr>
          <w:p w14:paraId="1C11610B" w14:textId="77777777" w:rsidR="00CB07DD" w:rsidRPr="001C0862" w:rsidRDefault="00CB07DD" w:rsidP="004A4096">
            <w:r w:rsidRPr="001C0862">
              <w:t>stock</w:t>
            </w:r>
          </w:p>
        </w:tc>
        <w:tc>
          <w:tcPr>
            <w:tcW w:w="1800" w:type="dxa"/>
            <w:shd w:val="clear" w:color="auto" w:fill="auto"/>
          </w:tcPr>
          <w:p w14:paraId="61C4B3FE" w14:textId="77777777" w:rsidR="00CB07DD" w:rsidRPr="001C0862" w:rsidRDefault="00CB07DD" w:rsidP="004A4096">
            <w:r w:rsidRPr="001C0862">
              <w:t>Outflows</w:t>
            </w:r>
          </w:p>
        </w:tc>
        <w:tc>
          <w:tcPr>
            <w:tcW w:w="3780" w:type="dxa"/>
            <w:shd w:val="clear" w:color="auto" w:fill="auto"/>
          </w:tcPr>
          <w:p w14:paraId="5239FEAC" w14:textId="77777777" w:rsidR="00CB07DD" w:rsidRPr="001C0862" w:rsidRDefault="00CB07DD" w:rsidP="004A4096">
            <w:r w:rsidRPr="001C0862">
              <w:t>flow, option, stock, outflow_sum</w:t>
            </w:r>
          </w:p>
        </w:tc>
      </w:tr>
      <w:tr w:rsidR="00CB07DD" w:rsidRPr="001C0862" w14:paraId="7914C6EA" w14:textId="77777777" w:rsidTr="004A4096">
        <w:trPr>
          <w:jc w:val="center"/>
        </w:trPr>
        <w:tc>
          <w:tcPr>
            <w:tcW w:w="1368" w:type="dxa"/>
            <w:shd w:val="clear" w:color="auto" w:fill="auto"/>
          </w:tcPr>
          <w:p w14:paraId="19C123DB" w14:textId="77777777" w:rsidR="00CB07DD" w:rsidRPr="001C0862" w:rsidRDefault="00CB07DD" w:rsidP="004A4096">
            <w:r w:rsidRPr="001C0862">
              <w:t>flow</w:t>
            </w:r>
          </w:p>
        </w:tc>
        <w:tc>
          <w:tcPr>
            <w:tcW w:w="1800" w:type="dxa"/>
            <w:shd w:val="clear" w:color="auto" w:fill="auto"/>
          </w:tcPr>
          <w:p w14:paraId="21894DDF" w14:textId="77777777" w:rsidR="00CB07DD" w:rsidRPr="001C0862" w:rsidRDefault="00CB07DD" w:rsidP="004A4096">
            <w:r w:rsidRPr="001C0862">
              <w:t>upstream</w:t>
            </w:r>
          </w:p>
        </w:tc>
        <w:tc>
          <w:tcPr>
            <w:tcW w:w="3780" w:type="dxa"/>
            <w:shd w:val="clear" w:color="auto" w:fill="auto"/>
          </w:tcPr>
          <w:p w14:paraId="2B7D182A" w14:textId="77777777" w:rsidR="00CB07DD" w:rsidRPr="001C0862" w:rsidRDefault="00CB07DD" w:rsidP="004A4096">
            <w:r w:rsidRPr="001C0862">
              <w:t>stock, option, flow</w:t>
            </w:r>
          </w:p>
        </w:tc>
      </w:tr>
      <w:tr w:rsidR="00CB07DD" w:rsidRPr="001C0862" w14:paraId="1985ADAB" w14:textId="77777777" w:rsidTr="004A4096">
        <w:trPr>
          <w:jc w:val="center"/>
        </w:trPr>
        <w:tc>
          <w:tcPr>
            <w:tcW w:w="1368" w:type="dxa"/>
            <w:shd w:val="clear" w:color="auto" w:fill="auto"/>
          </w:tcPr>
          <w:p w14:paraId="2D200009" w14:textId="77777777" w:rsidR="00CB07DD" w:rsidRPr="001C0862" w:rsidRDefault="00CB07DD" w:rsidP="004A4096">
            <w:r w:rsidRPr="001C0862">
              <w:t>flow</w:t>
            </w:r>
          </w:p>
        </w:tc>
        <w:tc>
          <w:tcPr>
            <w:tcW w:w="1800" w:type="dxa"/>
            <w:shd w:val="clear" w:color="auto" w:fill="auto"/>
          </w:tcPr>
          <w:p w14:paraId="3FAE2B04" w14:textId="77777777" w:rsidR="00CB07DD" w:rsidRPr="001C0862" w:rsidRDefault="00CB07DD" w:rsidP="004A4096">
            <w:r w:rsidRPr="001C0862">
              <w:t>downstream</w:t>
            </w:r>
          </w:p>
        </w:tc>
        <w:tc>
          <w:tcPr>
            <w:tcW w:w="3780" w:type="dxa"/>
            <w:shd w:val="clear" w:color="auto" w:fill="auto"/>
          </w:tcPr>
          <w:p w14:paraId="17B518D0" w14:textId="77777777" w:rsidR="00CB07DD" w:rsidRPr="001C0862" w:rsidRDefault="00CB07DD" w:rsidP="004A4096">
            <w:r w:rsidRPr="001C0862">
              <w:t>stock, option, flow</w:t>
            </w:r>
          </w:p>
        </w:tc>
      </w:tr>
    </w:tbl>
    <w:p w14:paraId="38644540" w14:textId="77777777" w:rsidR="00CB07DD" w:rsidRDefault="00CB07DD" w:rsidP="00CB07DD">
      <w:r w:rsidRPr="00986336">
        <w:t xml:space="preserve">In the parameter lists above, </w:t>
      </w:r>
      <w:r w:rsidRPr="00986336">
        <w:rPr>
          <w:i/>
        </w:rPr>
        <w:t>flow</w:t>
      </w:r>
      <w:r w:rsidRPr="00986336">
        <w:t xml:space="preserve"> refers to the calculated flow value, </w:t>
      </w:r>
      <w:r w:rsidRPr="00986336">
        <w:rPr>
          <w:i/>
        </w:rPr>
        <w:t>stock</w:t>
      </w:r>
      <w:r w:rsidRPr="00986336">
        <w:t xml:space="preserve"> refers to the calculated stock value, </w:t>
      </w:r>
      <w:r w:rsidRPr="00986336">
        <w:rPr>
          <w:i/>
        </w:rPr>
        <w:t>option</w:t>
      </w:r>
      <w:r w:rsidRPr="00986336">
        <w:t xml:space="preserve"> refers to the value of the option, </w:t>
      </w:r>
      <w:r w:rsidRPr="00986336">
        <w:rPr>
          <w:i/>
        </w:rPr>
        <w:t>inflow_sum</w:t>
      </w:r>
      <w:r w:rsidRPr="00986336">
        <w:t xml:space="preserve"> refers to the sum of the stock’s inflows that have higher-priority than this flow, and </w:t>
      </w:r>
      <w:r w:rsidRPr="00986336">
        <w:rPr>
          <w:i/>
        </w:rPr>
        <w:t>outflow_sum</w:t>
      </w:r>
      <w:r w:rsidRPr="00986336">
        <w:rPr>
          <w:i/>
        </w:rPr>
        <w:softHyphen/>
      </w:r>
      <w:r w:rsidRPr="00986336">
        <w:t xml:space="preserve"> refers to the sum of the stock’s outflows that have higher-priority than this flow.</w:t>
      </w:r>
    </w:p>
    <w:p w14:paraId="79C170B4" w14:textId="77777777" w:rsidR="00CB07DD" w:rsidRDefault="00CB07DD" w:rsidP="00CB07DD">
      <w:r>
        <w:t xml:space="preserve">An option filter to implement uniflows, i.e., flows with the </w:t>
      </w:r>
      <w:r w:rsidRPr="00896A61">
        <w:rPr>
          <w:rStyle w:val="codeChar"/>
        </w:rPr>
        <w:t>&lt;non_negative/&gt;</w:t>
      </w:r>
      <w:r>
        <w:t xml:space="preserve"> tag (option), could be implemented as follows:</w:t>
      </w:r>
    </w:p>
    <w:p w14:paraId="0D0D9C09" w14:textId="77777777" w:rsidR="00CB07DD" w:rsidRPr="00986336" w:rsidRDefault="00CB07DD" w:rsidP="00CB07DD">
      <w:pPr>
        <w:pStyle w:val="codefirst"/>
      </w:pPr>
      <w:r w:rsidRPr="00986336">
        <w:t>&lt;macro filter=</w:t>
      </w:r>
      <w:r w:rsidRPr="00986336">
        <w:rPr>
          <w:rStyle w:val="codeChar"/>
        </w:rPr>
        <w:t>"</w:t>
      </w:r>
      <w:r w:rsidRPr="00986336">
        <w:t>flow</w:t>
      </w:r>
      <w:r w:rsidRPr="00986336">
        <w:rPr>
          <w:rStyle w:val="codeChar"/>
        </w:rPr>
        <w:t>"</w:t>
      </w:r>
      <w:r w:rsidRPr="00986336">
        <w:t xml:space="preserve"> name=</w:t>
      </w:r>
      <w:r w:rsidRPr="00986336">
        <w:rPr>
          <w:rStyle w:val="codeChar"/>
        </w:rPr>
        <w:t>"</w:t>
      </w:r>
      <w:r w:rsidRPr="00986336">
        <w:t>non_negative</w:t>
      </w:r>
      <w:r w:rsidRPr="00986336">
        <w:rPr>
          <w:rStyle w:val="codeChar"/>
        </w:rPr>
        <w:t>"</w:t>
      </w:r>
      <w:r w:rsidRPr="00986336">
        <w:t>&gt;</w:t>
      </w:r>
    </w:p>
    <w:p w14:paraId="5E27B572" w14:textId="77777777" w:rsidR="00CB07DD" w:rsidRPr="00986336" w:rsidRDefault="00CB07DD" w:rsidP="00CB07DD">
      <w:pPr>
        <w:pStyle w:val="code0"/>
      </w:pPr>
      <w:r w:rsidRPr="00986336">
        <w:tab/>
        <w:t>&lt;parm&gt;flow&lt;/parm&gt;</w:t>
      </w:r>
    </w:p>
    <w:p w14:paraId="3468CEC0" w14:textId="77777777" w:rsidR="00CB07DD" w:rsidRPr="00986336" w:rsidRDefault="00CB07DD" w:rsidP="00CB07DD">
      <w:pPr>
        <w:pStyle w:val="code0"/>
      </w:pPr>
      <w:r w:rsidRPr="00986336">
        <w:tab/>
        <w:t>&lt;parm&gt;option&lt;/parm&gt;</w:t>
      </w:r>
    </w:p>
    <w:p w14:paraId="33D06AA7" w14:textId="77777777" w:rsidR="00CB07DD" w:rsidRPr="00986336" w:rsidRDefault="00CB07DD" w:rsidP="00CB07DD">
      <w:pPr>
        <w:pStyle w:val="code0"/>
      </w:pPr>
      <w:r w:rsidRPr="00986336">
        <w:tab/>
        <w:t>&lt;eqn&gt;IF option THEN MAX(flow, 0) ELSE flow&lt;/eqn&gt;</w:t>
      </w:r>
    </w:p>
    <w:p w14:paraId="5D984668" w14:textId="77777777" w:rsidR="00CB07DD" w:rsidRPr="00986336" w:rsidRDefault="00CB07DD" w:rsidP="00CB07DD">
      <w:pPr>
        <w:pStyle w:val="code0"/>
      </w:pPr>
      <w:r w:rsidRPr="00986336">
        <w:t>&lt;/macro&gt;</w:t>
      </w:r>
    </w:p>
    <w:p w14:paraId="35D1F766" w14:textId="77777777" w:rsidR="00CB07DD" w:rsidRDefault="00CB07DD" w:rsidP="00CB07DD">
      <w:r>
        <w:t>Note this is an option filter for a flow (</w:t>
      </w:r>
      <w:r w:rsidRPr="00896A61">
        <w:rPr>
          <w:rStyle w:val="codeChar"/>
        </w:rPr>
        <w:t>filter="flow"</w:t>
      </w:r>
      <w:r>
        <w:t>) and it implements the non-negative option (</w:t>
      </w:r>
      <w:r w:rsidRPr="00896A61">
        <w:rPr>
          <w:rStyle w:val="codeChar"/>
        </w:rPr>
        <w:t>name="non_negative"</w:t>
      </w:r>
      <w:r>
        <w:t xml:space="preserve"> – note this name must exactly match the tag that turns on the option). It is passed the value of the flow as the first parameter and the value of the option (zero if off, one if on) as the second parameter. The implementation is very straightforward, using the MAX function when the option is on.</w:t>
      </w:r>
    </w:p>
    <w:p w14:paraId="530CC1F2" w14:textId="77777777" w:rsidR="00CB07DD" w:rsidRDefault="00CB07DD" w:rsidP="00CB07DD">
      <w:r>
        <w:t>Non-negative stocks can also be implemented with an option filter, though it’s a bit more complicated as non-negative stocks must limit their outflows, not themselves (as mentioned in Chapter 3, it is strongly RECOMMENDED that option filters not be used to directly modify the value of a stock).</w:t>
      </w:r>
    </w:p>
    <w:p w14:paraId="2B793C1A" w14:textId="77777777" w:rsidR="00CB07DD" w:rsidRPr="00986336" w:rsidRDefault="00CB07DD" w:rsidP="00CB07DD">
      <w:pPr>
        <w:pStyle w:val="codefirst"/>
      </w:pPr>
      <w:r w:rsidRPr="00986336">
        <w:t>&lt;macro filter=</w:t>
      </w:r>
      <w:r w:rsidRPr="00986336">
        <w:rPr>
          <w:rStyle w:val="codeChar"/>
        </w:rPr>
        <w:t>"</w:t>
      </w:r>
      <w:r w:rsidRPr="00986336">
        <w:t>stock</w:t>
      </w:r>
      <w:r w:rsidRPr="00986336">
        <w:rPr>
          <w:rStyle w:val="codeChar"/>
        </w:rPr>
        <w:t>"</w:t>
      </w:r>
      <w:r w:rsidRPr="00986336">
        <w:t xml:space="preserve"> name=</w:t>
      </w:r>
      <w:r w:rsidRPr="00986336">
        <w:rPr>
          <w:rStyle w:val="codeChar"/>
        </w:rPr>
        <w:t>"</w:t>
      </w:r>
      <w:r w:rsidRPr="00986336">
        <w:t>non_negative</w:t>
      </w:r>
      <w:r w:rsidRPr="00986336">
        <w:rPr>
          <w:rStyle w:val="codeChar"/>
        </w:rPr>
        <w:t>"</w:t>
      </w:r>
      <w:r w:rsidRPr="00986336">
        <w:t xml:space="preserve"> applyto=</w:t>
      </w:r>
      <w:r w:rsidRPr="00986336">
        <w:rPr>
          <w:rStyle w:val="codeChar"/>
        </w:rPr>
        <w:t>"</w:t>
      </w:r>
      <w:r w:rsidRPr="00986336">
        <w:t>outflows</w:t>
      </w:r>
      <w:r w:rsidRPr="00986336">
        <w:rPr>
          <w:rStyle w:val="codeChar"/>
        </w:rPr>
        <w:t>"</w:t>
      </w:r>
      <w:r w:rsidRPr="00986336">
        <w:t>&gt;</w:t>
      </w:r>
    </w:p>
    <w:p w14:paraId="65038D75" w14:textId="77777777" w:rsidR="00CB07DD" w:rsidRPr="00986336" w:rsidRDefault="00CB07DD" w:rsidP="00CB07DD">
      <w:pPr>
        <w:pStyle w:val="code0"/>
      </w:pPr>
      <w:r w:rsidRPr="00986336">
        <w:tab/>
        <w:t>&lt;parm&gt;flow&lt;/parm&gt;</w:t>
      </w:r>
    </w:p>
    <w:p w14:paraId="54569D71" w14:textId="77777777" w:rsidR="00CB07DD" w:rsidRPr="00986336" w:rsidRDefault="00CB07DD" w:rsidP="00CB07DD">
      <w:pPr>
        <w:pStyle w:val="code0"/>
      </w:pPr>
      <w:r w:rsidRPr="00986336">
        <w:tab/>
        <w:t>&lt;parm&gt;value&lt;/parm&gt;</w:t>
      </w:r>
    </w:p>
    <w:p w14:paraId="19E2CD06" w14:textId="77777777" w:rsidR="00CB07DD" w:rsidRPr="00986336" w:rsidRDefault="00CB07DD" w:rsidP="00CB07DD">
      <w:pPr>
        <w:pStyle w:val="code0"/>
      </w:pPr>
      <w:r w:rsidRPr="00986336">
        <w:tab/>
        <w:t>&lt;parm&gt;stock&lt;/parm&gt;</w:t>
      </w:r>
    </w:p>
    <w:p w14:paraId="2CE011E8" w14:textId="77777777" w:rsidR="00CB07DD" w:rsidRPr="00986336" w:rsidRDefault="00CB07DD" w:rsidP="00CB07DD">
      <w:pPr>
        <w:pStyle w:val="code0"/>
      </w:pPr>
      <w:r w:rsidRPr="00986336">
        <w:tab/>
        <w:t>&lt;parm&gt;outflow_sum&lt;/parm&gt;</w:t>
      </w:r>
    </w:p>
    <w:p w14:paraId="2B1BC9FF" w14:textId="77777777" w:rsidR="00CB07DD" w:rsidRPr="00986336" w:rsidRDefault="00CB07DD" w:rsidP="00CB07DD">
      <w:pPr>
        <w:pStyle w:val="code0"/>
        <w:keepNext/>
      </w:pPr>
      <w:r w:rsidRPr="00986336">
        <w:tab/>
        <w:t>&lt;eqn&gt;</w:t>
      </w:r>
    </w:p>
    <w:p w14:paraId="642117DF" w14:textId="77777777" w:rsidR="00CB07DD" w:rsidRPr="00986336" w:rsidRDefault="00CB07DD" w:rsidP="00CB07DD">
      <w:pPr>
        <w:pStyle w:val="code0"/>
        <w:keepNext/>
      </w:pPr>
      <w:r w:rsidRPr="00986336">
        <w:tab/>
      </w:r>
      <w:r w:rsidRPr="00986336">
        <w:tab/>
        <w:t>IF value</w:t>
      </w:r>
    </w:p>
    <w:p w14:paraId="649DB6DA" w14:textId="77777777" w:rsidR="00CB07DD" w:rsidRPr="00986336" w:rsidRDefault="00CB07DD" w:rsidP="00CB07DD">
      <w:pPr>
        <w:pStyle w:val="code0"/>
        <w:keepNext/>
      </w:pPr>
      <w:r w:rsidRPr="00986336">
        <w:tab/>
      </w:r>
      <w:r w:rsidRPr="00986336">
        <w:tab/>
        <w:t>THEN MAX(stock/DT – outflow_sum, flow)</w:t>
      </w:r>
    </w:p>
    <w:p w14:paraId="117CB82B" w14:textId="77777777" w:rsidR="00CB07DD" w:rsidRPr="00986336" w:rsidRDefault="00CB07DD" w:rsidP="00CB07DD">
      <w:pPr>
        <w:pStyle w:val="code0"/>
        <w:keepNext/>
      </w:pPr>
      <w:r w:rsidRPr="00986336">
        <w:tab/>
      </w:r>
      <w:r w:rsidRPr="00986336">
        <w:tab/>
        <w:t>ELSE flow</w:t>
      </w:r>
    </w:p>
    <w:p w14:paraId="78B1FD78" w14:textId="77777777" w:rsidR="00CB07DD" w:rsidRPr="00986336" w:rsidRDefault="00CB07DD" w:rsidP="00CB07DD">
      <w:pPr>
        <w:pStyle w:val="code0"/>
        <w:keepNext/>
      </w:pPr>
      <w:r w:rsidRPr="00986336">
        <w:tab/>
        <w:t>&lt;/eqn&gt;</w:t>
      </w:r>
    </w:p>
    <w:p w14:paraId="5F55D91B" w14:textId="77777777" w:rsidR="00CB07DD" w:rsidRPr="00986336" w:rsidRDefault="00CB07DD" w:rsidP="00CB07DD">
      <w:pPr>
        <w:pStyle w:val="code0"/>
      </w:pPr>
      <w:r w:rsidRPr="00986336">
        <w:t>&lt;/macro&gt;</w:t>
      </w:r>
    </w:p>
    <w:p w14:paraId="7B76CC07" w14:textId="77777777" w:rsidR="00CB07DD" w:rsidRDefault="00CB07DD" w:rsidP="00CB07DD">
      <w:r w:rsidRPr="00986336">
        <w:t xml:space="preserve">The existence of such a macro does not rule out another macro that operates on the stock instead of its outflows.  Such a macro would not have the </w:t>
      </w:r>
      <w:r w:rsidRPr="00986336">
        <w:rPr>
          <w:rStyle w:val="codeChar"/>
        </w:rPr>
        <w:t>applyto</w:t>
      </w:r>
      <w:r w:rsidRPr="00986336">
        <w:t xml:space="preserve"> option.  In fact, any stock or flow option can implement three filters:  one for the stock or flow itself and one for each of the two </w:t>
      </w:r>
      <w:r w:rsidRPr="00986336">
        <w:rPr>
          <w:rStyle w:val="codeChar"/>
        </w:rPr>
        <w:t>applyto</w:t>
      </w:r>
      <w:r w:rsidRPr="00986336">
        <w:t xml:space="preserve"> options.</w:t>
      </w:r>
    </w:p>
    <w:p w14:paraId="177E25FA" w14:textId="77777777" w:rsidR="00CB07DD" w:rsidRPr="001250EC" w:rsidRDefault="00CB07DD" w:rsidP="00CB07DD"/>
    <w:p w14:paraId="5D839DFE" w14:textId="77777777" w:rsidR="00CB07DD" w:rsidRDefault="00CB07DD" w:rsidP="00CB07DD"/>
    <w:p w14:paraId="1D50FFA1" w14:textId="77777777" w:rsidR="00CB07DD" w:rsidRDefault="00CB07DD" w:rsidP="00CB07DD">
      <w:pPr>
        <w:pStyle w:val="Heading1"/>
        <w:numPr>
          <w:ilvl w:val="0"/>
          <w:numId w:val="3"/>
        </w:numPr>
      </w:pPr>
      <w:bookmarkStart w:id="131" w:name="_Toc367706513"/>
      <w:bookmarkStart w:id="132" w:name="_Toc426543554"/>
      <w:r>
        <w:t>Diagram and visual components structure</w:t>
      </w:r>
      <w:bookmarkEnd w:id="131"/>
      <w:bookmarkEnd w:id="132"/>
    </w:p>
    <w:p w14:paraId="476B7B9C" w14:textId="77777777" w:rsidR="00CB07DD" w:rsidRDefault="00CB07DD" w:rsidP="00CB07DD">
      <w:r>
        <w:t xml:space="preserve">Each XMILE file has one OPTIONAL child </w:t>
      </w:r>
      <w:r w:rsidRPr="00CE3ADD">
        <w:rPr>
          <w:rStyle w:val="codeChar"/>
        </w:rPr>
        <w:t>&lt;views&gt;</w:t>
      </w:r>
      <w:r>
        <w:t xml:space="preserve"> tag. The </w:t>
      </w:r>
      <w:r w:rsidRPr="00CE3ADD">
        <w:rPr>
          <w:rStyle w:val="codeChar"/>
        </w:rPr>
        <w:t>&lt;views&gt;</w:t>
      </w:r>
      <w:r>
        <w:t xml:space="preserve"> tag is REQUIRED to contain a list of one or many </w:t>
      </w:r>
      <w:r w:rsidRPr="00CE3ADD">
        <w:rPr>
          <w:rStyle w:val="codeChar"/>
        </w:rPr>
        <w:t>&lt;view&gt;</w:t>
      </w:r>
      <w:r>
        <w:t xml:space="preserve"> tags which describes the layout, content and appearance of the user interface and stock and flow diagram. The </w:t>
      </w:r>
      <w:r w:rsidRPr="00F927A0">
        <w:rPr>
          <w:rFonts w:ascii="Courier New" w:hAnsi="Courier New" w:cs="Courier New"/>
        </w:rPr>
        <w:t>&lt;views&gt;</w:t>
      </w:r>
      <w:r>
        <w:t xml:space="preserve"> tag can also contain an OPTIONAL </w:t>
      </w:r>
      <w:r w:rsidRPr="00D936B2">
        <w:rPr>
          <w:rFonts w:ascii="Courier New" w:hAnsi="Courier New" w:cs="Courier New"/>
        </w:rPr>
        <w:t>visible</w:t>
      </w:r>
      <w:r>
        <w:rPr>
          <w:rFonts w:ascii="Courier New" w:hAnsi="Courier New" w:cs="Courier New"/>
        </w:rPr>
        <w:t>_</w:t>
      </w:r>
      <w:r w:rsidRPr="00D936B2">
        <w:rPr>
          <w:rFonts w:ascii="Courier New" w:hAnsi="Courier New" w:cs="Courier New"/>
        </w:rPr>
        <w:t>view</w:t>
      </w:r>
      <w:r>
        <w:t xml:space="preserve"> attribute specifying the index of the view which the user desires to be active upon loading of the file.  The index refers to the full list of views regardless of the view’s type.</w:t>
      </w:r>
    </w:p>
    <w:p w14:paraId="0171EB63" w14:textId="77777777" w:rsidR="00CB07DD" w:rsidRDefault="00CB07DD" w:rsidP="00CB07DD">
      <w:r>
        <w:t xml:space="preserve">Simple XMILE display tag </w:t>
      </w:r>
      <w:r w:rsidRPr="00781048">
        <w:t>hierarchy</w:t>
      </w:r>
      <w:r>
        <w:t xml:space="preserve"> example:</w:t>
      </w:r>
    </w:p>
    <w:p w14:paraId="0A5FF508" w14:textId="77777777" w:rsidR="00CB07DD" w:rsidRDefault="00CB07DD" w:rsidP="00CB07DD"/>
    <w:p w14:paraId="1E47F300" w14:textId="77777777" w:rsidR="00CB07DD" w:rsidRDefault="00CB07DD" w:rsidP="00CB07DD">
      <w:pPr>
        <w:pStyle w:val="codefirst"/>
      </w:pPr>
      <w:r>
        <w:t>&lt;xmile&gt;</w:t>
      </w:r>
    </w:p>
    <w:p w14:paraId="494203BB" w14:textId="77777777" w:rsidR="00CB07DD" w:rsidRDefault="00CB07DD" w:rsidP="00CB07DD">
      <w:pPr>
        <w:pStyle w:val="code0"/>
      </w:pPr>
      <w:r>
        <w:tab/>
        <w:t>&lt;model&gt;</w:t>
      </w:r>
    </w:p>
    <w:p w14:paraId="0495EC06" w14:textId="77777777" w:rsidR="00CB07DD" w:rsidRDefault="00CB07DD" w:rsidP="00CB07DD">
      <w:pPr>
        <w:pStyle w:val="code0"/>
      </w:pPr>
      <w:r>
        <w:tab/>
      </w:r>
      <w:r>
        <w:tab/>
        <w:t>&lt;variables&gt;</w:t>
      </w:r>
    </w:p>
    <w:p w14:paraId="068C5E20" w14:textId="77777777" w:rsidR="00CB07DD" w:rsidRDefault="00CB07DD" w:rsidP="00CB07DD">
      <w:pPr>
        <w:pStyle w:val="code0"/>
      </w:pPr>
      <w:r>
        <w:tab/>
      </w:r>
      <w:r>
        <w:tab/>
      </w:r>
      <w:r>
        <w:tab/>
        <w:t>&lt;aux name="Input"/&gt;</w:t>
      </w:r>
    </w:p>
    <w:p w14:paraId="5203B117" w14:textId="77777777" w:rsidR="00CB07DD" w:rsidRDefault="00CB07DD" w:rsidP="00CB07DD">
      <w:pPr>
        <w:pStyle w:val="code0"/>
      </w:pPr>
      <w:r>
        <w:tab/>
      </w:r>
      <w:r>
        <w:tab/>
        <w:t>&lt;/variables&gt;</w:t>
      </w:r>
    </w:p>
    <w:p w14:paraId="72AD936C" w14:textId="77777777" w:rsidR="00CB07DD" w:rsidRDefault="00CB07DD" w:rsidP="00CB07DD">
      <w:pPr>
        <w:pStyle w:val="code0"/>
      </w:pPr>
      <w:r>
        <w:tab/>
      </w:r>
      <w:r>
        <w:tab/>
        <w:t>&lt;views&gt;</w:t>
      </w:r>
    </w:p>
    <w:p w14:paraId="07FD8ECC" w14:textId="77777777" w:rsidR="00CB07DD" w:rsidRDefault="00CB07DD" w:rsidP="00CB07DD">
      <w:pPr>
        <w:pStyle w:val="code0"/>
      </w:pPr>
      <w:r>
        <w:tab/>
      </w:r>
      <w:r>
        <w:tab/>
      </w:r>
      <w:r>
        <w:tab/>
        <w:t>&lt;view type="stock_flow".../&gt;</w:t>
      </w:r>
    </w:p>
    <w:p w14:paraId="255BE5A1" w14:textId="77777777" w:rsidR="00CB07DD" w:rsidRDefault="00CB07DD" w:rsidP="00CB07DD">
      <w:pPr>
        <w:pStyle w:val="code0"/>
      </w:pPr>
      <w:r>
        <w:tab/>
      </w:r>
      <w:r>
        <w:tab/>
      </w:r>
      <w:r>
        <w:tab/>
      </w:r>
      <w:r>
        <w:tab/>
        <w:t>&lt;aux name="Input"/&gt;</w:t>
      </w:r>
    </w:p>
    <w:p w14:paraId="518509D5" w14:textId="77777777" w:rsidR="00CB07DD" w:rsidRDefault="00CB07DD" w:rsidP="00CB07DD">
      <w:pPr>
        <w:pStyle w:val="code0"/>
      </w:pPr>
      <w:r>
        <w:tab/>
      </w:r>
      <w:r>
        <w:tab/>
      </w:r>
      <w:r>
        <w:tab/>
        <w:t>&lt;/view&gt;</w:t>
      </w:r>
    </w:p>
    <w:p w14:paraId="77D720FE" w14:textId="77777777" w:rsidR="00CB07DD" w:rsidRDefault="00CB07DD" w:rsidP="00CB07DD">
      <w:pPr>
        <w:pStyle w:val="code0"/>
      </w:pPr>
      <w:r>
        <w:tab/>
      </w:r>
      <w:r>
        <w:tab/>
      </w:r>
      <w:r>
        <w:tab/>
        <w:t>&lt;view type="interface" .../&gt;</w:t>
      </w:r>
    </w:p>
    <w:p w14:paraId="1319B0B4" w14:textId="77777777" w:rsidR="00CB07DD" w:rsidRDefault="00CB07DD" w:rsidP="00CB07DD">
      <w:pPr>
        <w:pStyle w:val="code0"/>
      </w:pPr>
      <w:r>
        <w:tab/>
      </w:r>
      <w:r>
        <w:tab/>
      </w:r>
      <w:r>
        <w:tab/>
      </w:r>
      <w:r>
        <w:tab/>
        <w:t>...</w:t>
      </w:r>
    </w:p>
    <w:p w14:paraId="5B9CA9C1" w14:textId="77777777" w:rsidR="00CB07DD" w:rsidRDefault="00CB07DD" w:rsidP="00CB07DD">
      <w:pPr>
        <w:pStyle w:val="code0"/>
      </w:pPr>
      <w:r>
        <w:tab/>
      </w:r>
      <w:r>
        <w:tab/>
      </w:r>
      <w:r>
        <w:tab/>
        <w:t>&lt;/view&gt;</w:t>
      </w:r>
    </w:p>
    <w:p w14:paraId="24292C14" w14:textId="77777777" w:rsidR="00CB07DD" w:rsidRDefault="00CB07DD" w:rsidP="00CB07DD">
      <w:pPr>
        <w:pStyle w:val="code0"/>
      </w:pPr>
      <w:r>
        <w:tab/>
      </w:r>
      <w:r>
        <w:tab/>
        <w:t>&lt;/views&gt;</w:t>
      </w:r>
    </w:p>
    <w:p w14:paraId="5A8CC25F" w14:textId="77777777" w:rsidR="00CB07DD" w:rsidRDefault="00CB07DD" w:rsidP="00CB07DD">
      <w:pPr>
        <w:pStyle w:val="code0"/>
      </w:pPr>
      <w:r>
        <w:tab/>
        <w:t>&lt;/model&gt;</w:t>
      </w:r>
    </w:p>
    <w:p w14:paraId="65099ECF" w14:textId="77777777" w:rsidR="00CB07DD" w:rsidRPr="00F927A0" w:rsidRDefault="00CB07DD" w:rsidP="00CB07DD">
      <w:pPr>
        <w:pStyle w:val="code0"/>
      </w:pPr>
      <w:r>
        <w:t>&lt;/xmile&gt;</w:t>
      </w:r>
    </w:p>
    <w:p w14:paraId="3D1E6568" w14:textId="77777777" w:rsidR="00CB07DD" w:rsidRDefault="00CB07DD" w:rsidP="00CB07DD">
      <w:pPr>
        <w:pStyle w:val="code0"/>
      </w:pPr>
    </w:p>
    <w:p w14:paraId="52252A6F" w14:textId="77777777" w:rsidR="00CB07DD" w:rsidRPr="00AA02F6" w:rsidRDefault="00CB07DD" w:rsidP="00CB07DD">
      <w:r w:rsidRPr="00AA02F6">
        <w:t>Note that all models, even those without</w:t>
      </w:r>
      <w:r>
        <w:t xml:space="preserve"> the &lt;</w:t>
      </w:r>
      <w:r w:rsidRPr="00D936B2">
        <w:rPr>
          <w:rFonts w:ascii="Courier New" w:hAnsi="Courier New" w:cs="Courier New"/>
        </w:rPr>
        <w:t>views</w:t>
      </w:r>
      <w:r>
        <w:t>&gt; section</w:t>
      </w:r>
      <w:r w:rsidRPr="00AA02F6">
        <w:t xml:space="preserve">, </w:t>
      </w:r>
      <w:r>
        <w:t>are RECOMMENDED to</w:t>
      </w:r>
      <w:r w:rsidRPr="00AA02F6">
        <w:t xml:space="preserve"> be simulatable by any software which supports XMILE</w:t>
      </w:r>
      <w:r>
        <w:t>.</w:t>
      </w:r>
    </w:p>
    <w:p w14:paraId="76D9D47D" w14:textId="77777777" w:rsidR="00CB07DD" w:rsidRDefault="00CB07DD" w:rsidP="00CB07DD">
      <w:pPr>
        <w:pStyle w:val="Heading2"/>
        <w:numPr>
          <w:ilvl w:val="1"/>
          <w:numId w:val="3"/>
        </w:numPr>
      </w:pPr>
      <w:bookmarkStart w:id="133" w:name="_Toc426543555"/>
      <w:r>
        <w:t>Introduction to the XMILE view</w:t>
      </w:r>
      <w:bookmarkEnd w:id="133"/>
    </w:p>
    <w:p w14:paraId="1DB9BC65" w14:textId="77777777" w:rsidR="00CB07DD" w:rsidRDefault="00CB07DD" w:rsidP="00CB07DD">
      <w:r>
        <w:t xml:space="preserve">An XMILE view contains XMILE display objects. A view can be thought of as a page, or a screen of a model’s stock and flow diagram, or its interface. An XMILE view has an OPTIONAL </w:t>
      </w:r>
      <w:r w:rsidRPr="00D936B2">
        <w:rPr>
          <w:rFonts w:ascii="Courier New" w:hAnsi="Courier New" w:cs="Courier New"/>
        </w:rPr>
        <w:t>type</w:t>
      </w:r>
      <w:r>
        <w:t xml:space="preserve"> parameter to notify users of the model as to whether or not the view is a part of the stock and flow diagram, or if the view is a part of the user interface. When a type is not specified on a view it is RECOMMENDED that the view be classified as a “stock_flow” view.  Other acceptable view types are </w:t>
      </w:r>
      <w:r w:rsidRPr="00D936B2">
        <w:rPr>
          <w:rFonts w:ascii="Courier New" w:hAnsi="Courier New" w:cs="Courier New"/>
        </w:rPr>
        <w:t>popup</w:t>
      </w:r>
      <w:r>
        <w:t xml:space="preserve"> (for popup windows) or vendor specific types.</w:t>
      </w:r>
    </w:p>
    <w:p w14:paraId="797D2144" w14:textId="77777777" w:rsidR="00CB07DD" w:rsidRDefault="00CB07DD" w:rsidP="00CB07DD">
      <w:r>
        <w:t xml:space="preserve">Views which have the type “stock_flow” are assumed to contain display objects which make up the stock and flow diagram. Typical objects appearing in a “stock_flow” view are stocks, flows, auxiliaries, aliases, and connectors. “stock_flow” views can also contain objects which are normally associated with an interface like sliders, graphs, and tables. </w:t>
      </w:r>
    </w:p>
    <w:p w14:paraId="50721ED8" w14:textId="77777777" w:rsidR="00CB07DD" w:rsidRDefault="00CB07DD" w:rsidP="00CB07DD">
      <w:r>
        <w:t>Views which have the optional type “interface” are assumed to contain display objects which make up the interactive learning environment or user interface for the model. Any display object can be present in a view with the user interface type with the REQUIRED exception of the canonical representation of a model variable object (see Section 5.1.1). Said another way, model variables cannot be defined in a view marked as being a part of the user interface.</w:t>
      </w:r>
    </w:p>
    <w:p w14:paraId="45162919" w14:textId="77777777" w:rsidR="00CB07DD" w:rsidRDefault="00CB07DD" w:rsidP="00CB07DD">
      <w:r>
        <w:t xml:space="preserve">XMILE views also contain an OPTIONAL </w:t>
      </w:r>
      <w:r w:rsidRPr="00D936B2">
        <w:rPr>
          <w:rFonts w:ascii="Courier New" w:hAnsi="Courier New" w:cs="Courier New"/>
        </w:rPr>
        <w:t>order</w:t>
      </w:r>
      <w:r>
        <w:t xml:space="preserve"> attribute which represents the order that views should be presented within the application. The </w:t>
      </w:r>
      <w:r w:rsidRPr="00D936B2">
        <w:rPr>
          <w:rFonts w:ascii="Courier New" w:hAnsi="Courier New" w:cs="Courier New"/>
        </w:rPr>
        <w:t>order</w:t>
      </w:r>
      <w:r>
        <w:t xml:space="preserve"> attribute is an integer starting from 0 and counting up. The lower the order number the earlier it appears in the list. Views with the type “stock_flow” are ordered separately from views with the type “interface”. If any view does not contain an order number it is RECOMMENDED that one is be assigned based on its position within the </w:t>
      </w:r>
      <w:r w:rsidRPr="00A97730">
        <w:rPr>
          <w:rStyle w:val="codeChar"/>
        </w:rPr>
        <w:t>&lt;views&gt;</w:t>
      </w:r>
      <w:r>
        <w:t xml:space="preserve"> tag.</w:t>
      </w:r>
    </w:p>
    <w:p w14:paraId="7E337BBF" w14:textId="77777777" w:rsidR="00CB07DD" w:rsidRDefault="00CB07DD" w:rsidP="00CB07DD"/>
    <w:p w14:paraId="181F3C29" w14:textId="77777777" w:rsidR="00CB07DD" w:rsidRDefault="00CB07DD" w:rsidP="00CB07DD">
      <w:pPr>
        <w:rPr>
          <w:rFonts w:cs="Arial"/>
        </w:rPr>
      </w:pPr>
      <w:r>
        <w:t xml:space="preserve">XMILE views are also REQUIRED to have a </w:t>
      </w:r>
      <w:r w:rsidRPr="00D936B2">
        <w:rPr>
          <w:rFonts w:ascii="Courier New" w:hAnsi="Courier New" w:cs="Courier New"/>
        </w:rPr>
        <w:t>width</w:t>
      </w:r>
      <w:r>
        <w:t xml:space="preserve"> and a </w:t>
      </w:r>
      <w:r w:rsidRPr="00D936B2">
        <w:rPr>
          <w:rFonts w:ascii="Courier New" w:hAnsi="Courier New" w:cs="Courier New"/>
        </w:rPr>
        <w:t>height</w:t>
      </w:r>
      <w:r>
        <w:t xml:space="preserve"> measured in pixels.  These properties describe the size of a view.  Views are REQUIRED to be rectangular.   Views may also have an OPTIONAL </w:t>
      </w:r>
      <w:r w:rsidRPr="00D936B2">
        <w:rPr>
          <w:rFonts w:ascii="Courier New" w:hAnsi="Courier New" w:cs="Courier New"/>
        </w:rPr>
        <w:t>zoom</w:t>
      </w:r>
      <w:r>
        <w:t xml:space="preserve"> specified as a double where 100 is default, 200 is 2x bigger by a factor of 2 and 50 is smaller by a factor of 2. In addition views can also have OPTIONAL attributes for storing the scroll position called </w:t>
      </w:r>
      <w:r w:rsidRPr="00D936B2">
        <w:rPr>
          <w:rFonts w:ascii="Courier New" w:hAnsi="Courier New" w:cs="Courier New"/>
        </w:rPr>
        <w:t>scroll_x</w:t>
      </w:r>
      <w:r>
        <w:t xml:space="preserve"> and </w:t>
      </w:r>
      <w:r w:rsidRPr="00D936B2">
        <w:rPr>
          <w:rFonts w:ascii="Courier New" w:hAnsi="Courier New" w:cs="Courier New"/>
        </w:rPr>
        <w:t>scroll_y</w:t>
      </w:r>
      <w:r>
        <w:t xml:space="preserve">.  The scroll position is the origin (top left corner) of the screen in model coordinates (that is, when zoom has not been applied).  Also, views may contain an OPTIONAL </w:t>
      </w:r>
      <w:r w:rsidRPr="00D936B2">
        <w:rPr>
          <w:rFonts w:ascii="Courier New" w:hAnsi="Courier New" w:cs="Courier New"/>
        </w:rPr>
        <w:t>background</w:t>
      </w:r>
      <w:r>
        <w:rPr>
          <w:rFonts w:ascii="Courier New" w:hAnsi="Courier New" w:cs="Courier New"/>
        </w:rPr>
        <w:t xml:space="preserve"> </w:t>
      </w:r>
      <w:r w:rsidRPr="00EA2C41">
        <w:rPr>
          <w:rFonts w:cs="Arial"/>
        </w:rPr>
        <w:t xml:space="preserve">attribute that may be specified </w:t>
      </w:r>
      <w:r>
        <w:rPr>
          <w:rFonts w:cs="Arial"/>
        </w:rPr>
        <w:t xml:space="preserve">either </w:t>
      </w:r>
      <w:r w:rsidRPr="00EA2C41">
        <w:rPr>
          <w:rFonts w:cs="Arial"/>
        </w:rPr>
        <w:t>as a color or a</w:t>
      </w:r>
      <w:r>
        <w:rPr>
          <w:rFonts w:cs="Arial"/>
        </w:rPr>
        <w:t>s</w:t>
      </w:r>
      <w:r w:rsidRPr="00EA2C41">
        <w:rPr>
          <w:rFonts w:cs="Arial"/>
        </w:rPr>
        <w:t xml:space="preserve"> </w:t>
      </w:r>
      <w:r>
        <w:rPr>
          <w:rFonts w:cs="Arial"/>
        </w:rPr>
        <w:t xml:space="preserve">an external image resource using a </w:t>
      </w:r>
      <w:r w:rsidRPr="00AD2FC8">
        <w:rPr>
          <w:rFonts w:cs="Arial"/>
        </w:rPr>
        <w:t>file://url</w:t>
      </w:r>
      <w:r>
        <w:rPr>
          <w:rFonts w:cs="Arial"/>
        </w:rPr>
        <w:t>.</w:t>
      </w:r>
    </w:p>
    <w:p w14:paraId="0153A86C" w14:textId="77777777" w:rsidR="00CB07DD" w:rsidRDefault="00CB07DD" w:rsidP="00CB07DD"/>
    <w:p w14:paraId="0170DB34" w14:textId="77777777" w:rsidR="00CB07DD" w:rsidRDefault="00CB07DD" w:rsidP="00CB07DD">
      <w:r>
        <w:t>In order for XMILE views to be printed each view is REQUIRED to specify its paging.  Therefore the following attributes are REQUIRED:</w:t>
      </w:r>
    </w:p>
    <w:p w14:paraId="6196148F" w14:textId="77777777" w:rsidR="00CB07DD" w:rsidRDefault="00CB07DD" w:rsidP="00CB07DD">
      <w:pPr>
        <w:numPr>
          <w:ilvl w:val="0"/>
          <w:numId w:val="42"/>
        </w:numPr>
      </w:pPr>
      <w:r w:rsidRPr="00D936B2">
        <w:rPr>
          <w:rFonts w:ascii="Courier New" w:hAnsi="Courier New" w:cs="Courier New"/>
        </w:rPr>
        <w:t>page_width</w:t>
      </w:r>
      <w:r>
        <w:t>&lt;double&gt; - The width of a printed page</w:t>
      </w:r>
    </w:p>
    <w:p w14:paraId="559F9FE7" w14:textId="77777777" w:rsidR="00CB07DD" w:rsidRDefault="00CB07DD" w:rsidP="00CB07DD">
      <w:pPr>
        <w:numPr>
          <w:ilvl w:val="0"/>
          <w:numId w:val="42"/>
        </w:numPr>
      </w:pPr>
      <w:r w:rsidRPr="00D936B2">
        <w:rPr>
          <w:rFonts w:ascii="Courier New" w:hAnsi="Courier New" w:cs="Courier New"/>
        </w:rPr>
        <w:t>page_height</w:t>
      </w:r>
      <w:r>
        <w:t>&lt;double&gt; - The height of a printed page</w:t>
      </w:r>
    </w:p>
    <w:p w14:paraId="67C64C5D" w14:textId="77777777" w:rsidR="00CB07DD" w:rsidRDefault="00CB07DD" w:rsidP="00CB07DD">
      <w:pPr>
        <w:numPr>
          <w:ilvl w:val="0"/>
          <w:numId w:val="42"/>
        </w:numPr>
      </w:pPr>
      <w:r w:rsidRPr="00D936B2">
        <w:rPr>
          <w:rFonts w:ascii="Courier New" w:hAnsi="Courier New" w:cs="Courier New"/>
        </w:rPr>
        <w:t>page_sequence</w:t>
      </w:r>
      <w:r>
        <w:t xml:space="preserve">&lt;string&gt; “row|column” – The ordering of page numbers.  With sequence type row, numbers are assigned going from left to right, then top to bottom.  With the sequence being column pages are ordered from top to bottom then left to right. </w:t>
      </w:r>
    </w:p>
    <w:p w14:paraId="3D6C77C2" w14:textId="77777777" w:rsidR="00CB07DD" w:rsidRDefault="00CB07DD" w:rsidP="00CB07DD">
      <w:pPr>
        <w:numPr>
          <w:ilvl w:val="0"/>
          <w:numId w:val="42"/>
        </w:numPr>
      </w:pPr>
      <w:r w:rsidRPr="00D936B2">
        <w:rPr>
          <w:rFonts w:ascii="Courier New" w:hAnsi="Courier New" w:cs="Courier New"/>
        </w:rPr>
        <w:t>page_orientation</w:t>
      </w:r>
      <w:r>
        <w:t>&lt;string&gt; “landscape|portrait” – The orientation of the view on the printed page.</w:t>
      </w:r>
    </w:p>
    <w:p w14:paraId="053B1D81" w14:textId="77777777" w:rsidR="00CB07DD" w:rsidRDefault="00CB07DD" w:rsidP="00CB07DD">
      <w:pPr>
        <w:numPr>
          <w:ilvl w:val="0"/>
          <w:numId w:val="42"/>
        </w:numPr>
      </w:pPr>
      <w:r w:rsidRPr="00D936B2">
        <w:rPr>
          <w:rFonts w:ascii="Courier New" w:hAnsi="Courier New" w:cs="Courier New"/>
        </w:rPr>
        <w:t>show_pages</w:t>
      </w:r>
      <w:r>
        <w:t>&lt;bool&gt; - Whether or not the software overlays page breaks and page numbers on the screen.</w:t>
      </w:r>
    </w:p>
    <w:p w14:paraId="47E7910A" w14:textId="77777777" w:rsidR="00CB07DD" w:rsidRDefault="00CB07DD" w:rsidP="00CB07DD">
      <w:r>
        <w:t>In order for XMILE views to be more easily navigated views are REQUIRED to specify:</w:t>
      </w:r>
    </w:p>
    <w:p w14:paraId="19B408CC" w14:textId="77777777" w:rsidR="00CB07DD" w:rsidRDefault="00CB07DD" w:rsidP="00CB07DD">
      <w:pPr>
        <w:numPr>
          <w:ilvl w:val="0"/>
          <w:numId w:val="46"/>
        </w:numPr>
      </w:pPr>
      <w:r w:rsidRPr="00D936B2">
        <w:rPr>
          <w:rFonts w:ascii="Courier New" w:hAnsi="Courier New" w:cs="Courier New"/>
        </w:rPr>
        <w:t>home_page</w:t>
      </w:r>
      <w:r>
        <w:t xml:space="preserve">&lt;int&gt; default: 0- The index of the printed page which is shown when any link with the </w:t>
      </w:r>
      <w:r w:rsidRPr="00D936B2">
        <w:rPr>
          <w:rFonts w:ascii="Courier New" w:hAnsi="Courier New" w:cs="Courier New"/>
        </w:rPr>
        <w:t>home_page</w:t>
      </w:r>
      <w:r>
        <w:t xml:space="preserve"> target is executed</w:t>
      </w:r>
    </w:p>
    <w:p w14:paraId="2AC23D9F" w14:textId="77777777" w:rsidR="00CB07DD" w:rsidRDefault="00CB07DD" w:rsidP="00CB07DD">
      <w:pPr>
        <w:numPr>
          <w:ilvl w:val="0"/>
          <w:numId w:val="46"/>
        </w:numPr>
      </w:pPr>
      <w:r w:rsidRPr="00D936B2">
        <w:rPr>
          <w:rFonts w:ascii="Courier New" w:hAnsi="Courier New" w:cs="Courier New"/>
        </w:rPr>
        <w:t>home_view</w:t>
      </w:r>
      <w:r>
        <w:t xml:space="preserve">&lt;bool&gt; default: false – A marker property which is used to determine which view is navigated to when any link with the target </w:t>
      </w:r>
      <w:r w:rsidRPr="00D936B2">
        <w:rPr>
          <w:rFonts w:ascii="Courier New" w:hAnsi="Courier New" w:cs="Courier New"/>
        </w:rPr>
        <w:t>home_view</w:t>
      </w:r>
      <w:r>
        <w:t xml:space="preserve"> is executed.  Only one view for each view type is allowed to be marked as the </w:t>
      </w:r>
      <w:r w:rsidRPr="00D936B2">
        <w:rPr>
          <w:rFonts w:ascii="Courier New" w:hAnsi="Courier New" w:cs="Courier New"/>
        </w:rPr>
        <w:t>home_view</w:t>
      </w:r>
      <w:r>
        <w:t>.</w:t>
      </w:r>
      <w:r>
        <w:br/>
      </w:r>
    </w:p>
    <w:p w14:paraId="78C2C97C" w14:textId="77777777" w:rsidR="00CB07DD" w:rsidRDefault="00CB07DD" w:rsidP="00CB07DD">
      <w:pPr>
        <w:pStyle w:val="Heading3"/>
        <w:numPr>
          <w:ilvl w:val="2"/>
          <w:numId w:val="3"/>
        </w:numPr>
      </w:pPr>
      <w:bookmarkStart w:id="134" w:name="_Toc426543556"/>
      <w:r>
        <w:t>Referencing variable objects in an XMILE view</w:t>
      </w:r>
      <w:bookmarkEnd w:id="134"/>
    </w:p>
    <w:p w14:paraId="63B89A3F" w14:textId="77777777" w:rsidR="00CB07DD" w:rsidRDefault="00CB07DD" w:rsidP="00CB07DD">
      <w:r>
        <w:t xml:space="preserve">Any object appearing in the </w:t>
      </w:r>
      <w:r w:rsidRPr="00A97730">
        <w:rPr>
          <w:rStyle w:val="codeChar"/>
        </w:rPr>
        <w:t>&lt;variables&gt;</w:t>
      </w:r>
      <w:r>
        <w:t xml:space="preserve"> tag (stock, flow, auxiliary, module, and group) is RECOMMENDED to have a related </w:t>
      </w:r>
      <w:r w:rsidRPr="00A97730">
        <w:rPr>
          <w:rStyle w:val="codeChar"/>
        </w:rPr>
        <w:t>&lt;</w:t>
      </w:r>
      <w:r>
        <w:rPr>
          <w:rStyle w:val="codeChar"/>
        </w:rPr>
        <w:t>stock|flow|aux|module|group</w:t>
      </w:r>
      <w:r w:rsidRPr="00A97730">
        <w:rPr>
          <w:rStyle w:val="codeChar"/>
        </w:rPr>
        <w:t>&gt;</w:t>
      </w:r>
      <w:r>
        <w:t xml:space="preserve"> tag in at least one of the </w:t>
      </w:r>
      <w:r w:rsidRPr="00A97730">
        <w:rPr>
          <w:rStyle w:val="codeChar"/>
        </w:rPr>
        <w:t>&lt;view&gt;</w:t>
      </w:r>
      <w:r>
        <w:t xml:space="preserve"> tags associated with its model in order to be XMILE compatible.  A </w:t>
      </w:r>
      <w:r w:rsidRPr="00A97730">
        <w:rPr>
          <w:rStyle w:val="codeChar"/>
        </w:rPr>
        <w:t>&lt;</w:t>
      </w:r>
      <w:r>
        <w:rPr>
          <w:rStyle w:val="codeChar"/>
        </w:rPr>
        <w:t>stock|flow|aux|module|group</w:t>
      </w:r>
      <w:r w:rsidRPr="00A97730">
        <w:rPr>
          <w:rStyle w:val="codeChar"/>
        </w:rPr>
        <w:t>&gt;</w:t>
      </w:r>
      <w:r>
        <w:t xml:space="preserve"> tag is linked to its associated model equation object through the use of its REQUIRED </w:t>
      </w:r>
      <w:r w:rsidRPr="00A97730">
        <w:rPr>
          <w:rStyle w:val="codeChar"/>
        </w:rPr>
        <w:t>“name”</w:t>
      </w:r>
      <w:r>
        <w:t xml:space="preserve"> attribute (see sample XMILE in beginning of chapter 5). A </w:t>
      </w:r>
      <w:r w:rsidRPr="00A97730">
        <w:rPr>
          <w:rStyle w:val="codeChar"/>
        </w:rPr>
        <w:t>&lt;</w:t>
      </w:r>
      <w:r>
        <w:rPr>
          <w:rStyle w:val="codeChar"/>
        </w:rPr>
        <w:t>stock|flow|aux|module</w:t>
      </w:r>
      <w:r w:rsidRPr="00A97730">
        <w:rPr>
          <w:rStyle w:val="codeChar"/>
        </w:rPr>
        <w:t>&gt;</w:t>
      </w:r>
      <w:r>
        <w:t xml:space="preserve"> (note: not group) tag representing a model variable MUST NOT appear more than once in a single </w:t>
      </w:r>
      <w:r w:rsidRPr="00A97730">
        <w:rPr>
          <w:rStyle w:val="codeChar"/>
        </w:rPr>
        <w:t>&lt;view&gt;</w:t>
      </w:r>
      <w:r>
        <w:t xml:space="preserve"> tag. A </w:t>
      </w:r>
      <w:r w:rsidRPr="00A97730">
        <w:rPr>
          <w:rStyle w:val="codeChar"/>
        </w:rPr>
        <w:t>&lt;</w:t>
      </w:r>
      <w:r>
        <w:rPr>
          <w:rStyle w:val="codeChar"/>
        </w:rPr>
        <w:t>stock|flow|aux|module</w:t>
      </w:r>
      <w:r w:rsidRPr="00A97730">
        <w:rPr>
          <w:rStyle w:val="codeChar"/>
        </w:rPr>
        <w:t>&gt;</w:t>
      </w:r>
      <w:r>
        <w:rPr>
          <w:rStyle w:val="codeChar"/>
        </w:rPr>
        <w:t xml:space="preserve"> </w:t>
      </w:r>
      <w:r>
        <w:t xml:space="preserve">(note: not group) tag representing a model variable may appear in separate </w:t>
      </w:r>
      <w:r w:rsidRPr="00A97730">
        <w:rPr>
          <w:rStyle w:val="codeChar"/>
        </w:rPr>
        <w:t>&lt;view&gt;</w:t>
      </w:r>
      <w:r>
        <w:t xml:space="preserve"> tags, but support of this feature is OPTIONAL. It is RECOMMENDED that in the case where this feature is not supported the lowest order view (or first view encountered is order is not specified) containing a </w:t>
      </w:r>
      <w:r w:rsidRPr="00A97730">
        <w:rPr>
          <w:rStyle w:val="codeChar"/>
        </w:rPr>
        <w:t>&lt;</w:t>
      </w:r>
      <w:r>
        <w:rPr>
          <w:rStyle w:val="codeChar"/>
        </w:rPr>
        <w:t>stock|flow|aux|module</w:t>
      </w:r>
      <w:r w:rsidRPr="00A97730">
        <w:rPr>
          <w:rStyle w:val="codeChar"/>
        </w:rPr>
        <w:t>&gt;</w:t>
      </w:r>
      <w:r>
        <w:t xml:space="preserve"> tag representing a model variable is treated as the canonical display for that object and that any other encountered </w:t>
      </w:r>
      <w:r w:rsidRPr="00A97730">
        <w:rPr>
          <w:rStyle w:val="codeChar"/>
        </w:rPr>
        <w:t>&lt;</w:t>
      </w:r>
      <w:r>
        <w:rPr>
          <w:rStyle w:val="codeChar"/>
        </w:rPr>
        <w:t>stock|flow|aux|module</w:t>
      </w:r>
      <w:r w:rsidRPr="00A97730">
        <w:rPr>
          <w:rStyle w:val="codeChar"/>
        </w:rPr>
        <w:t>&gt;</w:t>
      </w:r>
      <w:r>
        <w:t xml:space="preserve"> tag in any other </w:t>
      </w:r>
      <w:r w:rsidRPr="00A97730">
        <w:rPr>
          <w:rStyle w:val="codeChar"/>
        </w:rPr>
        <w:t>&lt;view&gt;</w:t>
      </w:r>
      <w:r>
        <w:t xml:space="preserve"> tag associated with that model representing the same model variable be treated as an alias (described in section 6.1.7).</w:t>
      </w:r>
    </w:p>
    <w:p w14:paraId="3C025AFF" w14:textId="77777777" w:rsidR="00CB07DD" w:rsidRPr="001A3261" w:rsidRDefault="00CB07DD" w:rsidP="00CB07DD">
      <w:pPr>
        <w:pStyle w:val="Heading3"/>
        <w:numPr>
          <w:ilvl w:val="2"/>
          <w:numId w:val="3"/>
        </w:numPr>
      </w:pPr>
      <w:bookmarkStart w:id="135" w:name="_Toc426543557"/>
      <w:r>
        <w:t>XMILE view assumptions and attributes</w:t>
      </w:r>
      <w:bookmarkEnd w:id="135"/>
    </w:p>
    <w:p w14:paraId="4169C8FF" w14:textId="77777777" w:rsidR="00CB07DD" w:rsidRDefault="00CB07DD" w:rsidP="00CB07DD">
      <w:r>
        <w:t xml:space="preserve">All visual objects contained within an XMILE </w:t>
      </w:r>
      <w:r w:rsidRPr="00FC39A1">
        <w:rPr>
          <w:rFonts w:ascii="Courier New" w:hAnsi="Courier New" w:cs="Courier New"/>
        </w:rPr>
        <w:t>&lt;view&gt;</w:t>
      </w:r>
      <w:r>
        <w:t xml:space="preserve"> are laid out on a 2D Cartesian coordinate space measured in pixels, where 0,0 is the top left of the screen and height runs down while width runs right. An example coordinate space map looks like:</w:t>
      </w:r>
    </w:p>
    <w:p w14:paraId="1250A8BE" w14:textId="77777777" w:rsidR="00CB07DD" w:rsidRDefault="00CB07DD" w:rsidP="00CB07DD"/>
    <w:p w14:paraId="3B664D27" w14:textId="77777777" w:rsidR="00CB07DD" w:rsidRDefault="0015090F" w:rsidP="00CB07DD">
      <w:pPr>
        <w:jc w:val="center"/>
      </w:pPr>
      <w:r>
        <w:pict w14:anchorId="78FDDEA3">
          <v:shape id="_x0000_i1029" type="#_x0000_t75" style="width:369.6pt;height:253.8pt">
            <v:imagedata r:id="rId56" o:title="canvas"/>
          </v:shape>
        </w:pict>
      </w:r>
    </w:p>
    <w:p w14:paraId="5EAA999F" w14:textId="77777777" w:rsidR="00CB07DD" w:rsidRDefault="00CB07DD" w:rsidP="00CB07DD"/>
    <w:p w14:paraId="51D45B67" w14:textId="77777777" w:rsidR="00CB07DD" w:rsidRDefault="00CB07DD" w:rsidP="00CB07DD">
      <w:r>
        <w:t>All display objects contained within an XMILE file MUST have the following attributes:</w:t>
      </w:r>
    </w:p>
    <w:p w14:paraId="5AC354CF" w14:textId="77777777" w:rsidR="00CB07DD" w:rsidRDefault="00CB07DD" w:rsidP="00CB07DD">
      <w:pPr>
        <w:numPr>
          <w:ilvl w:val="0"/>
          <w:numId w:val="17"/>
        </w:numPr>
      </w:pPr>
      <w:r>
        <w:t xml:space="preserve">Position:  </w:t>
      </w:r>
      <w:r w:rsidRPr="00A63604">
        <w:rPr>
          <w:rStyle w:val="codeChar"/>
        </w:rPr>
        <w:t>x="</w:t>
      </w:r>
      <w:r w:rsidRPr="00A63604">
        <w:t>&lt;double&gt;</w:t>
      </w:r>
      <w:r w:rsidRPr="00A63604">
        <w:rPr>
          <w:rStyle w:val="codeChar"/>
        </w:rPr>
        <w:t>", y="</w:t>
      </w:r>
      <w:r w:rsidRPr="00A63604">
        <w:t>&lt;double&gt;</w:t>
      </w:r>
      <w:r w:rsidRPr="00A63604">
        <w:rPr>
          <w:rStyle w:val="codeChar"/>
        </w:rPr>
        <w:t>"</w:t>
      </w:r>
    </w:p>
    <w:p w14:paraId="1299739A" w14:textId="77777777" w:rsidR="00CB07DD" w:rsidRDefault="00CB07DD" w:rsidP="00CB07DD">
      <w:pPr>
        <w:numPr>
          <w:ilvl w:val="0"/>
          <w:numId w:val="17"/>
        </w:numPr>
      </w:pPr>
      <w:r>
        <w:t xml:space="preserve">Size:  arbitrary rectangle or, for specific objects listed below, a </w:t>
      </w:r>
      <w:r w:rsidRPr="00A63604">
        <w:rPr>
          <w:rStyle w:val="codeChar"/>
        </w:rPr>
        <w:t>&lt;shape&gt;</w:t>
      </w:r>
      <w:r>
        <w:t xml:space="preserve"> tag</w:t>
      </w:r>
      <w:r>
        <w:br/>
      </w:r>
      <w:r>
        <w:tab/>
      </w:r>
      <w:r w:rsidRPr="00A63604">
        <w:rPr>
          <w:rStyle w:val="codeChar"/>
        </w:rPr>
        <w:t>width="</w:t>
      </w:r>
      <w:r w:rsidRPr="00A63604">
        <w:t>&lt;double&gt;</w:t>
      </w:r>
      <w:r w:rsidRPr="00A63604">
        <w:rPr>
          <w:rStyle w:val="codeChar"/>
        </w:rPr>
        <w:t>", height="</w:t>
      </w:r>
      <w:r w:rsidRPr="00A63604">
        <w:t>&lt;double&gt;</w:t>
      </w:r>
      <w:r w:rsidRPr="00A63604">
        <w:rPr>
          <w:rStyle w:val="codeChar"/>
        </w:rPr>
        <w:t>"</w:t>
      </w:r>
    </w:p>
    <w:p w14:paraId="23F48BBA" w14:textId="77777777" w:rsidR="00CB07DD" w:rsidRDefault="00CB07DD" w:rsidP="00CB07DD">
      <w:r>
        <w:t xml:space="preserve">A </w:t>
      </w:r>
      <w:r w:rsidRPr="00A63604">
        <w:rPr>
          <w:rStyle w:val="codeChar"/>
        </w:rPr>
        <w:t>&lt;shape&gt;</w:t>
      </w:r>
      <w:r>
        <w:t xml:space="preserve"> tag is specified as a child tag of other tags that are themselves child of a </w:t>
      </w:r>
      <w:r w:rsidRPr="00A63604">
        <w:rPr>
          <w:rStyle w:val="codeChar"/>
        </w:rPr>
        <w:t>&lt;view&gt;</w:t>
      </w:r>
      <w:r>
        <w:t xml:space="preserve">.  Specifically, shape tags allow stock, auxiliary, module, or alias objects to be represented using a different symbol then the RECOMMENDED; rectangle for a stock, circle for an auxiliary and rounded rectangle for a module. It is OPTIONAL for these four object types to specify a </w:t>
      </w:r>
      <w:r w:rsidRPr="00C92EA2">
        <w:rPr>
          <w:rStyle w:val="codeChar"/>
        </w:rPr>
        <w:t>&lt;shape&gt;</w:t>
      </w:r>
      <w:r>
        <w:t xml:space="preserve"> tag to change their representation from the defaults specified above to any valid value for a </w:t>
      </w:r>
      <w:r w:rsidRPr="00C92EA2">
        <w:rPr>
          <w:rStyle w:val="codeChar"/>
        </w:rPr>
        <w:t>&lt;shape&gt;</w:t>
      </w:r>
      <w:r>
        <w:t xml:space="preserve"> tag described below with the following REQUIRED exceptions:</w:t>
      </w:r>
    </w:p>
    <w:p w14:paraId="77A11B8F" w14:textId="77777777" w:rsidR="00CB07DD" w:rsidRDefault="00CB07DD" w:rsidP="00CB07DD">
      <w:pPr>
        <w:numPr>
          <w:ilvl w:val="0"/>
          <w:numId w:val="23"/>
        </w:numPr>
      </w:pPr>
      <w:r>
        <w:t>A stock MUST NOT be represented using a circle.</w:t>
      </w:r>
    </w:p>
    <w:p w14:paraId="7AAB379B" w14:textId="77777777" w:rsidR="00CB07DD" w:rsidRDefault="00CB07DD" w:rsidP="00CB07DD">
      <w:pPr>
        <w:numPr>
          <w:ilvl w:val="0"/>
          <w:numId w:val="23"/>
        </w:numPr>
      </w:pPr>
      <w:r>
        <w:t>An auxiliary or flow MUST NOT be represented using a rectangle except if the equation contains a function or macro which contains a stock.</w:t>
      </w:r>
    </w:p>
    <w:p w14:paraId="15811C7D" w14:textId="77777777" w:rsidR="00CB07DD" w:rsidRDefault="00CB07DD" w:rsidP="00CB07DD">
      <w:r>
        <w:t xml:space="preserve">Shape tags contain a REQUIRED </w:t>
      </w:r>
      <w:r w:rsidRPr="00C92EA2">
        <w:rPr>
          <w:rStyle w:val="codeChar"/>
        </w:rPr>
        <w:t>type</w:t>
      </w:r>
      <w:r>
        <w:t xml:space="preserve"> attribute which describes the shape of the object owning the tag. Valid </w:t>
      </w:r>
      <w:r w:rsidRPr="00C92EA2">
        <w:rPr>
          <w:rStyle w:val="codeChar"/>
        </w:rPr>
        <w:t>type</w:t>
      </w:r>
      <w:r>
        <w:t xml:space="preserve"> values are: </w:t>
      </w:r>
      <w:r w:rsidRPr="00C92EA2">
        <w:rPr>
          <w:rStyle w:val="codeChar"/>
        </w:rPr>
        <w:t>rectangle</w:t>
      </w:r>
      <w:r>
        <w:t xml:space="preserve">, </w:t>
      </w:r>
      <w:r w:rsidRPr="00C92EA2">
        <w:rPr>
          <w:rStyle w:val="codeChar"/>
        </w:rPr>
        <w:t>circle</w:t>
      </w:r>
      <w:r>
        <w:t>, and name</w:t>
      </w:r>
      <w:r w:rsidRPr="00C92EA2">
        <w:rPr>
          <w:rStyle w:val="codeChar"/>
        </w:rPr>
        <w:t>_only</w:t>
      </w:r>
      <w:r>
        <w:t xml:space="preserve">. Shapes of type </w:t>
      </w:r>
      <w:r w:rsidRPr="00C92EA2">
        <w:rPr>
          <w:rStyle w:val="codeChar"/>
        </w:rPr>
        <w:t>rectangle</w:t>
      </w:r>
      <w:r>
        <w:t xml:space="preserve"> have two REQUIRED attributes, </w:t>
      </w:r>
      <w:r w:rsidRPr="00C92EA2">
        <w:rPr>
          <w:rStyle w:val="codeChar"/>
        </w:rPr>
        <w:t>width</w:t>
      </w:r>
      <w:r>
        <w:t xml:space="preserve"> and </w:t>
      </w:r>
      <w:r w:rsidRPr="00C92EA2">
        <w:rPr>
          <w:rStyle w:val="codeChar"/>
        </w:rPr>
        <w:t>height</w:t>
      </w:r>
      <w:r>
        <w:t xml:space="preserve">, and an OPTIONAL attribute, the corner </w:t>
      </w:r>
      <w:r w:rsidRPr="00C92EA2">
        <w:rPr>
          <w:rStyle w:val="codeChar"/>
        </w:rPr>
        <w:t>radius</w:t>
      </w:r>
      <w:r>
        <w:t xml:space="preserve">, all specified as doubles in pixels. Shapes of type </w:t>
      </w:r>
      <w:r w:rsidRPr="00C92EA2">
        <w:rPr>
          <w:rStyle w:val="codeChar"/>
        </w:rPr>
        <w:t>circle</w:t>
      </w:r>
      <w:r>
        <w:t xml:space="preserve"> contain one REQUIRED attribute:  </w:t>
      </w:r>
      <w:r w:rsidRPr="00C92EA2">
        <w:rPr>
          <w:rStyle w:val="codeChar"/>
        </w:rPr>
        <w:t>radius</w:t>
      </w:r>
      <w:r>
        <w:t xml:space="preserve">. Shapes of type </w:t>
      </w:r>
      <w:r w:rsidRPr="00C92EA2">
        <w:rPr>
          <w:rStyle w:val="codeChar"/>
        </w:rPr>
        <w:t>name_only</w:t>
      </w:r>
      <w:r>
        <w:t xml:space="preserve"> are special:  they contain two OPTIONAL attributes </w:t>
      </w:r>
      <w:r w:rsidRPr="00C92EA2">
        <w:rPr>
          <w:rStyle w:val="codeChar"/>
        </w:rPr>
        <w:t>width</w:t>
      </w:r>
      <w:r>
        <w:t xml:space="preserve"> and </w:t>
      </w:r>
      <w:r w:rsidRPr="00C92EA2">
        <w:rPr>
          <w:rStyle w:val="codeChar"/>
        </w:rPr>
        <w:t>height</w:t>
      </w:r>
      <w:r>
        <w:t xml:space="preserve"> both measured in pixels and represented using a double. The </w:t>
      </w:r>
      <w:r w:rsidRPr="00C92EA2">
        <w:rPr>
          <w:rStyle w:val="codeChar"/>
        </w:rPr>
        <w:t>name_only</w:t>
      </w:r>
      <w:r>
        <w:t xml:space="preserve"> shape specifies that the object shall be represented by its name plate only. The optional </w:t>
      </w:r>
      <w:r w:rsidRPr="00D936B2">
        <w:rPr>
          <w:rFonts w:ascii="Courier New" w:hAnsi="Courier New" w:cs="Courier New"/>
        </w:rPr>
        <w:t>width</w:t>
      </w:r>
      <w:r>
        <w:t xml:space="preserve"> and </w:t>
      </w:r>
      <w:r w:rsidRPr="00D936B2">
        <w:rPr>
          <w:rFonts w:ascii="Courier New" w:hAnsi="Courier New" w:cs="Courier New"/>
        </w:rPr>
        <w:t>height</w:t>
      </w:r>
      <w:r>
        <w:t xml:space="preserve"> attributes are used for line wrapping hints.  These hints are only suggestions and may be ignored without consequence.</w:t>
      </w:r>
    </w:p>
    <w:p w14:paraId="152E9F89" w14:textId="77777777" w:rsidR="00CB07DD" w:rsidRDefault="00CB07DD" w:rsidP="00CB07DD">
      <w:r>
        <w:t xml:space="preserve">The position referred to by the </w:t>
      </w:r>
      <w:r w:rsidRPr="00C92EA2">
        <w:rPr>
          <w:rStyle w:val="codeChar"/>
        </w:rPr>
        <w:t>x</w:t>
      </w:r>
      <w:r>
        <w:t xml:space="preserve"> and </w:t>
      </w:r>
      <w:r w:rsidRPr="00C92EA2">
        <w:rPr>
          <w:rStyle w:val="codeChar"/>
        </w:rPr>
        <w:t>y</w:t>
      </w:r>
      <w:r>
        <w:t xml:space="preserve"> attributes refers to the center of the object when using a </w:t>
      </w:r>
      <w:r w:rsidRPr="004B6409">
        <w:rPr>
          <w:rStyle w:val="codeChar"/>
        </w:rPr>
        <w:t>&lt;shape&gt;</w:t>
      </w:r>
      <w:r>
        <w:t xml:space="preserve"> tag. When using an arbitrary size, the </w:t>
      </w:r>
      <w:r w:rsidRPr="004B6409">
        <w:rPr>
          <w:rStyle w:val="codeChar"/>
        </w:rPr>
        <w:t>x</w:t>
      </w:r>
      <w:r>
        <w:t xml:space="preserve"> and </w:t>
      </w:r>
      <w:r w:rsidRPr="004B6409">
        <w:rPr>
          <w:rStyle w:val="codeChar"/>
        </w:rPr>
        <w:t>y</w:t>
      </w:r>
      <w:r>
        <w:t xml:space="preserve"> attributes refer to the top left corner of the object. All locations and sizes of XMILE objects are REQUIRED to be represented using double precision numbers.</w:t>
      </w:r>
    </w:p>
    <w:p w14:paraId="38AB001F" w14:textId="77777777" w:rsidR="00CB07DD" w:rsidRDefault="00CB07DD" w:rsidP="00CB07DD">
      <w:pPr>
        <w:pStyle w:val="Heading3"/>
        <w:numPr>
          <w:ilvl w:val="2"/>
          <w:numId w:val="3"/>
        </w:numPr>
      </w:pPr>
      <w:bookmarkStart w:id="136" w:name="_Toc426543558"/>
      <w:r>
        <w:t>Referring to specific XMILE display objects</w:t>
      </w:r>
      <w:bookmarkEnd w:id="136"/>
    </w:p>
    <w:p w14:paraId="13306554" w14:textId="77777777" w:rsidR="00CB07DD" w:rsidRDefault="00CB07DD" w:rsidP="00CB07DD">
      <w:r>
        <w:t xml:space="preserve">Display objects do not have names or any other way to specifically refer to individual objects. Therefore any display object which is referred to anywhere else in the XMILE file MUST provide a </w:t>
      </w:r>
      <w:r w:rsidRPr="00380F0D">
        <w:rPr>
          <w:rStyle w:val="codeChar"/>
        </w:rPr>
        <w:t>uid="</w:t>
      </w:r>
      <w:r w:rsidRPr="00380F0D">
        <w:t>&lt;int&gt;</w:t>
      </w:r>
      <w:r w:rsidRPr="00380F0D">
        <w:rPr>
          <w:rStyle w:val="codeChar"/>
        </w:rPr>
        <w:t>"</w:t>
      </w:r>
      <w:r>
        <w:t xml:space="preserve"> attribute. This attribute is a unique linearly increasing integer which gives each display object a way to be referred to specifically while reading in an XMILE file. UIDs are NOT REQUIRED to be stable across successive reads and writes. Objects requiring a </w:t>
      </w:r>
      <w:r w:rsidRPr="00380F0D">
        <w:rPr>
          <w:rStyle w:val="codeChar"/>
        </w:rPr>
        <w:t>uid</w:t>
      </w:r>
      <w:r>
        <w:t xml:space="preserve"> are listed in</w:t>
      </w:r>
      <w:r>
        <w:rPr>
          <w:b/>
        </w:rPr>
        <w:t xml:space="preserve"> </w:t>
      </w:r>
      <w:r>
        <w:t>Chapter 6 of this specification. UIDs MUST be unique per XMILE model.</w:t>
      </w:r>
    </w:p>
    <w:p w14:paraId="42AC069B" w14:textId="77777777" w:rsidR="00CB07DD" w:rsidRDefault="00CB07DD" w:rsidP="00CB07DD">
      <w:pPr>
        <w:pStyle w:val="Heading2"/>
        <w:numPr>
          <w:ilvl w:val="1"/>
          <w:numId w:val="3"/>
        </w:numPr>
      </w:pPr>
      <w:bookmarkStart w:id="137" w:name="_Toc426543559"/>
      <w:r>
        <w:t>Common styles associated with all XMILE display objects</w:t>
      </w:r>
      <w:bookmarkEnd w:id="137"/>
    </w:p>
    <w:p w14:paraId="5C863FE6" w14:textId="77777777" w:rsidR="00CB07DD" w:rsidRDefault="00CB07DD" w:rsidP="00CB07DD">
      <w:r>
        <w:t xml:space="preserve">All XMILE display objects provide attributes which describe their look and feel or style. Styles applied to visual XMILE objects are composed of attributes of the following core style objects plus any specific attributes available to that specific type of object.  </w:t>
      </w:r>
    </w:p>
    <w:p w14:paraId="254E415C" w14:textId="77777777" w:rsidR="00CB07DD" w:rsidRDefault="00CB07DD" w:rsidP="00CB07DD">
      <w:r>
        <w:t>Border</w:t>
      </w:r>
    </w:p>
    <w:p w14:paraId="462E21FD" w14:textId="77777777" w:rsidR="00CB07DD" w:rsidRDefault="00CB07DD" w:rsidP="00CB07DD">
      <w:pPr>
        <w:numPr>
          <w:ilvl w:val="0"/>
          <w:numId w:val="18"/>
        </w:numPr>
      </w:pPr>
      <w:r>
        <w:rPr>
          <w:rStyle w:val="codeChar"/>
        </w:rPr>
        <w:t>border_width</w:t>
      </w:r>
      <w:r w:rsidRPr="00380F0D">
        <w:rPr>
          <w:rStyle w:val="codeChar"/>
        </w:rPr>
        <w:t>="thick</w:t>
      </w:r>
      <w:r>
        <w:rPr>
          <w:rStyle w:val="codeChar"/>
        </w:rPr>
        <w:t xml:space="preserve"> </w:t>
      </w:r>
      <w:r w:rsidRPr="00380F0D">
        <w:rPr>
          <w:rStyle w:val="codeChar"/>
        </w:rPr>
        <w:t>|</w:t>
      </w:r>
      <w:r>
        <w:rPr>
          <w:rStyle w:val="codeChar"/>
        </w:rPr>
        <w:t xml:space="preserve"> </w:t>
      </w:r>
      <w:r w:rsidRPr="00380F0D">
        <w:rPr>
          <w:rStyle w:val="codeChar"/>
        </w:rPr>
        <w:t>thin</w:t>
      </w:r>
      <w:r>
        <w:rPr>
          <w:rStyle w:val="codeChar"/>
        </w:rPr>
        <w:t xml:space="preserve"> </w:t>
      </w:r>
      <w:r w:rsidRPr="00380F0D">
        <w:rPr>
          <w:rStyle w:val="codeChar"/>
        </w:rPr>
        <w:t>|</w:t>
      </w:r>
      <w:r>
        <w:rPr>
          <w:rStyle w:val="codeChar"/>
        </w:rPr>
        <w:t xml:space="preserve"> </w:t>
      </w:r>
      <w:r>
        <w:t>&lt;double&gt;</w:t>
      </w:r>
      <w:r w:rsidRPr="00380F0D">
        <w:rPr>
          <w:rStyle w:val="codeChar"/>
        </w:rPr>
        <w:t>"</w:t>
      </w:r>
      <w:r>
        <w:t xml:space="preserve"> –default=1px  –thick=3px  –thin=1px</w:t>
      </w:r>
    </w:p>
    <w:p w14:paraId="72DAD042" w14:textId="77777777" w:rsidR="00CB07DD" w:rsidRDefault="00CB07DD" w:rsidP="00CB07DD">
      <w:pPr>
        <w:numPr>
          <w:ilvl w:val="0"/>
          <w:numId w:val="18"/>
        </w:numPr>
      </w:pPr>
      <w:r>
        <w:rPr>
          <w:rStyle w:val="codeChar"/>
        </w:rPr>
        <w:t>border_color</w:t>
      </w:r>
      <w:r w:rsidRPr="00E77EA5">
        <w:rPr>
          <w:rStyle w:val="codeChar"/>
        </w:rPr>
        <w:t>=</w:t>
      </w:r>
      <w:r w:rsidRPr="00380F0D">
        <w:rPr>
          <w:rStyle w:val="codeChar"/>
        </w:rPr>
        <w:t>"</w:t>
      </w:r>
      <w:r>
        <w:t>&lt;hex code&gt; | predefined color*</w:t>
      </w:r>
      <w:r w:rsidRPr="00380F0D">
        <w:rPr>
          <w:rStyle w:val="codeChar"/>
        </w:rPr>
        <w:t>"</w:t>
      </w:r>
    </w:p>
    <w:p w14:paraId="4F745CA7" w14:textId="77777777" w:rsidR="00CB07DD" w:rsidRDefault="00CB07DD" w:rsidP="00CB07DD">
      <w:pPr>
        <w:numPr>
          <w:ilvl w:val="0"/>
          <w:numId w:val="18"/>
        </w:numPr>
      </w:pPr>
      <w:r>
        <w:rPr>
          <w:rStyle w:val="codeChar"/>
        </w:rPr>
        <w:t>border_style</w:t>
      </w:r>
      <w:r w:rsidRPr="00E77EA5">
        <w:rPr>
          <w:rStyle w:val="codeChar"/>
        </w:rPr>
        <w:t>="none</w:t>
      </w:r>
      <w:r>
        <w:rPr>
          <w:rStyle w:val="codeChar"/>
        </w:rPr>
        <w:t xml:space="preserve"> </w:t>
      </w:r>
      <w:r w:rsidRPr="00E77EA5">
        <w:rPr>
          <w:rStyle w:val="codeChar"/>
        </w:rPr>
        <w:t>|</w:t>
      </w:r>
      <w:r>
        <w:rPr>
          <w:rStyle w:val="codeChar"/>
        </w:rPr>
        <w:t xml:space="preserve"> </w:t>
      </w:r>
      <w:r w:rsidRPr="00E77EA5">
        <w:rPr>
          <w:rStyle w:val="codeChar"/>
        </w:rPr>
        <w:t>solid"</w:t>
      </w:r>
      <w:r>
        <w:t xml:space="preserve"> –default=none</w:t>
      </w:r>
    </w:p>
    <w:p w14:paraId="3E134311" w14:textId="77777777" w:rsidR="00CB07DD" w:rsidRDefault="00CB07DD" w:rsidP="00CB07DD">
      <w:r>
        <w:t>Text Style</w:t>
      </w:r>
    </w:p>
    <w:p w14:paraId="0400B933" w14:textId="77777777" w:rsidR="00CB07DD" w:rsidRDefault="00CB07DD" w:rsidP="00CB07DD">
      <w:pPr>
        <w:numPr>
          <w:ilvl w:val="0"/>
          <w:numId w:val="19"/>
        </w:numPr>
      </w:pPr>
      <w:r>
        <w:rPr>
          <w:rStyle w:val="codeChar"/>
        </w:rPr>
        <w:t>font_family</w:t>
      </w:r>
      <w:r w:rsidRPr="00D67B2C">
        <w:rPr>
          <w:rStyle w:val="codeChar"/>
        </w:rPr>
        <w:t>=</w:t>
      </w:r>
      <w:r w:rsidRPr="00E77EA5">
        <w:rPr>
          <w:rStyle w:val="codeChar"/>
        </w:rPr>
        <w:t>"</w:t>
      </w:r>
      <w:r>
        <w:t>&lt;string&gt;</w:t>
      </w:r>
      <w:r w:rsidRPr="00E77EA5">
        <w:rPr>
          <w:rStyle w:val="codeChar"/>
        </w:rPr>
        <w:t>"</w:t>
      </w:r>
    </w:p>
    <w:p w14:paraId="2ACD7AB9" w14:textId="77777777" w:rsidR="00CB07DD" w:rsidRDefault="00CB07DD" w:rsidP="00CB07DD">
      <w:pPr>
        <w:numPr>
          <w:ilvl w:val="0"/>
          <w:numId w:val="19"/>
        </w:numPr>
      </w:pPr>
      <w:r>
        <w:rPr>
          <w:rStyle w:val="codeChar"/>
        </w:rPr>
        <w:t>font_</w:t>
      </w:r>
      <w:r w:rsidRPr="00D67B2C">
        <w:rPr>
          <w:rStyle w:val="codeChar"/>
        </w:rPr>
        <w:t>style="normal</w:t>
      </w:r>
      <w:r>
        <w:rPr>
          <w:rStyle w:val="codeChar"/>
        </w:rPr>
        <w:t xml:space="preserve"> </w:t>
      </w:r>
      <w:r w:rsidRPr="00D67B2C">
        <w:rPr>
          <w:rStyle w:val="codeChar"/>
        </w:rPr>
        <w:t>|</w:t>
      </w:r>
      <w:r>
        <w:rPr>
          <w:rStyle w:val="codeChar"/>
        </w:rPr>
        <w:t xml:space="preserve"> </w:t>
      </w:r>
      <w:r w:rsidRPr="00D67B2C">
        <w:rPr>
          <w:rStyle w:val="codeChar"/>
        </w:rPr>
        <w:t>italic"</w:t>
      </w:r>
      <w:r>
        <w:t xml:space="preserve"> –default=normal</w:t>
      </w:r>
    </w:p>
    <w:p w14:paraId="27E9D098" w14:textId="77777777" w:rsidR="00CB07DD" w:rsidRDefault="00CB07DD" w:rsidP="00CB07DD">
      <w:pPr>
        <w:numPr>
          <w:ilvl w:val="0"/>
          <w:numId w:val="19"/>
        </w:numPr>
      </w:pPr>
      <w:r>
        <w:rPr>
          <w:rStyle w:val="codeChar"/>
        </w:rPr>
        <w:t>font_</w:t>
      </w:r>
      <w:r w:rsidRPr="00D67B2C">
        <w:rPr>
          <w:rStyle w:val="codeChar"/>
        </w:rPr>
        <w:t>weight="normal</w:t>
      </w:r>
      <w:r>
        <w:rPr>
          <w:rStyle w:val="codeChar"/>
        </w:rPr>
        <w:t xml:space="preserve"> </w:t>
      </w:r>
      <w:r w:rsidRPr="00D67B2C">
        <w:rPr>
          <w:rStyle w:val="codeChar"/>
        </w:rPr>
        <w:t>|</w:t>
      </w:r>
      <w:r>
        <w:rPr>
          <w:rStyle w:val="codeChar"/>
        </w:rPr>
        <w:t xml:space="preserve"> </w:t>
      </w:r>
      <w:r w:rsidRPr="00D67B2C">
        <w:rPr>
          <w:rStyle w:val="codeChar"/>
        </w:rPr>
        <w:t>bold"</w:t>
      </w:r>
      <w:r>
        <w:t xml:space="preserve"> –default=normal</w:t>
      </w:r>
    </w:p>
    <w:p w14:paraId="4FF41256" w14:textId="77777777" w:rsidR="00CB07DD" w:rsidRDefault="00CB07DD" w:rsidP="00CB07DD">
      <w:pPr>
        <w:numPr>
          <w:ilvl w:val="0"/>
          <w:numId w:val="19"/>
        </w:numPr>
      </w:pPr>
      <w:r>
        <w:rPr>
          <w:rStyle w:val="codeChar"/>
        </w:rPr>
        <w:t>text_</w:t>
      </w:r>
      <w:r w:rsidRPr="00D67B2C">
        <w:rPr>
          <w:rStyle w:val="codeChar"/>
        </w:rPr>
        <w:t>decoration="normal</w:t>
      </w:r>
      <w:r>
        <w:rPr>
          <w:rStyle w:val="codeChar"/>
        </w:rPr>
        <w:t xml:space="preserve"> </w:t>
      </w:r>
      <w:r w:rsidRPr="00D67B2C">
        <w:rPr>
          <w:rStyle w:val="codeChar"/>
        </w:rPr>
        <w:t>|</w:t>
      </w:r>
      <w:r>
        <w:rPr>
          <w:rStyle w:val="codeChar"/>
        </w:rPr>
        <w:t xml:space="preserve"> </w:t>
      </w:r>
      <w:r w:rsidRPr="00D67B2C">
        <w:rPr>
          <w:rStyle w:val="codeChar"/>
        </w:rPr>
        <w:t>underline"</w:t>
      </w:r>
      <w:r>
        <w:t xml:space="preserve"> –default=normal</w:t>
      </w:r>
    </w:p>
    <w:p w14:paraId="61705325" w14:textId="77777777" w:rsidR="00CB07DD" w:rsidRPr="006363E1" w:rsidRDefault="00CB07DD" w:rsidP="00CB07DD">
      <w:pPr>
        <w:numPr>
          <w:ilvl w:val="0"/>
          <w:numId w:val="19"/>
        </w:numPr>
        <w:rPr>
          <w:rStyle w:val="codeChar"/>
        </w:rPr>
      </w:pPr>
      <w:r>
        <w:rPr>
          <w:rStyle w:val="codeChar"/>
        </w:rPr>
        <w:t>text_</w:t>
      </w:r>
      <w:r w:rsidRPr="00D67B2C">
        <w:rPr>
          <w:rStyle w:val="codeChar"/>
        </w:rPr>
        <w:t>align="left</w:t>
      </w:r>
      <w:r>
        <w:rPr>
          <w:rStyle w:val="codeChar"/>
        </w:rPr>
        <w:t xml:space="preserve"> </w:t>
      </w:r>
      <w:r w:rsidRPr="00D67B2C">
        <w:rPr>
          <w:rStyle w:val="codeChar"/>
        </w:rPr>
        <w:t>|</w:t>
      </w:r>
      <w:r>
        <w:rPr>
          <w:rStyle w:val="codeChar"/>
        </w:rPr>
        <w:t xml:space="preserve"> </w:t>
      </w:r>
      <w:r w:rsidRPr="00D67B2C">
        <w:rPr>
          <w:rStyle w:val="codeChar"/>
        </w:rPr>
        <w:t>right</w:t>
      </w:r>
      <w:r>
        <w:rPr>
          <w:rStyle w:val="codeChar"/>
        </w:rPr>
        <w:t xml:space="preserve"> </w:t>
      </w:r>
      <w:r w:rsidRPr="00D67B2C">
        <w:rPr>
          <w:rStyle w:val="codeChar"/>
        </w:rPr>
        <w:t>|</w:t>
      </w:r>
      <w:r>
        <w:rPr>
          <w:rStyle w:val="codeChar"/>
        </w:rPr>
        <w:t xml:space="preserve"> </w:t>
      </w:r>
      <w:r w:rsidRPr="00D67B2C">
        <w:rPr>
          <w:rStyle w:val="codeChar"/>
        </w:rPr>
        <w:t>center</w:t>
      </w:r>
      <w:r w:rsidRPr="00E77EA5">
        <w:rPr>
          <w:rStyle w:val="codeChar"/>
        </w:rPr>
        <w:t>"</w:t>
      </w:r>
    </w:p>
    <w:p w14:paraId="2D328D7B" w14:textId="77777777" w:rsidR="00CB07DD" w:rsidRDefault="00CB07DD" w:rsidP="00CB07DD">
      <w:pPr>
        <w:numPr>
          <w:ilvl w:val="0"/>
          <w:numId w:val="19"/>
        </w:numPr>
      </w:pPr>
      <w:r>
        <w:rPr>
          <w:rStyle w:val="codeChar"/>
        </w:rPr>
        <w:t>vertical_text_align=”top | bottom | center"</w:t>
      </w:r>
    </w:p>
    <w:p w14:paraId="076A75C3" w14:textId="77777777" w:rsidR="00CB07DD" w:rsidRDefault="00CB07DD" w:rsidP="00CB07DD">
      <w:pPr>
        <w:numPr>
          <w:ilvl w:val="0"/>
          <w:numId w:val="19"/>
        </w:numPr>
      </w:pPr>
      <w:r>
        <w:rPr>
          <w:rStyle w:val="codeChar"/>
        </w:rPr>
        <w:t>font_</w:t>
      </w:r>
      <w:r w:rsidRPr="00D67B2C">
        <w:rPr>
          <w:rStyle w:val="codeChar"/>
        </w:rPr>
        <w:t>color=</w:t>
      </w:r>
      <w:r w:rsidRPr="00E77EA5">
        <w:rPr>
          <w:rStyle w:val="codeChar"/>
        </w:rPr>
        <w:t>"</w:t>
      </w:r>
      <w:r>
        <w:t>&lt;hex code&gt; | predefined color*</w:t>
      </w:r>
      <w:r w:rsidRPr="00E77EA5">
        <w:rPr>
          <w:rStyle w:val="codeChar"/>
        </w:rPr>
        <w:t>"</w:t>
      </w:r>
    </w:p>
    <w:p w14:paraId="1A3477A9" w14:textId="77777777" w:rsidR="00CB07DD" w:rsidRDefault="00CB07DD" w:rsidP="00CB07DD">
      <w:pPr>
        <w:numPr>
          <w:ilvl w:val="0"/>
          <w:numId w:val="19"/>
        </w:numPr>
      </w:pPr>
      <w:r>
        <w:rPr>
          <w:rStyle w:val="codeChar"/>
        </w:rPr>
        <w:t>text_</w:t>
      </w:r>
      <w:r w:rsidRPr="00D67B2C">
        <w:rPr>
          <w:rStyle w:val="codeChar"/>
        </w:rPr>
        <w:t>background=</w:t>
      </w:r>
      <w:r w:rsidRPr="00E77EA5">
        <w:rPr>
          <w:rStyle w:val="codeChar"/>
        </w:rPr>
        <w:t>"</w:t>
      </w:r>
      <w:r>
        <w:t>&lt;hex code&gt; | predefined color*</w:t>
      </w:r>
      <w:r w:rsidRPr="00E77EA5">
        <w:rPr>
          <w:rStyle w:val="codeChar"/>
        </w:rPr>
        <w:t>"</w:t>
      </w:r>
    </w:p>
    <w:p w14:paraId="69DF3C40" w14:textId="77777777" w:rsidR="00CB07DD" w:rsidRDefault="00CB07DD" w:rsidP="00CB07DD">
      <w:pPr>
        <w:numPr>
          <w:ilvl w:val="0"/>
          <w:numId w:val="19"/>
        </w:numPr>
      </w:pPr>
      <w:r>
        <w:rPr>
          <w:rStyle w:val="codeChar"/>
        </w:rPr>
        <w:t>font_</w:t>
      </w:r>
      <w:r w:rsidRPr="00D67B2C">
        <w:rPr>
          <w:rStyle w:val="codeChar"/>
        </w:rPr>
        <w:t>size=</w:t>
      </w:r>
      <w:r w:rsidRPr="00E77EA5">
        <w:rPr>
          <w:rStyle w:val="codeChar"/>
        </w:rPr>
        <w:t>"</w:t>
      </w:r>
      <w:r>
        <w:t>&lt;double&gt;</w:t>
      </w:r>
      <w:r w:rsidRPr="00D67B2C">
        <w:rPr>
          <w:rStyle w:val="codeChar"/>
        </w:rPr>
        <w:t>pt</w:t>
      </w:r>
      <w:r w:rsidRPr="00E77EA5">
        <w:rPr>
          <w:rStyle w:val="codeChar"/>
        </w:rPr>
        <w:t>"</w:t>
      </w:r>
    </w:p>
    <w:p w14:paraId="34174362" w14:textId="77777777" w:rsidR="00CB07DD" w:rsidRDefault="00CB07DD" w:rsidP="00CB07DD">
      <w:pPr>
        <w:numPr>
          <w:ilvl w:val="0"/>
          <w:numId w:val="19"/>
        </w:numPr>
      </w:pPr>
      <w:r w:rsidRPr="00D67B2C">
        <w:rPr>
          <w:rStyle w:val="codeChar"/>
        </w:rPr>
        <w:t>padding=</w:t>
      </w:r>
      <w:r w:rsidRPr="00E77EA5">
        <w:rPr>
          <w:rStyle w:val="codeChar"/>
        </w:rPr>
        <w:t>"</w:t>
      </w:r>
      <w:r>
        <w:t>&lt;comma separated list of no more than 4 doubles and no fewer than 1 double&gt;</w:t>
      </w:r>
      <w:r w:rsidRPr="00E77EA5">
        <w:rPr>
          <w:rStyle w:val="codeChar"/>
        </w:rPr>
        <w:t>"</w:t>
      </w:r>
      <w:r>
        <w:t>**</w:t>
      </w:r>
    </w:p>
    <w:p w14:paraId="7B80E229" w14:textId="77777777" w:rsidR="00CB07DD" w:rsidRDefault="00CB07DD" w:rsidP="00CB07DD">
      <w:pPr>
        <w:numPr>
          <w:ilvl w:val="0"/>
          <w:numId w:val="19"/>
        </w:numPr>
      </w:pPr>
      <w:r>
        <w:t>any attributes of a Border object</w:t>
      </w:r>
    </w:p>
    <w:p w14:paraId="1A713DC0" w14:textId="77777777" w:rsidR="00CB07DD" w:rsidRDefault="00CB07DD" w:rsidP="00CB07DD">
      <w:r>
        <w:t>All visual XMILE objects allow control over the following style attributes:</w:t>
      </w:r>
    </w:p>
    <w:p w14:paraId="055AB629" w14:textId="77777777" w:rsidR="00CB07DD" w:rsidRDefault="00CB07DD" w:rsidP="00CB07DD">
      <w:pPr>
        <w:numPr>
          <w:ilvl w:val="0"/>
          <w:numId w:val="20"/>
        </w:numPr>
      </w:pPr>
      <w:r w:rsidRPr="00D67B2C">
        <w:rPr>
          <w:rStyle w:val="codeChar"/>
        </w:rPr>
        <w:t>color=</w:t>
      </w:r>
      <w:r w:rsidRPr="00E77EA5">
        <w:rPr>
          <w:rStyle w:val="codeChar"/>
        </w:rPr>
        <w:t>"</w:t>
      </w:r>
      <w:r>
        <w:t>&lt;hex code&gt; | predefined color*</w:t>
      </w:r>
      <w:r w:rsidRPr="00E77EA5">
        <w:rPr>
          <w:rStyle w:val="codeChar"/>
        </w:rPr>
        <w:t>"</w:t>
      </w:r>
    </w:p>
    <w:p w14:paraId="040AFA58" w14:textId="77777777" w:rsidR="00CB07DD" w:rsidRDefault="00CB07DD" w:rsidP="00CB07DD">
      <w:pPr>
        <w:numPr>
          <w:ilvl w:val="0"/>
          <w:numId w:val="20"/>
        </w:numPr>
      </w:pPr>
      <w:r w:rsidRPr="00D67B2C">
        <w:rPr>
          <w:rStyle w:val="codeChar"/>
        </w:rPr>
        <w:t>background=</w:t>
      </w:r>
      <w:r w:rsidRPr="00E77EA5">
        <w:rPr>
          <w:rStyle w:val="codeChar"/>
        </w:rPr>
        <w:t>"</w:t>
      </w:r>
      <w:r>
        <w:t>&lt;hex code&gt; | predefined color*</w:t>
      </w:r>
      <w:r w:rsidRPr="00E77EA5">
        <w:rPr>
          <w:rStyle w:val="codeChar"/>
        </w:rPr>
        <w:t>"</w:t>
      </w:r>
    </w:p>
    <w:p w14:paraId="3432C555" w14:textId="77777777" w:rsidR="00CB07DD" w:rsidRDefault="00CB07DD" w:rsidP="00CB07DD">
      <w:pPr>
        <w:numPr>
          <w:ilvl w:val="0"/>
          <w:numId w:val="20"/>
        </w:numPr>
      </w:pPr>
      <w:r>
        <w:rPr>
          <w:rStyle w:val="codeChar"/>
        </w:rPr>
        <w:t>z_index</w:t>
      </w:r>
      <w:r w:rsidRPr="00D67B2C">
        <w:rPr>
          <w:rStyle w:val="codeChar"/>
        </w:rPr>
        <w:t>=</w:t>
      </w:r>
      <w:r w:rsidRPr="00E77EA5">
        <w:rPr>
          <w:rStyle w:val="codeChar"/>
        </w:rPr>
        <w:t>"</w:t>
      </w:r>
      <w:r>
        <w:t>&lt;int&gt;</w:t>
      </w:r>
      <w:r w:rsidRPr="00E77EA5">
        <w:rPr>
          <w:rStyle w:val="codeChar"/>
        </w:rPr>
        <w:t>"</w:t>
      </w:r>
      <w:r>
        <w:t xml:space="preserve"> –default=-1 (-1 is bottom-most, top-most is INT32_MAX ((1 &lt;&lt; 31) – 1))</w:t>
      </w:r>
    </w:p>
    <w:p w14:paraId="1AC90CAC" w14:textId="77777777" w:rsidR="00CB07DD" w:rsidRDefault="00CB07DD" w:rsidP="00CB07DD">
      <w:pPr>
        <w:numPr>
          <w:ilvl w:val="0"/>
          <w:numId w:val="20"/>
        </w:numPr>
      </w:pPr>
      <w:r>
        <w:t>any attributes of a Text Style object</w:t>
      </w:r>
    </w:p>
    <w:p w14:paraId="2DF7DE34" w14:textId="77777777" w:rsidR="00CB07DD" w:rsidRDefault="00CB07DD" w:rsidP="00CB07DD">
      <w:r>
        <w:t>* The list of predefined colors and their definitions appear in Section 5.2.2</w:t>
      </w:r>
    </w:p>
    <w:p w14:paraId="191441D1" w14:textId="77777777" w:rsidR="00CB07DD" w:rsidRDefault="00CB07DD" w:rsidP="00CB07DD">
      <w:r>
        <w:t>** The specification for the padding attributes appears in Section 5.2.1</w:t>
      </w:r>
    </w:p>
    <w:p w14:paraId="392DA8FF" w14:textId="77777777" w:rsidR="00CB07DD" w:rsidRDefault="00CB07DD" w:rsidP="00CB07DD">
      <w:pPr>
        <w:pStyle w:val="Heading3"/>
        <w:numPr>
          <w:ilvl w:val="2"/>
          <w:numId w:val="3"/>
        </w:numPr>
      </w:pPr>
      <w:bookmarkStart w:id="138" w:name="_Toc426543560"/>
      <w:r>
        <w:t>Specifications of padding</w:t>
      </w:r>
      <w:bookmarkEnd w:id="138"/>
    </w:p>
    <w:p w14:paraId="27B90FB6" w14:textId="77777777" w:rsidR="00CB07DD" w:rsidRDefault="00CB07DD" w:rsidP="00CB07DD">
      <w:pPr>
        <w:spacing w:after="0"/>
      </w:pPr>
      <w:r>
        <w:t>Padding is specified as the amount of area from an object’s boundary to the start of its content. Padding is broken down into four components: top, left, bottom, right and is measured in pixels. Padding appears as a single attribute on a visual object and can be written in any of the following forms:</w:t>
      </w:r>
    </w:p>
    <w:p w14:paraId="019C8121" w14:textId="77777777" w:rsidR="00CB07DD" w:rsidRDefault="00CB07DD" w:rsidP="00CB07DD">
      <w:pPr>
        <w:numPr>
          <w:ilvl w:val="0"/>
          <w:numId w:val="21"/>
        </w:numPr>
      </w:pPr>
      <w:r w:rsidRPr="000A6ABF">
        <w:rPr>
          <w:rStyle w:val="codeChar"/>
        </w:rPr>
        <w:t>padding="2</w:t>
      </w:r>
      <w:r w:rsidRPr="00E77EA5">
        <w:rPr>
          <w:rStyle w:val="codeChar"/>
        </w:rPr>
        <w:t>"</w:t>
      </w:r>
    </w:p>
    <w:p w14:paraId="6C127174" w14:textId="77777777" w:rsidR="00CB07DD" w:rsidRDefault="00CB07DD" w:rsidP="00CB07DD">
      <w:pPr>
        <w:numPr>
          <w:ilvl w:val="0"/>
          <w:numId w:val="21"/>
        </w:numPr>
      </w:pPr>
      <w:r w:rsidRPr="000A6ABF">
        <w:rPr>
          <w:rStyle w:val="codeChar"/>
        </w:rPr>
        <w:t>padding="2,3</w:t>
      </w:r>
      <w:r w:rsidRPr="00E77EA5">
        <w:rPr>
          <w:rStyle w:val="codeChar"/>
        </w:rPr>
        <w:t>"</w:t>
      </w:r>
    </w:p>
    <w:p w14:paraId="1A975E43" w14:textId="77777777" w:rsidR="00CB07DD" w:rsidRDefault="00CB07DD" w:rsidP="00CB07DD">
      <w:pPr>
        <w:numPr>
          <w:ilvl w:val="0"/>
          <w:numId w:val="21"/>
        </w:numPr>
      </w:pPr>
      <w:r w:rsidRPr="000A6ABF">
        <w:rPr>
          <w:rStyle w:val="codeChar"/>
        </w:rPr>
        <w:t>padding="2,3,1</w:t>
      </w:r>
      <w:r w:rsidRPr="00E77EA5">
        <w:rPr>
          <w:rStyle w:val="codeChar"/>
        </w:rPr>
        <w:t>"</w:t>
      </w:r>
    </w:p>
    <w:p w14:paraId="3C07FDBE" w14:textId="77777777" w:rsidR="00CB07DD" w:rsidRDefault="00CB07DD" w:rsidP="00CB07DD">
      <w:pPr>
        <w:numPr>
          <w:ilvl w:val="0"/>
          <w:numId w:val="21"/>
        </w:numPr>
      </w:pPr>
      <w:r w:rsidRPr="000A6ABF">
        <w:rPr>
          <w:rStyle w:val="codeChar"/>
        </w:rPr>
        <w:t>padding="2,3,4,5</w:t>
      </w:r>
      <w:r w:rsidRPr="00E77EA5">
        <w:rPr>
          <w:rStyle w:val="codeChar"/>
        </w:rPr>
        <w:t>"</w:t>
      </w:r>
    </w:p>
    <w:p w14:paraId="199E2DDB" w14:textId="77777777" w:rsidR="00CB07DD" w:rsidRPr="000F3828" w:rsidRDefault="00CB07DD" w:rsidP="00CB07DD">
      <w:pPr>
        <w:spacing w:after="0"/>
      </w:pPr>
      <w:r>
        <w:t>The first form translates into a padding of 2 pixels from all four edges. The second form translates into a padding of 2 pixels from the top and bottom edges and 3 pixels from the left and right edges. The third form translates into a padding of 2 pixels from the top edge, 3 pixels from the left and right edges and 1 pixel from the bottom edge. The fourth form translates into 2 pixels from the top edge, 3 pixels from the left edge, 4 pixels from the bottom edge and 5 pixels from the right edge.</w:t>
      </w:r>
    </w:p>
    <w:p w14:paraId="6451D724" w14:textId="77777777" w:rsidR="00CB07DD" w:rsidRDefault="00CB07DD" w:rsidP="00CB07DD">
      <w:pPr>
        <w:pStyle w:val="Heading3"/>
        <w:numPr>
          <w:ilvl w:val="2"/>
          <w:numId w:val="3"/>
        </w:numPr>
      </w:pPr>
      <w:bookmarkStart w:id="139" w:name="_Toc426543561"/>
      <w:r>
        <w:t>Specification of color</w:t>
      </w:r>
      <w:bookmarkEnd w:id="139"/>
    </w:p>
    <w:p w14:paraId="32B75CD7" w14:textId="77777777" w:rsidR="00CB07DD" w:rsidRDefault="00CB07DD" w:rsidP="00CB07DD">
      <w:pPr>
        <w:spacing w:after="0"/>
      </w:pPr>
      <w:r>
        <w:t>Color is specified using CSS style hex codes or by using a color from the list of predefined colors.  When a color is specified using a CSS style hex code it MUST be prefixed by a # followed by up to 6 digits from 0 to F.</w:t>
      </w:r>
    </w:p>
    <w:p w14:paraId="3F717900" w14:textId="77777777" w:rsidR="00CB07DD" w:rsidRDefault="00CB07DD" w:rsidP="00CB07DD">
      <w:pPr>
        <w:spacing w:after="0"/>
      </w:pPr>
    </w:p>
    <w:p w14:paraId="7F3BC71E" w14:textId="77777777" w:rsidR="00CB07DD" w:rsidRDefault="00CB07DD" w:rsidP="00CB07DD">
      <w:pPr>
        <w:spacing w:after="0"/>
      </w:pPr>
      <w:r>
        <w:t>List of predefined colors:</w:t>
      </w:r>
    </w:p>
    <w:tbl>
      <w:tblPr>
        <w:tblW w:w="387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1800"/>
      </w:tblGrid>
      <w:tr w:rsidR="00CB07DD" w14:paraId="4773D8C9" w14:textId="77777777" w:rsidTr="004A4096">
        <w:tc>
          <w:tcPr>
            <w:tcW w:w="2070" w:type="dxa"/>
            <w:tcBorders>
              <w:bottom w:val="double" w:sz="4" w:space="0" w:color="auto"/>
            </w:tcBorders>
            <w:shd w:val="clear" w:color="auto" w:fill="auto"/>
          </w:tcPr>
          <w:p w14:paraId="3352CD19" w14:textId="77777777" w:rsidR="00CB07DD" w:rsidRDefault="00CB07DD" w:rsidP="004A4096">
            <w:r>
              <w:t>Name</w:t>
            </w:r>
          </w:p>
        </w:tc>
        <w:tc>
          <w:tcPr>
            <w:tcW w:w="1800" w:type="dxa"/>
            <w:tcBorders>
              <w:bottom w:val="double" w:sz="4" w:space="0" w:color="auto"/>
            </w:tcBorders>
            <w:shd w:val="clear" w:color="auto" w:fill="auto"/>
          </w:tcPr>
          <w:p w14:paraId="0A931406" w14:textId="77777777" w:rsidR="00CB07DD" w:rsidRDefault="00CB07DD" w:rsidP="004A4096">
            <w:r>
              <w:t>Hex Code</w:t>
            </w:r>
          </w:p>
        </w:tc>
      </w:tr>
      <w:tr w:rsidR="00CB07DD" w14:paraId="7BB372B3" w14:textId="77777777" w:rsidTr="004A4096">
        <w:tc>
          <w:tcPr>
            <w:tcW w:w="2070" w:type="dxa"/>
            <w:tcBorders>
              <w:top w:val="double" w:sz="4" w:space="0" w:color="auto"/>
            </w:tcBorders>
            <w:shd w:val="clear" w:color="auto" w:fill="auto"/>
          </w:tcPr>
          <w:p w14:paraId="4250701C" w14:textId="77777777" w:rsidR="00CB07DD" w:rsidRDefault="00CB07DD" w:rsidP="004A4096">
            <w:r>
              <w:t>aqua</w:t>
            </w:r>
          </w:p>
        </w:tc>
        <w:tc>
          <w:tcPr>
            <w:tcW w:w="1800" w:type="dxa"/>
            <w:tcBorders>
              <w:top w:val="double" w:sz="4" w:space="0" w:color="auto"/>
            </w:tcBorders>
            <w:shd w:val="clear" w:color="auto" w:fill="auto"/>
          </w:tcPr>
          <w:p w14:paraId="22E9BAE4" w14:textId="77777777" w:rsidR="00CB07DD" w:rsidRDefault="00CB07DD" w:rsidP="004A4096">
            <w:r>
              <w:t>#00FFF</w:t>
            </w:r>
          </w:p>
        </w:tc>
      </w:tr>
      <w:tr w:rsidR="00CB07DD" w14:paraId="1245235B" w14:textId="77777777" w:rsidTr="004A4096">
        <w:tc>
          <w:tcPr>
            <w:tcW w:w="2070" w:type="dxa"/>
            <w:shd w:val="clear" w:color="auto" w:fill="auto"/>
          </w:tcPr>
          <w:p w14:paraId="2E442DDF" w14:textId="77777777" w:rsidR="00CB07DD" w:rsidRDefault="00CB07DD" w:rsidP="004A4096">
            <w:r>
              <w:t>black</w:t>
            </w:r>
          </w:p>
        </w:tc>
        <w:tc>
          <w:tcPr>
            <w:tcW w:w="1800" w:type="dxa"/>
            <w:shd w:val="clear" w:color="auto" w:fill="auto"/>
          </w:tcPr>
          <w:p w14:paraId="08A08CC5" w14:textId="77777777" w:rsidR="00CB07DD" w:rsidRDefault="00CB07DD" w:rsidP="004A4096">
            <w:r>
              <w:t>#000000</w:t>
            </w:r>
          </w:p>
        </w:tc>
      </w:tr>
      <w:tr w:rsidR="00CB07DD" w14:paraId="7BF8138B" w14:textId="77777777" w:rsidTr="004A4096">
        <w:tc>
          <w:tcPr>
            <w:tcW w:w="2070" w:type="dxa"/>
            <w:shd w:val="clear" w:color="auto" w:fill="auto"/>
          </w:tcPr>
          <w:p w14:paraId="016A1FF9" w14:textId="77777777" w:rsidR="00CB07DD" w:rsidRDefault="00CB07DD" w:rsidP="004A4096">
            <w:r>
              <w:t>blue</w:t>
            </w:r>
          </w:p>
        </w:tc>
        <w:tc>
          <w:tcPr>
            <w:tcW w:w="1800" w:type="dxa"/>
            <w:shd w:val="clear" w:color="auto" w:fill="auto"/>
          </w:tcPr>
          <w:p w14:paraId="5F5932A0" w14:textId="77777777" w:rsidR="00CB07DD" w:rsidRDefault="00CB07DD" w:rsidP="004A4096">
            <w:r>
              <w:t>#0000FF</w:t>
            </w:r>
          </w:p>
        </w:tc>
      </w:tr>
      <w:tr w:rsidR="00CB07DD" w14:paraId="04F58D0B" w14:textId="77777777" w:rsidTr="004A4096">
        <w:tc>
          <w:tcPr>
            <w:tcW w:w="2070" w:type="dxa"/>
            <w:shd w:val="clear" w:color="auto" w:fill="auto"/>
          </w:tcPr>
          <w:p w14:paraId="7712A49E" w14:textId="77777777" w:rsidR="00CB07DD" w:rsidRDefault="00CB07DD" w:rsidP="004A4096">
            <w:r>
              <w:t>fuchsia</w:t>
            </w:r>
          </w:p>
        </w:tc>
        <w:tc>
          <w:tcPr>
            <w:tcW w:w="1800" w:type="dxa"/>
            <w:shd w:val="clear" w:color="auto" w:fill="auto"/>
          </w:tcPr>
          <w:p w14:paraId="21423B9C" w14:textId="77777777" w:rsidR="00CB07DD" w:rsidRDefault="00CB07DD" w:rsidP="004A4096">
            <w:r>
              <w:t>#FF00FF</w:t>
            </w:r>
          </w:p>
        </w:tc>
      </w:tr>
      <w:tr w:rsidR="00CB07DD" w14:paraId="5119D61B" w14:textId="77777777" w:rsidTr="004A4096">
        <w:tc>
          <w:tcPr>
            <w:tcW w:w="2070" w:type="dxa"/>
            <w:shd w:val="clear" w:color="auto" w:fill="auto"/>
          </w:tcPr>
          <w:p w14:paraId="5B308967" w14:textId="77777777" w:rsidR="00CB07DD" w:rsidRDefault="00CB07DD" w:rsidP="004A4096">
            <w:r>
              <w:t>gray</w:t>
            </w:r>
          </w:p>
        </w:tc>
        <w:tc>
          <w:tcPr>
            <w:tcW w:w="1800" w:type="dxa"/>
            <w:shd w:val="clear" w:color="auto" w:fill="auto"/>
          </w:tcPr>
          <w:p w14:paraId="70142D46" w14:textId="77777777" w:rsidR="00CB07DD" w:rsidRDefault="00CB07DD" w:rsidP="004A4096">
            <w:r>
              <w:t>#808080</w:t>
            </w:r>
          </w:p>
        </w:tc>
      </w:tr>
      <w:tr w:rsidR="00CB07DD" w14:paraId="03CCCB59" w14:textId="77777777" w:rsidTr="004A4096">
        <w:tc>
          <w:tcPr>
            <w:tcW w:w="2070" w:type="dxa"/>
            <w:shd w:val="clear" w:color="auto" w:fill="auto"/>
          </w:tcPr>
          <w:p w14:paraId="6737B76D" w14:textId="77777777" w:rsidR="00CB07DD" w:rsidRDefault="00CB07DD" w:rsidP="004A4096">
            <w:r>
              <w:t>green</w:t>
            </w:r>
          </w:p>
        </w:tc>
        <w:tc>
          <w:tcPr>
            <w:tcW w:w="1800" w:type="dxa"/>
            <w:shd w:val="clear" w:color="auto" w:fill="auto"/>
          </w:tcPr>
          <w:p w14:paraId="5F84C6D5" w14:textId="77777777" w:rsidR="00CB07DD" w:rsidRDefault="00CB07DD" w:rsidP="004A4096">
            <w:r>
              <w:t>#008000</w:t>
            </w:r>
          </w:p>
        </w:tc>
      </w:tr>
      <w:tr w:rsidR="00CB07DD" w14:paraId="52555CFC" w14:textId="77777777" w:rsidTr="004A4096">
        <w:tc>
          <w:tcPr>
            <w:tcW w:w="2070" w:type="dxa"/>
            <w:shd w:val="clear" w:color="auto" w:fill="auto"/>
          </w:tcPr>
          <w:p w14:paraId="62A1D35F" w14:textId="77777777" w:rsidR="00CB07DD" w:rsidRDefault="00CB07DD" w:rsidP="004A4096">
            <w:r>
              <w:t>lime</w:t>
            </w:r>
          </w:p>
        </w:tc>
        <w:tc>
          <w:tcPr>
            <w:tcW w:w="1800" w:type="dxa"/>
            <w:shd w:val="clear" w:color="auto" w:fill="auto"/>
          </w:tcPr>
          <w:p w14:paraId="7536CCA2" w14:textId="77777777" w:rsidR="00CB07DD" w:rsidRDefault="00CB07DD" w:rsidP="004A4096">
            <w:r>
              <w:t>#00FF00</w:t>
            </w:r>
          </w:p>
        </w:tc>
      </w:tr>
      <w:tr w:rsidR="00CB07DD" w14:paraId="452C8E3B" w14:textId="77777777" w:rsidTr="004A4096">
        <w:tc>
          <w:tcPr>
            <w:tcW w:w="2070" w:type="dxa"/>
            <w:shd w:val="clear" w:color="auto" w:fill="auto"/>
          </w:tcPr>
          <w:p w14:paraId="2FDD0C62" w14:textId="77777777" w:rsidR="00CB07DD" w:rsidRDefault="00CB07DD" w:rsidP="004A4096">
            <w:r>
              <w:t>maroon</w:t>
            </w:r>
          </w:p>
        </w:tc>
        <w:tc>
          <w:tcPr>
            <w:tcW w:w="1800" w:type="dxa"/>
            <w:shd w:val="clear" w:color="auto" w:fill="auto"/>
          </w:tcPr>
          <w:p w14:paraId="4E30E777" w14:textId="77777777" w:rsidR="00CB07DD" w:rsidRDefault="00CB07DD" w:rsidP="004A4096">
            <w:r>
              <w:t>#800000</w:t>
            </w:r>
          </w:p>
        </w:tc>
      </w:tr>
      <w:tr w:rsidR="00CB07DD" w14:paraId="5426CDEA" w14:textId="77777777" w:rsidTr="004A4096">
        <w:tc>
          <w:tcPr>
            <w:tcW w:w="2070" w:type="dxa"/>
            <w:shd w:val="clear" w:color="auto" w:fill="auto"/>
          </w:tcPr>
          <w:p w14:paraId="59594AA5" w14:textId="77777777" w:rsidR="00CB07DD" w:rsidRDefault="00CB07DD" w:rsidP="004A4096">
            <w:r>
              <w:t>navy</w:t>
            </w:r>
          </w:p>
        </w:tc>
        <w:tc>
          <w:tcPr>
            <w:tcW w:w="1800" w:type="dxa"/>
            <w:shd w:val="clear" w:color="auto" w:fill="auto"/>
          </w:tcPr>
          <w:p w14:paraId="51917448" w14:textId="77777777" w:rsidR="00CB07DD" w:rsidRDefault="00CB07DD" w:rsidP="004A4096">
            <w:r>
              <w:t>#000080</w:t>
            </w:r>
          </w:p>
        </w:tc>
      </w:tr>
      <w:tr w:rsidR="00CB07DD" w14:paraId="16E81B9A" w14:textId="77777777" w:rsidTr="004A4096">
        <w:tc>
          <w:tcPr>
            <w:tcW w:w="2070" w:type="dxa"/>
            <w:shd w:val="clear" w:color="auto" w:fill="auto"/>
          </w:tcPr>
          <w:p w14:paraId="6FB66917" w14:textId="77777777" w:rsidR="00CB07DD" w:rsidRDefault="00CB07DD" w:rsidP="004A4096">
            <w:r>
              <w:t>olive</w:t>
            </w:r>
          </w:p>
        </w:tc>
        <w:tc>
          <w:tcPr>
            <w:tcW w:w="1800" w:type="dxa"/>
            <w:shd w:val="clear" w:color="auto" w:fill="auto"/>
          </w:tcPr>
          <w:p w14:paraId="43EA8473" w14:textId="77777777" w:rsidR="00CB07DD" w:rsidRDefault="00CB07DD" w:rsidP="004A4096">
            <w:r>
              <w:t>#808000</w:t>
            </w:r>
          </w:p>
        </w:tc>
      </w:tr>
      <w:tr w:rsidR="00CB07DD" w14:paraId="7CFE0C59" w14:textId="77777777" w:rsidTr="004A4096">
        <w:tc>
          <w:tcPr>
            <w:tcW w:w="2070" w:type="dxa"/>
            <w:shd w:val="clear" w:color="auto" w:fill="auto"/>
          </w:tcPr>
          <w:p w14:paraId="6177A508" w14:textId="77777777" w:rsidR="00CB07DD" w:rsidRDefault="00CB07DD" w:rsidP="004A4096">
            <w:r>
              <w:t>purple</w:t>
            </w:r>
          </w:p>
        </w:tc>
        <w:tc>
          <w:tcPr>
            <w:tcW w:w="1800" w:type="dxa"/>
            <w:shd w:val="clear" w:color="auto" w:fill="auto"/>
          </w:tcPr>
          <w:p w14:paraId="460305B0" w14:textId="77777777" w:rsidR="00CB07DD" w:rsidRDefault="00CB07DD" w:rsidP="004A4096">
            <w:r>
              <w:t>#800080</w:t>
            </w:r>
          </w:p>
        </w:tc>
      </w:tr>
      <w:tr w:rsidR="00CB07DD" w14:paraId="3AD95D9E" w14:textId="77777777" w:rsidTr="004A4096">
        <w:tc>
          <w:tcPr>
            <w:tcW w:w="2070" w:type="dxa"/>
            <w:shd w:val="clear" w:color="auto" w:fill="auto"/>
          </w:tcPr>
          <w:p w14:paraId="392CA340" w14:textId="77777777" w:rsidR="00CB07DD" w:rsidRDefault="00CB07DD" w:rsidP="004A4096">
            <w:r>
              <w:t>red</w:t>
            </w:r>
          </w:p>
        </w:tc>
        <w:tc>
          <w:tcPr>
            <w:tcW w:w="1800" w:type="dxa"/>
            <w:shd w:val="clear" w:color="auto" w:fill="auto"/>
          </w:tcPr>
          <w:p w14:paraId="007F9DE7" w14:textId="77777777" w:rsidR="00CB07DD" w:rsidRDefault="00CB07DD" w:rsidP="004A4096">
            <w:r>
              <w:t>#FF0000</w:t>
            </w:r>
          </w:p>
        </w:tc>
      </w:tr>
      <w:tr w:rsidR="00CB07DD" w14:paraId="17D32C82" w14:textId="77777777" w:rsidTr="004A4096">
        <w:tc>
          <w:tcPr>
            <w:tcW w:w="2070" w:type="dxa"/>
            <w:shd w:val="clear" w:color="auto" w:fill="auto"/>
          </w:tcPr>
          <w:p w14:paraId="3FE940CE" w14:textId="77777777" w:rsidR="00CB07DD" w:rsidRDefault="00CB07DD" w:rsidP="004A4096">
            <w:r>
              <w:t>silver</w:t>
            </w:r>
          </w:p>
        </w:tc>
        <w:tc>
          <w:tcPr>
            <w:tcW w:w="1800" w:type="dxa"/>
            <w:shd w:val="clear" w:color="auto" w:fill="auto"/>
          </w:tcPr>
          <w:p w14:paraId="7267EBEF" w14:textId="77777777" w:rsidR="00CB07DD" w:rsidRDefault="00CB07DD" w:rsidP="004A4096">
            <w:r>
              <w:t>#C0C0C0</w:t>
            </w:r>
          </w:p>
        </w:tc>
      </w:tr>
      <w:tr w:rsidR="00CB07DD" w14:paraId="1994EA36" w14:textId="77777777" w:rsidTr="004A4096">
        <w:tc>
          <w:tcPr>
            <w:tcW w:w="2070" w:type="dxa"/>
            <w:shd w:val="clear" w:color="auto" w:fill="auto"/>
          </w:tcPr>
          <w:p w14:paraId="1B5F344C" w14:textId="77777777" w:rsidR="00CB07DD" w:rsidRDefault="00CB07DD" w:rsidP="004A4096">
            <w:r>
              <w:t>teal</w:t>
            </w:r>
          </w:p>
        </w:tc>
        <w:tc>
          <w:tcPr>
            <w:tcW w:w="1800" w:type="dxa"/>
            <w:shd w:val="clear" w:color="auto" w:fill="auto"/>
          </w:tcPr>
          <w:p w14:paraId="2E65FC83" w14:textId="77777777" w:rsidR="00CB07DD" w:rsidRDefault="00CB07DD" w:rsidP="004A4096">
            <w:r>
              <w:t>#008080</w:t>
            </w:r>
          </w:p>
        </w:tc>
      </w:tr>
      <w:tr w:rsidR="00CB07DD" w14:paraId="054C21AD" w14:textId="77777777" w:rsidTr="004A4096">
        <w:tc>
          <w:tcPr>
            <w:tcW w:w="2070" w:type="dxa"/>
            <w:shd w:val="clear" w:color="auto" w:fill="auto"/>
          </w:tcPr>
          <w:p w14:paraId="00E9CB13" w14:textId="77777777" w:rsidR="00CB07DD" w:rsidRDefault="00CB07DD" w:rsidP="004A4096">
            <w:r>
              <w:t>white</w:t>
            </w:r>
          </w:p>
        </w:tc>
        <w:tc>
          <w:tcPr>
            <w:tcW w:w="1800" w:type="dxa"/>
            <w:shd w:val="clear" w:color="auto" w:fill="auto"/>
          </w:tcPr>
          <w:p w14:paraId="242046E2" w14:textId="77777777" w:rsidR="00CB07DD" w:rsidRDefault="00CB07DD" w:rsidP="004A4096">
            <w:r>
              <w:t>#FFFFFF</w:t>
            </w:r>
          </w:p>
        </w:tc>
      </w:tr>
      <w:tr w:rsidR="00CB07DD" w14:paraId="632BE3ED" w14:textId="77777777" w:rsidTr="004A4096">
        <w:tc>
          <w:tcPr>
            <w:tcW w:w="2070" w:type="dxa"/>
            <w:shd w:val="clear" w:color="auto" w:fill="auto"/>
          </w:tcPr>
          <w:p w14:paraId="54B49318" w14:textId="77777777" w:rsidR="00CB07DD" w:rsidRDefault="00CB07DD" w:rsidP="004A4096">
            <w:r>
              <w:t>yellow</w:t>
            </w:r>
          </w:p>
        </w:tc>
        <w:tc>
          <w:tcPr>
            <w:tcW w:w="1800" w:type="dxa"/>
            <w:shd w:val="clear" w:color="auto" w:fill="auto"/>
          </w:tcPr>
          <w:p w14:paraId="2E7BEC7B" w14:textId="77777777" w:rsidR="00CB07DD" w:rsidRDefault="00CB07DD" w:rsidP="004A4096">
            <w:r>
              <w:t>#FFFF00</w:t>
            </w:r>
          </w:p>
        </w:tc>
      </w:tr>
    </w:tbl>
    <w:p w14:paraId="25D3F29C" w14:textId="77777777" w:rsidR="00CB07DD" w:rsidRDefault="00CB07DD" w:rsidP="00CB07DD">
      <w:pPr>
        <w:pStyle w:val="Heading2"/>
        <w:numPr>
          <w:ilvl w:val="1"/>
          <w:numId w:val="3"/>
        </w:numPr>
      </w:pPr>
      <w:bookmarkStart w:id="140" w:name="_Toc426543562"/>
      <w:r>
        <w:t>The cascading style system</w:t>
      </w:r>
      <w:bookmarkEnd w:id="140"/>
    </w:p>
    <w:p w14:paraId="4F0F19A5" w14:textId="77777777" w:rsidR="00CB07DD" w:rsidRDefault="00CB07DD" w:rsidP="00CB07DD">
      <w:pPr>
        <w:spacing w:after="0"/>
      </w:pPr>
      <w:r>
        <w:t xml:space="preserve">A </w:t>
      </w:r>
      <w:r w:rsidRPr="007A7190">
        <w:rPr>
          <w:rFonts w:ascii="Courier New" w:hAnsi="Courier New" w:cs="Courier New"/>
        </w:rPr>
        <w:t>&lt;style&gt;</w:t>
      </w:r>
      <w:r>
        <w:t xml:space="preserve"> tag contains display information and defaults separated into children tags by object type.  The style system controls the look and feel of all visual XMILE objects.  Attributes on the </w:t>
      </w:r>
      <w:r w:rsidRPr="007A7190">
        <w:rPr>
          <w:rFonts w:ascii="Courier New" w:hAnsi="Courier New" w:cs="Courier New"/>
        </w:rPr>
        <w:t>&lt;style&gt;</w:t>
      </w:r>
      <w:r>
        <w:t xml:space="preserve"> tag itself affect all contained styles of that tag which then go on to affect specific XMILE objects (Section 6.1).</w:t>
      </w:r>
    </w:p>
    <w:p w14:paraId="1157BA04" w14:textId="77777777" w:rsidR="00CB07DD" w:rsidRDefault="00CB07DD" w:rsidP="00CB07DD">
      <w:pPr>
        <w:spacing w:after="0"/>
      </w:pPr>
      <w:r>
        <w:t>Simple XMILE style tag example:</w:t>
      </w:r>
    </w:p>
    <w:p w14:paraId="6D87F495" w14:textId="77777777" w:rsidR="00CB07DD" w:rsidRDefault="00CB07DD" w:rsidP="00CB07DD">
      <w:pPr>
        <w:pStyle w:val="codefirst"/>
        <w:rPr>
          <w:rStyle w:val="codeChar"/>
        </w:rPr>
      </w:pPr>
      <w:r>
        <w:t>&lt;style font_color=”blue” font_size=”10”&gt;</w:t>
      </w:r>
    </w:p>
    <w:p w14:paraId="13BEDCC3" w14:textId="77777777" w:rsidR="00CB07DD" w:rsidRDefault="00CB07DD" w:rsidP="00CB07DD">
      <w:pPr>
        <w:pStyle w:val="code0"/>
        <w:rPr>
          <w:rStyle w:val="codeChar"/>
        </w:rPr>
      </w:pPr>
      <w:r>
        <w:rPr>
          <w:rStyle w:val="codeChar"/>
        </w:rPr>
        <w:tab/>
        <w:t>&lt;stock font_weight=</w:t>
      </w:r>
      <w:r w:rsidRPr="00E77EA5">
        <w:rPr>
          <w:rStyle w:val="codeChar"/>
        </w:rPr>
        <w:t>"</w:t>
      </w:r>
      <w:r>
        <w:rPr>
          <w:rStyle w:val="codeChar"/>
        </w:rPr>
        <w:t>bold</w:t>
      </w:r>
      <w:r w:rsidRPr="00E77EA5">
        <w:rPr>
          <w:rStyle w:val="codeChar"/>
        </w:rPr>
        <w:t>"</w:t>
      </w:r>
      <w:r>
        <w:rPr>
          <w:rStyle w:val="codeChar"/>
        </w:rPr>
        <w:t xml:space="preserve"> font_color=</w:t>
      </w:r>
      <w:r w:rsidRPr="00E77EA5">
        <w:rPr>
          <w:rStyle w:val="codeChar"/>
        </w:rPr>
        <w:t>"</w:t>
      </w:r>
      <w:r>
        <w:rPr>
          <w:rStyle w:val="codeChar"/>
        </w:rPr>
        <w:t>black</w:t>
      </w:r>
      <w:r w:rsidRPr="00E77EA5">
        <w:rPr>
          <w:rStyle w:val="codeChar"/>
        </w:rPr>
        <w:t>"</w:t>
      </w:r>
      <w:r>
        <w:rPr>
          <w:rStyle w:val="codeChar"/>
        </w:rPr>
        <w:t>/&gt;</w:t>
      </w:r>
    </w:p>
    <w:p w14:paraId="1C27D638" w14:textId="77777777" w:rsidR="00CB07DD" w:rsidRDefault="00CB07DD" w:rsidP="00CB07DD">
      <w:pPr>
        <w:pStyle w:val="code0"/>
        <w:rPr>
          <w:rStyle w:val="codeChar"/>
        </w:rPr>
      </w:pPr>
      <w:r>
        <w:rPr>
          <w:rStyle w:val="codeChar"/>
        </w:rPr>
        <w:tab/>
        <w:t>&lt;flow font_size=</w:t>
      </w:r>
      <w:r w:rsidRPr="00E77EA5">
        <w:rPr>
          <w:rStyle w:val="codeChar"/>
        </w:rPr>
        <w:t>"</w:t>
      </w:r>
      <w:r>
        <w:rPr>
          <w:rStyle w:val="codeChar"/>
        </w:rPr>
        <w:t>12</w:t>
      </w:r>
      <w:r w:rsidRPr="00E77EA5">
        <w:rPr>
          <w:rStyle w:val="codeChar"/>
        </w:rPr>
        <w:t>"</w:t>
      </w:r>
      <w:r>
        <w:rPr>
          <w:rStyle w:val="codeChar"/>
        </w:rPr>
        <w:t>/&gt;</w:t>
      </w:r>
    </w:p>
    <w:p w14:paraId="3F51F0B8" w14:textId="77777777" w:rsidR="00CB07DD" w:rsidRPr="00D10A4A" w:rsidRDefault="00CB07DD" w:rsidP="00CB07DD">
      <w:pPr>
        <w:pStyle w:val="code0"/>
      </w:pPr>
      <w:r>
        <w:rPr>
          <w:rStyle w:val="codeChar"/>
        </w:rPr>
        <w:t>&lt;/style&gt;</w:t>
      </w:r>
    </w:p>
    <w:p w14:paraId="458C9C88" w14:textId="77777777" w:rsidR="00CB07DD" w:rsidRDefault="00CB07DD" w:rsidP="00CB07DD">
      <w:pPr>
        <w:spacing w:after="0"/>
      </w:pPr>
      <w:r>
        <w:t>In this example, any related stock objects would have a bold, black, size 10 font and any related flow objects would have a normal weight, blue, size 10 font.</w:t>
      </w:r>
    </w:p>
    <w:p w14:paraId="3E5DF781" w14:textId="77777777" w:rsidR="00CB07DD" w:rsidRDefault="00CB07DD" w:rsidP="00CB07DD">
      <w:pPr>
        <w:spacing w:after="0"/>
      </w:pPr>
      <w:r>
        <w:t xml:space="preserve">A </w:t>
      </w:r>
      <w:r w:rsidRPr="00D10A4A">
        <w:rPr>
          <w:rStyle w:val="codeChar"/>
        </w:rPr>
        <w:t>&lt;style&gt;</w:t>
      </w:r>
      <w:r>
        <w:t xml:space="preserve"> tag may be placed in any of the following locations which changes the display objects it affects:</w:t>
      </w:r>
    </w:p>
    <w:p w14:paraId="35ECF17F" w14:textId="77777777" w:rsidR="00CB07DD" w:rsidRDefault="00CB07DD" w:rsidP="00CB07DD">
      <w:pPr>
        <w:numPr>
          <w:ilvl w:val="0"/>
          <w:numId w:val="22"/>
        </w:numPr>
      </w:pPr>
      <w:r>
        <w:t>As a child of the root (</w:t>
      </w:r>
      <w:r w:rsidRPr="009D2D80">
        <w:rPr>
          <w:rFonts w:ascii="Courier New" w:hAnsi="Courier New" w:cs="Courier New"/>
        </w:rPr>
        <w:t>&lt;xmile&gt;</w:t>
      </w:r>
      <w:r>
        <w:t>) tag</w:t>
      </w:r>
    </w:p>
    <w:p w14:paraId="5DF9629C" w14:textId="77777777" w:rsidR="00CB07DD" w:rsidRDefault="00CB07DD" w:rsidP="00CB07DD">
      <w:pPr>
        <w:numPr>
          <w:ilvl w:val="0"/>
          <w:numId w:val="22"/>
        </w:numPr>
      </w:pPr>
      <w:r>
        <w:t xml:space="preserve">As a child of a </w:t>
      </w:r>
      <w:r w:rsidRPr="00D10A4A">
        <w:rPr>
          <w:rStyle w:val="codeChar"/>
        </w:rPr>
        <w:t>&lt;views&gt;</w:t>
      </w:r>
      <w:r>
        <w:t xml:space="preserve"> tag</w:t>
      </w:r>
    </w:p>
    <w:p w14:paraId="4348F3D5" w14:textId="77777777" w:rsidR="00CB07DD" w:rsidRDefault="00CB07DD" w:rsidP="00CB07DD">
      <w:pPr>
        <w:numPr>
          <w:ilvl w:val="0"/>
          <w:numId w:val="22"/>
        </w:numPr>
      </w:pPr>
      <w:r>
        <w:t xml:space="preserve">As a child of a </w:t>
      </w:r>
      <w:r w:rsidRPr="00D10A4A">
        <w:rPr>
          <w:rStyle w:val="codeChar"/>
        </w:rPr>
        <w:t>&lt;view&gt;</w:t>
      </w:r>
      <w:r>
        <w:t xml:space="preserve"> tag</w:t>
      </w:r>
    </w:p>
    <w:p w14:paraId="60BF0134" w14:textId="77777777" w:rsidR="00CB07DD" w:rsidRDefault="00CB07DD" w:rsidP="00CB07DD">
      <w:pPr>
        <w:spacing w:after="0"/>
      </w:pPr>
      <w:r>
        <w:t>Simple XMILE style tag hierarchy example:</w:t>
      </w:r>
    </w:p>
    <w:p w14:paraId="1A9E0507" w14:textId="77777777" w:rsidR="00CB07DD" w:rsidRDefault="00CB07DD" w:rsidP="00CB07DD">
      <w:pPr>
        <w:pStyle w:val="codefirst"/>
      </w:pPr>
      <w:r>
        <w:t>&lt;xmile&gt;</w:t>
      </w:r>
    </w:p>
    <w:p w14:paraId="3B33AEEA" w14:textId="77777777" w:rsidR="00CB07DD" w:rsidRPr="009D2D80" w:rsidRDefault="00CB07DD" w:rsidP="00CB07DD">
      <w:pPr>
        <w:pStyle w:val="code0"/>
      </w:pPr>
      <w:r>
        <w:tab/>
        <w:t>&lt;style/&gt;</w:t>
      </w:r>
    </w:p>
    <w:p w14:paraId="48CA2AE3" w14:textId="77777777" w:rsidR="00CB07DD" w:rsidRDefault="00CB07DD" w:rsidP="00CB07DD">
      <w:pPr>
        <w:pStyle w:val="code0"/>
      </w:pPr>
      <w:r>
        <w:tab/>
        <w:t>&lt;model&gt;</w:t>
      </w:r>
    </w:p>
    <w:p w14:paraId="0EDC252D" w14:textId="77777777" w:rsidR="00CB07DD" w:rsidRDefault="00CB07DD" w:rsidP="00CB07DD">
      <w:pPr>
        <w:pStyle w:val="code0"/>
      </w:pPr>
      <w:r>
        <w:tab/>
      </w:r>
      <w:r>
        <w:tab/>
        <w:t>&lt;variables/&gt;</w:t>
      </w:r>
    </w:p>
    <w:p w14:paraId="2E8AF99A" w14:textId="77777777" w:rsidR="00CB07DD" w:rsidRDefault="00CB07DD" w:rsidP="00CB07DD">
      <w:pPr>
        <w:pStyle w:val="code0"/>
      </w:pPr>
      <w:r>
        <w:tab/>
      </w:r>
      <w:r>
        <w:tab/>
        <w:t>&lt;views&gt;</w:t>
      </w:r>
    </w:p>
    <w:p w14:paraId="24966303" w14:textId="77777777" w:rsidR="00CB07DD" w:rsidRDefault="00CB07DD" w:rsidP="00CB07DD">
      <w:pPr>
        <w:pStyle w:val="code0"/>
      </w:pPr>
      <w:r>
        <w:tab/>
      </w:r>
      <w:r>
        <w:tab/>
      </w:r>
      <w:r>
        <w:tab/>
        <w:t>&lt;style/&gt;</w:t>
      </w:r>
    </w:p>
    <w:p w14:paraId="38612A4E" w14:textId="77777777" w:rsidR="00CB07DD" w:rsidRDefault="00CB07DD" w:rsidP="00CB07DD">
      <w:pPr>
        <w:pStyle w:val="code0"/>
      </w:pPr>
      <w:r>
        <w:tab/>
      </w:r>
      <w:r>
        <w:tab/>
      </w:r>
      <w:r>
        <w:tab/>
        <w:t>&lt;view&gt;</w:t>
      </w:r>
    </w:p>
    <w:p w14:paraId="02A0BF5E" w14:textId="77777777" w:rsidR="00CB07DD" w:rsidRDefault="00CB07DD" w:rsidP="00CB07DD">
      <w:pPr>
        <w:pStyle w:val="code0"/>
      </w:pPr>
      <w:r>
        <w:tab/>
      </w:r>
      <w:r>
        <w:tab/>
      </w:r>
      <w:r>
        <w:tab/>
      </w:r>
      <w:r>
        <w:tab/>
        <w:t>&lt;style/&gt;</w:t>
      </w:r>
    </w:p>
    <w:p w14:paraId="6BDA2222" w14:textId="77777777" w:rsidR="00CB07DD" w:rsidRDefault="00CB07DD" w:rsidP="00CB07DD">
      <w:pPr>
        <w:pStyle w:val="code0"/>
      </w:pPr>
      <w:r>
        <w:tab/>
      </w:r>
      <w:r>
        <w:tab/>
      </w:r>
      <w:r>
        <w:tab/>
        <w:t>&lt;/view&gt;</w:t>
      </w:r>
    </w:p>
    <w:p w14:paraId="2A5C59E8" w14:textId="77777777" w:rsidR="00CB07DD" w:rsidRDefault="00CB07DD" w:rsidP="00CB07DD">
      <w:pPr>
        <w:pStyle w:val="code0"/>
      </w:pPr>
      <w:r>
        <w:tab/>
      </w:r>
      <w:r>
        <w:tab/>
        <w:t>&lt;/views&gt;</w:t>
      </w:r>
    </w:p>
    <w:p w14:paraId="33F1E4E3" w14:textId="77777777" w:rsidR="00CB07DD" w:rsidRDefault="00CB07DD" w:rsidP="00CB07DD">
      <w:pPr>
        <w:pStyle w:val="code0"/>
      </w:pPr>
      <w:r>
        <w:tab/>
        <w:t>&lt;/model&gt;</w:t>
      </w:r>
    </w:p>
    <w:p w14:paraId="61E69681" w14:textId="77777777" w:rsidR="00CB07DD" w:rsidRDefault="00CB07DD" w:rsidP="00CB07DD">
      <w:pPr>
        <w:pStyle w:val="code0"/>
      </w:pPr>
      <w:r>
        <w:t>&lt;/xmile&gt;</w:t>
      </w:r>
    </w:p>
    <w:p w14:paraId="6628BBFC" w14:textId="77777777" w:rsidR="00CB07DD" w:rsidRDefault="00CB07DD" w:rsidP="00CB07DD">
      <w:pPr>
        <w:spacing w:after="0"/>
      </w:pPr>
      <w:r>
        <w:t xml:space="preserve">As a child of a </w:t>
      </w:r>
      <w:r w:rsidRPr="000E6342">
        <w:rPr>
          <w:rStyle w:val="codeChar"/>
        </w:rPr>
        <w:t>&lt;</w:t>
      </w:r>
      <w:r>
        <w:rPr>
          <w:rStyle w:val="codeChar"/>
        </w:rPr>
        <w:t>xmile</w:t>
      </w:r>
      <w:r w:rsidRPr="000E6342">
        <w:rPr>
          <w:rStyle w:val="codeChar"/>
        </w:rPr>
        <w:t>&gt;</w:t>
      </w:r>
      <w:r>
        <w:t xml:space="preserve"> tag, the </w:t>
      </w:r>
      <w:r w:rsidRPr="000E6342">
        <w:rPr>
          <w:rStyle w:val="codeChar"/>
        </w:rPr>
        <w:t>&lt;style&gt;</w:t>
      </w:r>
      <w:r>
        <w:t xml:space="preserve"> tag contains all of the default and highest level styles which apply across all models in the XMILE file.  The </w:t>
      </w:r>
      <w:r>
        <w:rPr>
          <w:rFonts w:ascii="Courier New" w:hAnsi="Courier New" w:cs="Courier New"/>
        </w:rPr>
        <w:t xml:space="preserve">&lt;style&gt; </w:t>
      </w:r>
      <w:r>
        <w:rPr>
          <w:rFonts w:cs="Arial"/>
        </w:rPr>
        <w:t xml:space="preserve">tag contained within the </w:t>
      </w:r>
      <w:r w:rsidRPr="009D2D80">
        <w:rPr>
          <w:rFonts w:ascii="Courier New" w:hAnsi="Courier New" w:cs="Courier New"/>
        </w:rPr>
        <w:t>&lt;views&gt;</w:t>
      </w:r>
      <w:r>
        <w:rPr>
          <w:rFonts w:cs="Arial"/>
        </w:rPr>
        <w:t xml:space="preserve"> tag applies to all XMILE views within it.  Finally,</w:t>
      </w:r>
      <w:r>
        <w:t xml:space="preserve"> the </w:t>
      </w:r>
      <w:r w:rsidRPr="000E6342">
        <w:rPr>
          <w:rStyle w:val="codeChar"/>
        </w:rPr>
        <w:t>&lt;style&gt;</w:t>
      </w:r>
      <w:r>
        <w:t xml:space="preserve"> tags which are children of the </w:t>
      </w:r>
      <w:r w:rsidRPr="000E6342">
        <w:rPr>
          <w:rStyle w:val="codeChar"/>
        </w:rPr>
        <w:t>&lt;view&gt;</w:t>
      </w:r>
      <w:r>
        <w:t xml:space="preserve"> tags override any specifications of the </w:t>
      </w:r>
      <w:r w:rsidRPr="000E6342">
        <w:rPr>
          <w:rStyle w:val="codeChar"/>
        </w:rPr>
        <w:t>&lt;style&gt;</w:t>
      </w:r>
      <w:r>
        <w:t xml:space="preserve"> tag associated with the model. </w:t>
      </w:r>
    </w:p>
    <w:p w14:paraId="43C0ACAE" w14:textId="77777777" w:rsidR="00CB07DD" w:rsidRPr="0061021A" w:rsidRDefault="00CB07DD" w:rsidP="00CB07DD">
      <w:pPr>
        <w:spacing w:after="0"/>
      </w:pPr>
      <w:r>
        <w:t xml:space="preserve">When reading in any XMILE object, any attribute present on that object takes ultimate precedence. For any attribute which is missing, the cascading style system is used; first looking to the nearest </w:t>
      </w:r>
      <w:r w:rsidRPr="000E6342">
        <w:rPr>
          <w:rStyle w:val="codeChar"/>
        </w:rPr>
        <w:t>&lt;view&gt;</w:t>
      </w:r>
      <w:r>
        <w:t xml:space="preserve"> tag’s child </w:t>
      </w:r>
      <w:r w:rsidRPr="000E6342">
        <w:rPr>
          <w:rStyle w:val="codeChar"/>
        </w:rPr>
        <w:t>&lt;style&gt;</w:t>
      </w:r>
      <w:r>
        <w:t xml:space="preserve"> tag then up to the containing &lt;views&gt; tag’s child </w:t>
      </w:r>
      <w:r w:rsidRPr="000E6342">
        <w:rPr>
          <w:rStyle w:val="codeChar"/>
        </w:rPr>
        <w:t>&lt;style&gt;</w:t>
      </w:r>
      <w:r>
        <w:rPr>
          <w:rStyle w:val="codeChar"/>
        </w:rPr>
        <w:t xml:space="preserve">, </w:t>
      </w:r>
      <w:r w:rsidRPr="009D2D80">
        <w:rPr>
          <w:rStyle w:val="codeChar"/>
          <w:rFonts w:cs="Arial"/>
        </w:rPr>
        <w:t>and finally up to the root</w:t>
      </w:r>
      <w:r>
        <w:rPr>
          <w:rStyle w:val="codeChar"/>
        </w:rPr>
        <w:t xml:space="preserve"> &lt;style&gt; </w:t>
      </w:r>
      <w:r w:rsidRPr="00910693">
        <w:t>tag for that XMILE file</w:t>
      </w:r>
      <w:r>
        <w:t>.  The same principal holds true when writing out style attributes. If the object’s attribute contains no difference from the specified cascading style, there is no reason to write out that attribute.</w:t>
      </w:r>
    </w:p>
    <w:p w14:paraId="51AD6BE5" w14:textId="77777777" w:rsidR="00CB07DD" w:rsidRPr="000F3828" w:rsidRDefault="00CB07DD" w:rsidP="00CB07DD">
      <w:pPr>
        <w:spacing w:after="0"/>
      </w:pPr>
    </w:p>
    <w:p w14:paraId="0511247C" w14:textId="77777777" w:rsidR="00CB07DD" w:rsidRDefault="00CB07DD" w:rsidP="00CB07DD"/>
    <w:p w14:paraId="7DB158EC" w14:textId="77777777" w:rsidR="00CB07DD" w:rsidRDefault="00CB07DD" w:rsidP="00CB07DD">
      <w:pPr>
        <w:pStyle w:val="Heading1"/>
        <w:numPr>
          <w:ilvl w:val="0"/>
          <w:numId w:val="3"/>
        </w:numPr>
      </w:pPr>
      <w:bookmarkStart w:id="141" w:name="_Toc367706516"/>
      <w:bookmarkStart w:id="142" w:name="_Toc426543563"/>
      <w:r>
        <w:t>Display and Interface XML Encoding</w:t>
      </w:r>
      <w:bookmarkEnd w:id="141"/>
      <w:bookmarkEnd w:id="142"/>
    </w:p>
    <w:p w14:paraId="17AD5890" w14:textId="77777777" w:rsidR="00CB07DD" w:rsidRDefault="00CB07DD" w:rsidP="00CB07DD">
      <w:pPr>
        <w:jc w:val="both"/>
      </w:pPr>
      <w:r>
        <w:t xml:space="preserve">This chapter describes the specific structure of all XMILE tags appearing within the </w:t>
      </w:r>
      <w:r w:rsidRPr="006A4865">
        <w:rPr>
          <w:rFonts w:ascii="Courier New" w:hAnsi="Courier New" w:cs="Courier New"/>
        </w:rPr>
        <w:t>&lt;views&gt;</w:t>
      </w:r>
      <w:r>
        <w:t xml:space="preserve"> tag of an XMILE file. Section 6.1 describes the display attributes of objects commonly found in a stock and flow diagram and Section 6.2 describes the attributes of common visual objects used to interface with a System Dynamics model. </w:t>
      </w:r>
    </w:p>
    <w:p w14:paraId="702B457B" w14:textId="77777777" w:rsidR="00CB07DD" w:rsidRDefault="00CB07DD" w:rsidP="00CB07DD">
      <w:pPr>
        <w:pStyle w:val="Heading2"/>
        <w:numPr>
          <w:ilvl w:val="1"/>
          <w:numId w:val="3"/>
        </w:numPr>
      </w:pPr>
      <w:bookmarkStart w:id="143" w:name="_Toc426543564"/>
      <w:r>
        <w:t>Stock and flow diagram objects</w:t>
      </w:r>
      <w:bookmarkEnd w:id="143"/>
    </w:p>
    <w:p w14:paraId="4715703A" w14:textId="77777777" w:rsidR="00CB07DD" w:rsidRDefault="00CB07DD" w:rsidP="00CB07DD">
      <w:pPr>
        <w:jc w:val="both"/>
      </w:pPr>
      <w:r>
        <w:t>Sections 6.1.1 through 6.1.7 describe the attributes commonly associated with objects in a visual representation of a stock and flow diagram. Each section corresponds to a distinct object although many of the attributes are common to multiple objects. These common attributes are listed below with references back to the sections in this document where they are defined and/or specified.</w:t>
      </w:r>
    </w:p>
    <w:p w14:paraId="1C7F3451" w14:textId="77777777" w:rsidR="00CB07DD" w:rsidRDefault="00CB07DD" w:rsidP="00CB07DD">
      <w:pPr>
        <w:jc w:val="both"/>
      </w:pPr>
      <w:r>
        <w:t>Attributes common to objects described in Sections 6.1.1 through 6.1.7:</w:t>
      </w:r>
    </w:p>
    <w:p w14:paraId="5706D9B2" w14:textId="77777777" w:rsidR="00CB07DD" w:rsidRPr="00DD441F" w:rsidRDefault="00CB07DD" w:rsidP="00CB07DD">
      <w:pPr>
        <w:numPr>
          <w:ilvl w:val="0"/>
          <w:numId w:val="24"/>
        </w:numPr>
        <w:rPr>
          <w:rFonts w:ascii="Courier New" w:hAnsi="Courier New" w:cs="Courier New"/>
        </w:rPr>
      </w:pPr>
      <w:r w:rsidRPr="00DD441F">
        <w:rPr>
          <w:rFonts w:ascii="Courier New" w:hAnsi="Courier New" w:cs="Courier New"/>
        </w:rPr>
        <w:t xml:space="preserve">x,y – </w:t>
      </w:r>
      <w:r w:rsidRPr="00DD441F">
        <w:rPr>
          <w:rFonts w:cs="Arial"/>
        </w:rPr>
        <w:t>defined in</w:t>
      </w:r>
      <w:r>
        <w:rPr>
          <w:rFonts w:cs="Arial"/>
        </w:rPr>
        <w:t xml:space="preserve"> Section 5.1.2</w:t>
      </w:r>
    </w:p>
    <w:p w14:paraId="3CDA6C70" w14:textId="77777777" w:rsidR="00CB07DD" w:rsidRPr="00045741" w:rsidRDefault="00CB07DD" w:rsidP="00CB07DD">
      <w:pPr>
        <w:numPr>
          <w:ilvl w:val="0"/>
          <w:numId w:val="24"/>
        </w:numPr>
        <w:ind w:left="1710" w:hanging="1350"/>
        <w:rPr>
          <w:rFonts w:ascii="Courier New" w:hAnsi="Courier New" w:cs="Courier New"/>
          <w:i/>
        </w:rPr>
      </w:pPr>
      <w:r w:rsidRPr="00DD441F">
        <w:rPr>
          <w:rFonts w:ascii="Courier New" w:hAnsi="Courier New" w:cs="Courier New"/>
        </w:rPr>
        <w:t xml:space="preserve">color - </w:t>
      </w:r>
      <w:r w:rsidRPr="00DD441F">
        <w:rPr>
          <w:rFonts w:cs="Arial"/>
        </w:rPr>
        <w:t xml:space="preserve">defined in </w:t>
      </w:r>
      <w:r>
        <w:rPr>
          <w:rFonts w:cs="Arial"/>
        </w:rPr>
        <w:t>Section 5.2 and specified in Section 5.2.2</w:t>
      </w:r>
    </w:p>
    <w:p w14:paraId="227ED84F" w14:textId="77777777" w:rsidR="00CB07DD" w:rsidRPr="00045741" w:rsidRDefault="00CB07DD" w:rsidP="00CB07DD">
      <w:pPr>
        <w:numPr>
          <w:ilvl w:val="0"/>
          <w:numId w:val="24"/>
        </w:numPr>
        <w:rPr>
          <w:rFonts w:ascii="Courier New" w:hAnsi="Courier New" w:cs="Courier New"/>
        </w:rPr>
      </w:pPr>
      <w:r w:rsidRPr="00DD441F">
        <w:rPr>
          <w:rFonts w:ascii="Courier New" w:hAnsi="Courier New" w:cs="Courier New"/>
        </w:rPr>
        <w:t>background</w:t>
      </w:r>
      <w:r>
        <w:rPr>
          <w:rFonts w:ascii="Courier New" w:hAnsi="Courier New" w:cs="Courier New"/>
        </w:rPr>
        <w:t xml:space="preserve"> – </w:t>
      </w:r>
      <w:r w:rsidRPr="00DD441F">
        <w:rPr>
          <w:rFonts w:cs="Arial"/>
        </w:rPr>
        <w:t xml:space="preserve">defined in </w:t>
      </w:r>
      <w:r>
        <w:rPr>
          <w:rFonts w:cs="Arial"/>
        </w:rPr>
        <w:t>Section 5.2 and specified in Section 5.2.2</w:t>
      </w:r>
    </w:p>
    <w:p w14:paraId="773D1D72" w14:textId="77777777" w:rsidR="00CB07DD" w:rsidRPr="0041469C" w:rsidRDefault="00CB07DD" w:rsidP="00CB07DD">
      <w:pPr>
        <w:numPr>
          <w:ilvl w:val="0"/>
          <w:numId w:val="24"/>
        </w:numPr>
        <w:rPr>
          <w:rFonts w:ascii="Courier New" w:hAnsi="Courier New" w:cs="Courier New"/>
        </w:rPr>
      </w:pPr>
      <w:r>
        <w:rPr>
          <w:rFonts w:ascii="Courier New" w:hAnsi="Courier New" w:cs="Courier New"/>
        </w:rPr>
        <w:t xml:space="preserve">z_index - </w:t>
      </w:r>
      <w:r w:rsidRPr="00DD441F">
        <w:rPr>
          <w:rFonts w:cs="Arial"/>
        </w:rPr>
        <w:t xml:space="preserve">defined </w:t>
      </w:r>
      <w:r>
        <w:rPr>
          <w:rFonts w:cs="Arial"/>
        </w:rPr>
        <w:t>in Section 5.2</w:t>
      </w:r>
    </w:p>
    <w:p w14:paraId="7E9F9AF1" w14:textId="77777777" w:rsidR="00CB07DD" w:rsidRPr="00DD441F" w:rsidRDefault="00CB07DD" w:rsidP="00CB07DD">
      <w:pPr>
        <w:numPr>
          <w:ilvl w:val="0"/>
          <w:numId w:val="24"/>
        </w:numPr>
        <w:rPr>
          <w:rFonts w:ascii="Courier New" w:hAnsi="Courier New" w:cs="Courier New"/>
        </w:rPr>
      </w:pPr>
      <w:r>
        <w:rPr>
          <w:rFonts w:ascii="Courier New" w:hAnsi="Courier New" w:cs="Courier New"/>
        </w:rPr>
        <w:t xml:space="preserve">font_family - </w:t>
      </w:r>
      <w:r w:rsidRPr="00DD441F">
        <w:rPr>
          <w:rFonts w:cs="Arial"/>
        </w:rPr>
        <w:t xml:space="preserve">defined </w:t>
      </w:r>
      <w:r>
        <w:rPr>
          <w:rFonts w:cs="Arial"/>
        </w:rPr>
        <w:t>in Section 5.2</w:t>
      </w:r>
    </w:p>
    <w:p w14:paraId="4C080B8F" w14:textId="77777777" w:rsidR="00CB07DD" w:rsidRPr="00DD441F" w:rsidRDefault="00CB07DD" w:rsidP="00CB07DD">
      <w:pPr>
        <w:numPr>
          <w:ilvl w:val="0"/>
          <w:numId w:val="24"/>
        </w:numPr>
        <w:rPr>
          <w:rFonts w:ascii="Courier New" w:hAnsi="Courier New" w:cs="Courier New"/>
        </w:rPr>
      </w:pPr>
      <w:r>
        <w:rPr>
          <w:rFonts w:ascii="Courier New" w:hAnsi="Courier New" w:cs="Courier New"/>
        </w:rPr>
        <w:t>font_</w:t>
      </w:r>
      <w:r w:rsidRPr="00DD441F">
        <w:rPr>
          <w:rFonts w:ascii="Courier New" w:hAnsi="Courier New" w:cs="Courier New"/>
        </w:rPr>
        <w:t>size</w:t>
      </w:r>
      <w:r>
        <w:rPr>
          <w:rFonts w:ascii="Courier New" w:hAnsi="Courier New" w:cs="Courier New"/>
        </w:rPr>
        <w:t xml:space="preserve"> - </w:t>
      </w:r>
      <w:r w:rsidRPr="00DD441F">
        <w:rPr>
          <w:rFonts w:cs="Arial"/>
        </w:rPr>
        <w:t xml:space="preserve">defined </w:t>
      </w:r>
      <w:r>
        <w:rPr>
          <w:rFonts w:cs="Arial"/>
        </w:rPr>
        <w:t>in Section 5.2</w:t>
      </w:r>
    </w:p>
    <w:p w14:paraId="6BB0381A" w14:textId="77777777" w:rsidR="00CB07DD" w:rsidRPr="00DD441F" w:rsidRDefault="00CB07DD" w:rsidP="00CB07DD">
      <w:pPr>
        <w:numPr>
          <w:ilvl w:val="0"/>
          <w:numId w:val="24"/>
        </w:numPr>
        <w:rPr>
          <w:rFonts w:ascii="Courier New" w:hAnsi="Courier New" w:cs="Courier New"/>
        </w:rPr>
      </w:pPr>
      <w:r>
        <w:rPr>
          <w:rFonts w:ascii="Courier New" w:hAnsi="Courier New" w:cs="Courier New"/>
        </w:rPr>
        <w:t>font_</w:t>
      </w:r>
      <w:r w:rsidRPr="00DD441F">
        <w:rPr>
          <w:rFonts w:ascii="Courier New" w:hAnsi="Courier New" w:cs="Courier New"/>
        </w:rPr>
        <w:t>weight</w:t>
      </w:r>
      <w:r>
        <w:rPr>
          <w:rFonts w:ascii="Courier New" w:hAnsi="Courier New" w:cs="Courier New"/>
        </w:rPr>
        <w:t xml:space="preserve"> - </w:t>
      </w:r>
      <w:r w:rsidRPr="00DD441F">
        <w:rPr>
          <w:rFonts w:cs="Arial"/>
        </w:rPr>
        <w:t xml:space="preserve">defined </w:t>
      </w:r>
      <w:r>
        <w:rPr>
          <w:rFonts w:cs="Arial"/>
        </w:rPr>
        <w:t>in Section 5.2</w:t>
      </w:r>
    </w:p>
    <w:p w14:paraId="62651E67" w14:textId="77777777" w:rsidR="00CB07DD" w:rsidRPr="00DD441F" w:rsidRDefault="00CB07DD" w:rsidP="00CB07DD">
      <w:pPr>
        <w:numPr>
          <w:ilvl w:val="0"/>
          <w:numId w:val="24"/>
        </w:numPr>
        <w:rPr>
          <w:rFonts w:ascii="Courier New" w:hAnsi="Courier New" w:cs="Courier New"/>
        </w:rPr>
      </w:pPr>
      <w:r>
        <w:rPr>
          <w:rFonts w:ascii="Courier New" w:hAnsi="Courier New" w:cs="Courier New"/>
        </w:rPr>
        <w:t>font_</w:t>
      </w:r>
      <w:r w:rsidRPr="00DD441F">
        <w:rPr>
          <w:rFonts w:ascii="Courier New" w:hAnsi="Courier New" w:cs="Courier New"/>
        </w:rPr>
        <w:t>style</w:t>
      </w:r>
      <w:r>
        <w:rPr>
          <w:rFonts w:ascii="Courier New" w:hAnsi="Courier New" w:cs="Courier New"/>
        </w:rPr>
        <w:t xml:space="preserve"> - </w:t>
      </w:r>
      <w:r w:rsidRPr="00DD441F">
        <w:rPr>
          <w:rFonts w:cs="Arial"/>
        </w:rPr>
        <w:t xml:space="preserve">defined </w:t>
      </w:r>
      <w:r>
        <w:rPr>
          <w:rFonts w:cs="Arial"/>
        </w:rPr>
        <w:t>in Section 5.2</w:t>
      </w:r>
    </w:p>
    <w:p w14:paraId="5C4C310E" w14:textId="77777777" w:rsidR="00CB07DD" w:rsidRPr="0041469C" w:rsidRDefault="00CB07DD" w:rsidP="00CB07DD">
      <w:pPr>
        <w:numPr>
          <w:ilvl w:val="0"/>
          <w:numId w:val="24"/>
        </w:numPr>
        <w:rPr>
          <w:rFonts w:ascii="Courier New" w:hAnsi="Courier New" w:cs="Courier New"/>
        </w:rPr>
      </w:pPr>
      <w:r>
        <w:rPr>
          <w:rFonts w:ascii="Courier New" w:hAnsi="Courier New" w:cs="Courier New"/>
        </w:rPr>
        <w:t>text_</w:t>
      </w:r>
      <w:r w:rsidRPr="0041469C">
        <w:rPr>
          <w:rFonts w:ascii="Courier New" w:hAnsi="Courier New" w:cs="Courier New"/>
        </w:rPr>
        <w:t xml:space="preserve">decoration - </w:t>
      </w:r>
      <w:r w:rsidRPr="0041469C">
        <w:rPr>
          <w:rFonts w:cs="Arial"/>
        </w:rPr>
        <w:t>defined in Section 5.2</w:t>
      </w:r>
    </w:p>
    <w:p w14:paraId="7202C58B" w14:textId="77777777" w:rsidR="00CB07DD" w:rsidRPr="0041469C" w:rsidRDefault="00CB07DD" w:rsidP="00CB07DD">
      <w:pPr>
        <w:numPr>
          <w:ilvl w:val="0"/>
          <w:numId w:val="24"/>
        </w:numPr>
        <w:rPr>
          <w:rFonts w:ascii="Courier New" w:hAnsi="Courier New" w:cs="Courier New"/>
        </w:rPr>
      </w:pPr>
      <w:r>
        <w:rPr>
          <w:rFonts w:ascii="Courier New" w:hAnsi="Courier New" w:cs="Courier New"/>
        </w:rPr>
        <w:t>text_</w:t>
      </w:r>
      <w:r w:rsidRPr="0041469C">
        <w:rPr>
          <w:rFonts w:ascii="Courier New" w:hAnsi="Courier New" w:cs="Courier New"/>
        </w:rPr>
        <w:t xml:space="preserve">align - </w:t>
      </w:r>
      <w:r w:rsidRPr="00DD441F">
        <w:rPr>
          <w:rFonts w:cs="Arial"/>
        </w:rPr>
        <w:t xml:space="preserve">defined </w:t>
      </w:r>
      <w:r>
        <w:rPr>
          <w:rFonts w:cs="Arial"/>
        </w:rPr>
        <w:t>in Section 5.2</w:t>
      </w:r>
    </w:p>
    <w:p w14:paraId="6F614F11" w14:textId="77777777" w:rsidR="00CB07DD" w:rsidRPr="00DD441F" w:rsidRDefault="00CB07DD" w:rsidP="00CB07DD">
      <w:pPr>
        <w:numPr>
          <w:ilvl w:val="0"/>
          <w:numId w:val="24"/>
        </w:numPr>
        <w:rPr>
          <w:rFonts w:ascii="Courier New" w:hAnsi="Courier New" w:cs="Courier New"/>
        </w:rPr>
      </w:pPr>
      <w:r>
        <w:rPr>
          <w:rFonts w:ascii="Courier New" w:hAnsi="Courier New" w:cs="Courier New"/>
        </w:rPr>
        <w:t>text_</w:t>
      </w:r>
      <w:r w:rsidRPr="00DD441F">
        <w:rPr>
          <w:rFonts w:ascii="Courier New" w:hAnsi="Courier New" w:cs="Courier New"/>
        </w:rPr>
        <w:t>background</w:t>
      </w:r>
      <w:r>
        <w:rPr>
          <w:rFonts w:ascii="Courier New" w:hAnsi="Courier New" w:cs="Courier New"/>
        </w:rPr>
        <w:t xml:space="preserve"> - </w:t>
      </w:r>
      <w:r w:rsidRPr="00DD441F">
        <w:rPr>
          <w:rFonts w:cs="Arial"/>
        </w:rPr>
        <w:t xml:space="preserve">defined </w:t>
      </w:r>
      <w:r>
        <w:rPr>
          <w:rFonts w:cs="Arial"/>
        </w:rPr>
        <w:t>in Section 5.2</w:t>
      </w:r>
    </w:p>
    <w:p w14:paraId="03233CD6" w14:textId="77777777" w:rsidR="00CB07DD" w:rsidRPr="00DD441F" w:rsidRDefault="00CB07DD" w:rsidP="00CB07DD">
      <w:pPr>
        <w:numPr>
          <w:ilvl w:val="0"/>
          <w:numId w:val="24"/>
        </w:numPr>
        <w:rPr>
          <w:rFonts w:ascii="Courier New" w:hAnsi="Courier New" w:cs="Courier New"/>
        </w:rPr>
      </w:pPr>
      <w:r>
        <w:rPr>
          <w:rFonts w:ascii="Courier New" w:hAnsi="Courier New" w:cs="Courier New"/>
        </w:rPr>
        <w:t>vertical_text_</w:t>
      </w:r>
      <w:r w:rsidRPr="00DD441F">
        <w:rPr>
          <w:rFonts w:ascii="Courier New" w:hAnsi="Courier New" w:cs="Courier New"/>
        </w:rPr>
        <w:t>align</w:t>
      </w:r>
      <w:r>
        <w:rPr>
          <w:rFonts w:ascii="Courier New" w:hAnsi="Courier New" w:cs="Courier New"/>
        </w:rPr>
        <w:t xml:space="preserve"> – </w:t>
      </w:r>
      <w:r>
        <w:rPr>
          <w:rFonts w:cs="Arial"/>
        </w:rPr>
        <w:t>defined in Section 5.2</w:t>
      </w:r>
    </w:p>
    <w:p w14:paraId="79E18261" w14:textId="77777777" w:rsidR="00CB07DD" w:rsidRPr="00DD441F" w:rsidRDefault="00CB07DD" w:rsidP="00CB07DD">
      <w:pPr>
        <w:numPr>
          <w:ilvl w:val="0"/>
          <w:numId w:val="24"/>
        </w:numPr>
        <w:ind w:left="2520" w:hanging="2160"/>
        <w:rPr>
          <w:rFonts w:ascii="Courier New" w:hAnsi="Courier New" w:cs="Courier New"/>
        </w:rPr>
      </w:pPr>
      <w:r>
        <w:rPr>
          <w:rFonts w:ascii="Courier New" w:hAnsi="Courier New" w:cs="Courier New"/>
        </w:rPr>
        <w:t>text_</w:t>
      </w:r>
      <w:r w:rsidRPr="00DD441F">
        <w:rPr>
          <w:rFonts w:ascii="Courier New" w:hAnsi="Courier New" w:cs="Courier New"/>
        </w:rPr>
        <w:t>padding</w:t>
      </w:r>
      <w:r>
        <w:rPr>
          <w:rFonts w:ascii="Courier New" w:hAnsi="Courier New" w:cs="Courier New"/>
        </w:rPr>
        <w:t xml:space="preserve"> - </w:t>
      </w:r>
      <w:r>
        <w:rPr>
          <w:rFonts w:cs="Arial"/>
        </w:rPr>
        <w:t xml:space="preserve">same as </w:t>
      </w:r>
      <w:r>
        <w:rPr>
          <w:rFonts w:ascii="Courier New" w:hAnsi="Courier New" w:cs="Courier New"/>
        </w:rPr>
        <w:t>padding</w:t>
      </w:r>
      <w:r>
        <w:rPr>
          <w:rFonts w:cs="Arial"/>
        </w:rPr>
        <w:t xml:space="preserve"> as </w:t>
      </w:r>
      <w:r w:rsidRPr="00DD441F">
        <w:rPr>
          <w:rFonts w:cs="Arial"/>
        </w:rPr>
        <w:t xml:space="preserve">defined </w:t>
      </w:r>
      <w:r>
        <w:rPr>
          <w:rFonts w:cs="Arial"/>
        </w:rPr>
        <w:t>in Section 5.2</w:t>
      </w:r>
    </w:p>
    <w:p w14:paraId="5B53BCA0" w14:textId="77777777" w:rsidR="00CB07DD" w:rsidRPr="00DD441F" w:rsidRDefault="00CB07DD" w:rsidP="00CB07DD">
      <w:pPr>
        <w:numPr>
          <w:ilvl w:val="0"/>
          <w:numId w:val="24"/>
        </w:numPr>
        <w:ind w:left="2340" w:hanging="1980"/>
        <w:rPr>
          <w:rFonts w:ascii="Courier New" w:hAnsi="Courier New" w:cs="Courier New"/>
        </w:rPr>
      </w:pPr>
      <w:r>
        <w:rPr>
          <w:rFonts w:ascii="Courier New" w:hAnsi="Courier New" w:cs="Courier New"/>
        </w:rPr>
        <w:t>font_</w:t>
      </w:r>
      <w:r w:rsidRPr="00DD441F">
        <w:rPr>
          <w:rFonts w:ascii="Courier New" w:hAnsi="Courier New" w:cs="Courier New"/>
        </w:rPr>
        <w:t>color</w:t>
      </w:r>
      <w:r>
        <w:rPr>
          <w:rFonts w:ascii="Courier New" w:hAnsi="Courier New" w:cs="Courier New"/>
        </w:rPr>
        <w:t xml:space="preserve"> - </w:t>
      </w:r>
      <w:r w:rsidRPr="00DD441F">
        <w:rPr>
          <w:rFonts w:cs="Arial"/>
        </w:rPr>
        <w:t xml:space="preserve">defined </w:t>
      </w:r>
      <w:r>
        <w:rPr>
          <w:rFonts w:cs="Arial"/>
        </w:rPr>
        <w:t>in Section 5.2</w:t>
      </w:r>
    </w:p>
    <w:p w14:paraId="36781A92" w14:textId="77777777" w:rsidR="00CB07DD" w:rsidRPr="00D93D71" w:rsidRDefault="00CB07DD" w:rsidP="00CB07DD">
      <w:pPr>
        <w:numPr>
          <w:ilvl w:val="0"/>
          <w:numId w:val="24"/>
        </w:numPr>
        <w:ind w:left="3150" w:hanging="2790"/>
        <w:rPr>
          <w:rFonts w:ascii="Courier New" w:hAnsi="Courier New" w:cs="Courier New"/>
          <w:i/>
        </w:rPr>
      </w:pPr>
      <w:r>
        <w:rPr>
          <w:rFonts w:ascii="Courier New" w:hAnsi="Courier New" w:cs="Courier New"/>
        </w:rPr>
        <w:t xml:space="preserve">text_border_color - </w:t>
      </w:r>
      <w:r>
        <w:rPr>
          <w:rFonts w:cs="Arial"/>
        </w:rPr>
        <w:t xml:space="preserve">same as </w:t>
      </w:r>
      <w:r w:rsidRPr="00D93D71">
        <w:rPr>
          <w:rFonts w:ascii="Courier New" w:hAnsi="Courier New" w:cs="Courier New"/>
        </w:rPr>
        <w:t>border</w:t>
      </w:r>
      <w:r>
        <w:rPr>
          <w:rFonts w:ascii="Courier New" w:hAnsi="Courier New" w:cs="Courier New"/>
        </w:rPr>
        <w:t>_</w:t>
      </w:r>
      <w:r w:rsidRPr="00D93D71">
        <w:rPr>
          <w:rFonts w:ascii="Courier New" w:hAnsi="Courier New" w:cs="Courier New"/>
        </w:rPr>
        <w:t>color</w:t>
      </w:r>
      <w:r>
        <w:rPr>
          <w:rFonts w:cs="Arial"/>
        </w:rPr>
        <w:t xml:space="preserve"> as </w:t>
      </w:r>
      <w:r w:rsidRPr="00DD441F">
        <w:rPr>
          <w:rFonts w:cs="Arial"/>
        </w:rPr>
        <w:t xml:space="preserve">defined </w:t>
      </w:r>
      <w:r>
        <w:rPr>
          <w:rFonts w:cs="Arial"/>
        </w:rPr>
        <w:t>in Section 5.2</w:t>
      </w:r>
    </w:p>
    <w:p w14:paraId="38A021B7" w14:textId="77777777" w:rsidR="00CB07DD" w:rsidRPr="00DD441F" w:rsidRDefault="00CB07DD" w:rsidP="00CB07DD">
      <w:pPr>
        <w:numPr>
          <w:ilvl w:val="0"/>
          <w:numId w:val="24"/>
        </w:numPr>
        <w:ind w:left="3600" w:hanging="3240"/>
        <w:rPr>
          <w:rFonts w:ascii="Courier New" w:hAnsi="Courier New" w:cs="Courier New"/>
        </w:rPr>
      </w:pPr>
      <w:r>
        <w:rPr>
          <w:rFonts w:ascii="Courier New" w:hAnsi="Courier New" w:cs="Courier New"/>
        </w:rPr>
        <w:t xml:space="preserve">text_border_width - </w:t>
      </w:r>
      <w:r>
        <w:rPr>
          <w:rFonts w:cs="Arial"/>
        </w:rPr>
        <w:t xml:space="preserve">same as </w:t>
      </w:r>
      <w:r w:rsidRPr="000E7507">
        <w:rPr>
          <w:rFonts w:ascii="Courier New" w:hAnsi="Courier New" w:cs="Courier New"/>
        </w:rPr>
        <w:t>border</w:t>
      </w:r>
      <w:r>
        <w:rPr>
          <w:rFonts w:ascii="Courier New" w:hAnsi="Courier New" w:cs="Courier New"/>
        </w:rPr>
        <w:t>_width</w:t>
      </w:r>
      <w:r>
        <w:rPr>
          <w:rFonts w:cs="Arial"/>
        </w:rPr>
        <w:t xml:space="preserve"> as </w:t>
      </w:r>
      <w:r w:rsidRPr="00DD441F">
        <w:rPr>
          <w:rFonts w:cs="Arial"/>
        </w:rPr>
        <w:t xml:space="preserve">defined </w:t>
      </w:r>
      <w:r>
        <w:rPr>
          <w:rFonts w:cs="Arial"/>
        </w:rPr>
        <w:t>in Section 5.2</w:t>
      </w:r>
    </w:p>
    <w:p w14:paraId="723A38AD" w14:textId="77777777" w:rsidR="00CB07DD" w:rsidRPr="00E955E9" w:rsidRDefault="00CB07DD" w:rsidP="00CB07DD">
      <w:pPr>
        <w:numPr>
          <w:ilvl w:val="0"/>
          <w:numId w:val="24"/>
        </w:numPr>
      </w:pPr>
      <w:r>
        <w:rPr>
          <w:rFonts w:ascii="Courier New" w:hAnsi="Courier New" w:cs="Courier New"/>
        </w:rPr>
        <w:t>text_border_style</w:t>
      </w:r>
      <w:r w:rsidRPr="000E7507">
        <w:rPr>
          <w:rFonts w:ascii="Courier New" w:hAnsi="Courier New" w:cs="Courier New"/>
        </w:rPr>
        <w:t xml:space="preserve"> – </w:t>
      </w:r>
      <w:r w:rsidRPr="000E7507">
        <w:rPr>
          <w:rFonts w:cs="Arial"/>
        </w:rPr>
        <w:t xml:space="preserve">same as </w:t>
      </w:r>
      <w:r>
        <w:rPr>
          <w:rFonts w:ascii="Courier New" w:hAnsi="Courier New" w:cs="Courier New"/>
        </w:rPr>
        <w:t>border_</w:t>
      </w:r>
      <w:r w:rsidRPr="000E7507">
        <w:rPr>
          <w:rFonts w:ascii="Courier New" w:hAnsi="Courier New" w:cs="Courier New"/>
        </w:rPr>
        <w:t>style</w:t>
      </w:r>
      <w:r w:rsidRPr="000E7507">
        <w:rPr>
          <w:rFonts w:cs="Arial"/>
        </w:rPr>
        <w:t xml:space="preserve"> as </w:t>
      </w:r>
      <w:r w:rsidRPr="00DD441F">
        <w:rPr>
          <w:rFonts w:cs="Arial"/>
        </w:rPr>
        <w:t xml:space="preserve">defined </w:t>
      </w:r>
      <w:r>
        <w:rPr>
          <w:rFonts w:cs="Arial"/>
        </w:rPr>
        <w:t>in Section 5.2</w:t>
      </w:r>
    </w:p>
    <w:p w14:paraId="3E9D44D3" w14:textId="77777777" w:rsidR="00CB07DD" w:rsidRDefault="00CB07DD" w:rsidP="00CB07DD">
      <w:pPr>
        <w:jc w:val="both"/>
      </w:pPr>
      <w:r>
        <w:t>Additional attributes common to objects described in Sections 6.1.1 through 6.1.5:</w:t>
      </w:r>
    </w:p>
    <w:p w14:paraId="326635C9" w14:textId="77777777" w:rsidR="00CB07DD" w:rsidRPr="00E955E9" w:rsidRDefault="00CB07DD" w:rsidP="00CB07DD">
      <w:pPr>
        <w:numPr>
          <w:ilvl w:val="0"/>
          <w:numId w:val="24"/>
        </w:numPr>
        <w:rPr>
          <w:rFonts w:ascii="Courier New" w:hAnsi="Courier New" w:cs="Courier New"/>
        </w:rPr>
      </w:pPr>
      <w:r>
        <w:rPr>
          <w:rFonts w:ascii="Courier New" w:hAnsi="Courier New" w:cs="Courier New"/>
        </w:rPr>
        <w:t>name</w:t>
      </w:r>
      <w:r w:rsidRPr="00DD441F">
        <w:rPr>
          <w:rFonts w:ascii="Courier New" w:hAnsi="Courier New" w:cs="Courier New"/>
        </w:rPr>
        <w:t xml:space="preserve"> – </w:t>
      </w:r>
      <w:r>
        <w:rPr>
          <w:rFonts w:cs="Arial"/>
        </w:rPr>
        <w:t>described in Section 5.1.1, but in short it is the local name of the model entity represented by this tag.</w:t>
      </w:r>
    </w:p>
    <w:p w14:paraId="162A1F69" w14:textId="77777777" w:rsidR="00CB07DD" w:rsidRDefault="00CB07DD" w:rsidP="00CB07DD">
      <w:pPr>
        <w:jc w:val="both"/>
      </w:pPr>
      <w:r>
        <w:t>Additional attributes common to objects described in Sections 6.1.1 through 6.1.4:</w:t>
      </w:r>
    </w:p>
    <w:p w14:paraId="6903CC3E" w14:textId="77777777" w:rsidR="00CB07DD" w:rsidRPr="00DD441F" w:rsidRDefault="00CB07DD" w:rsidP="00CB07DD">
      <w:pPr>
        <w:numPr>
          <w:ilvl w:val="0"/>
          <w:numId w:val="24"/>
        </w:numPr>
        <w:rPr>
          <w:rFonts w:ascii="Courier New" w:hAnsi="Courier New" w:cs="Courier New"/>
        </w:rPr>
      </w:pPr>
      <w:r>
        <w:rPr>
          <w:rFonts w:ascii="Courier New" w:hAnsi="Courier New" w:cs="Courier New"/>
        </w:rPr>
        <w:t>width, height</w:t>
      </w:r>
      <w:r w:rsidRPr="00DD441F">
        <w:rPr>
          <w:rFonts w:ascii="Courier New" w:hAnsi="Courier New" w:cs="Courier New"/>
        </w:rPr>
        <w:t xml:space="preserve"> – </w:t>
      </w:r>
      <w:r w:rsidRPr="00DD441F">
        <w:rPr>
          <w:rFonts w:cs="Arial"/>
        </w:rPr>
        <w:t>defined in</w:t>
      </w:r>
      <w:r>
        <w:rPr>
          <w:rFonts w:cs="Arial"/>
        </w:rPr>
        <w:t xml:space="preserve"> Section 5.1.2</w:t>
      </w:r>
    </w:p>
    <w:p w14:paraId="51BF6334" w14:textId="77777777" w:rsidR="00CB07DD" w:rsidRPr="0052618C" w:rsidRDefault="00CB07DD" w:rsidP="00CB07DD">
      <w:pPr>
        <w:numPr>
          <w:ilvl w:val="0"/>
          <w:numId w:val="24"/>
        </w:numPr>
        <w:ind w:left="1710" w:hanging="1350"/>
        <w:rPr>
          <w:rFonts w:ascii="Courier New" w:hAnsi="Courier New" w:cs="Courier New"/>
          <w:i/>
        </w:rPr>
      </w:pPr>
      <w:r>
        <w:rPr>
          <w:rFonts w:ascii="Courier New" w:hAnsi="Courier New" w:cs="Courier New"/>
        </w:rPr>
        <w:t>label_side</w:t>
      </w:r>
      <w:r w:rsidRPr="00DD441F">
        <w:rPr>
          <w:rFonts w:ascii="Courier New" w:hAnsi="Courier New" w:cs="Courier New"/>
        </w:rPr>
        <w:t xml:space="preserve"> </w:t>
      </w:r>
      <w:r>
        <w:rPr>
          <w:rFonts w:ascii="Courier New" w:hAnsi="Courier New" w:cs="Courier New"/>
        </w:rPr>
        <w:t>–</w:t>
      </w:r>
      <w:r w:rsidRPr="00DD441F">
        <w:rPr>
          <w:rFonts w:ascii="Courier New" w:hAnsi="Courier New" w:cs="Courier New"/>
        </w:rPr>
        <w:t xml:space="preserve"> </w:t>
      </w:r>
      <w:r>
        <w:rPr>
          <w:rFonts w:cs="Arial"/>
        </w:rPr>
        <w:t>This is the side of the symbol that the nameplate appears on.  Valid values are top|left|center|bottom|right</w:t>
      </w:r>
    </w:p>
    <w:p w14:paraId="364DA552" w14:textId="77777777" w:rsidR="00CB07DD" w:rsidRPr="00EE4B3F" w:rsidRDefault="00CB07DD" w:rsidP="00CB07DD">
      <w:pPr>
        <w:numPr>
          <w:ilvl w:val="0"/>
          <w:numId w:val="24"/>
        </w:numPr>
        <w:ind w:left="1710" w:hanging="1350"/>
        <w:rPr>
          <w:rFonts w:ascii="Courier New" w:hAnsi="Courier New" w:cs="Courier New"/>
          <w:i/>
        </w:rPr>
      </w:pPr>
      <w:r>
        <w:rPr>
          <w:rFonts w:ascii="Courier New" w:hAnsi="Courier New" w:cs="Courier New"/>
        </w:rPr>
        <w:t>label_</w:t>
      </w:r>
      <w:r w:rsidRPr="0052618C">
        <w:rPr>
          <w:rFonts w:ascii="Courier New" w:hAnsi="Courier New" w:cs="Courier New"/>
        </w:rPr>
        <w:t>angle</w:t>
      </w:r>
      <w:r>
        <w:rPr>
          <w:rFonts w:cs="Arial"/>
        </w:rPr>
        <w:t xml:space="preserve"> – This is the precise angle (in degrees where 0 is at 3 o’clock, increasing counter-clockwise) of the nameplate on the widget.  This is always specified in conjunction with </w:t>
      </w:r>
      <w:r w:rsidRPr="00730A1A">
        <w:rPr>
          <w:rFonts w:ascii="Courier New" w:hAnsi="Courier New" w:cs="Courier New"/>
        </w:rPr>
        <w:t>label_side</w:t>
      </w:r>
      <w:r>
        <w:rPr>
          <w:rFonts w:cs="Arial"/>
        </w:rPr>
        <w:t>.</w:t>
      </w:r>
    </w:p>
    <w:p w14:paraId="5BCC160D" w14:textId="77777777" w:rsidR="00CB07DD" w:rsidRDefault="00CB07DD" w:rsidP="00CB07DD">
      <w:pPr>
        <w:rPr>
          <w:rFonts w:cs="Arial"/>
        </w:rPr>
      </w:pPr>
    </w:p>
    <w:p w14:paraId="3F76D3B4" w14:textId="77777777" w:rsidR="00CB07DD" w:rsidRDefault="00CB07DD" w:rsidP="00CB07DD">
      <w:pPr>
        <w:rPr>
          <w:rFonts w:cs="Arial"/>
        </w:rPr>
      </w:pPr>
      <w:r w:rsidRPr="00BC568C">
        <w:rPr>
          <w:rFonts w:ascii="Courier New" w:hAnsi="Courier New" w:cs="Courier New"/>
        </w:rPr>
        <w:t>name</w:t>
      </w:r>
      <w:r>
        <w:rPr>
          <w:rFonts w:cs="Arial"/>
        </w:rPr>
        <w:t xml:space="preserve"> is REQUIRED for certain display objects as specified in Section 5.1.1. </w:t>
      </w:r>
    </w:p>
    <w:p w14:paraId="4CA47835" w14:textId="77777777" w:rsidR="00CB07DD" w:rsidRDefault="00CB07DD" w:rsidP="00CB07DD">
      <w:pPr>
        <w:rPr>
          <w:rFonts w:cs="Arial"/>
        </w:rPr>
      </w:pPr>
      <w:r w:rsidRPr="00BC568C">
        <w:rPr>
          <w:rFonts w:ascii="Courier New" w:hAnsi="Courier New" w:cs="Courier New"/>
        </w:rPr>
        <w:t>x</w:t>
      </w:r>
      <w:r>
        <w:rPr>
          <w:rFonts w:cs="Arial"/>
        </w:rPr>
        <w:t xml:space="preserve">, </w:t>
      </w:r>
      <w:r w:rsidRPr="00BC568C">
        <w:rPr>
          <w:rFonts w:ascii="Courier New" w:hAnsi="Courier New" w:cs="Courier New"/>
        </w:rPr>
        <w:t>y</w:t>
      </w:r>
      <w:r>
        <w:rPr>
          <w:rFonts w:cs="Arial"/>
        </w:rPr>
        <w:t xml:space="preserve">, </w:t>
      </w:r>
      <w:r w:rsidRPr="00BC568C">
        <w:rPr>
          <w:rFonts w:ascii="Courier New" w:hAnsi="Courier New" w:cs="Courier New"/>
        </w:rPr>
        <w:t>width</w:t>
      </w:r>
      <w:r>
        <w:rPr>
          <w:rFonts w:cs="Arial"/>
        </w:rPr>
        <w:t xml:space="preserve">, and </w:t>
      </w:r>
      <w:r w:rsidRPr="00BC568C">
        <w:rPr>
          <w:rFonts w:ascii="Courier New" w:hAnsi="Courier New" w:cs="Courier New"/>
        </w:rPr>
        <w:t>height</w:t>
      </w:r>
      <w:r>
        <w:rPr>
          <w:rFonts w:cs="Arial"/>
        </w:rPr>
        <w:t xml:space="preserve"> are REQUIRED for certain display objects as specified in Section 5.1.2</w:t>
      </w:r>
    </w:p>
    <w:p w14:paraId="5CA45E99" w14:textId="77777777" w:rsidR="00CB07DD" w:rsidRDefault="00CB07DD" w:rsidP="00CB07DD">
      <w:pPr>
        <w:rPr>
          <w:rFonts w:cs="Arial"/>
        </w:rPr>
      </w:pPr>
      <w:r>
        <w:rPr>
          <w:rFonts w:cs="Arial"/>
        </w:rPr>
        <w:t>All other common attributes listed above are OPTIONAL for all display objects.</w:t>
      </w:r>
    </w:p>
    <w:p w14:paraId="28CDE927" w14:textId="77777777" w:rsidR="00CB07DD" w:rsidRPr="00E955E9" w:rsidRDefault="00CB07DD" w:rsidP="00CB07DD">
      <w:pPr>
        <w:rPr>
          <w:rStyle w:val="codeChar"/>
          <w:rFonts w:cs="Courier New"/>
          <w:i/>
        </w:rPr>
      </w:pPr>
    </w:p>
    <w:p w14:paraId="7E764146" w14:textId="77777777" w:rsidR="00CB07DD" w:rsidRDefault="00CB07DD" w:rsidP="00CB07DD">
      <w:pPr>
        <w:pStyle w:val="Heading3"/>
        <w:numPr>
          <w:ilvl w:val="2"/>
          <w:numId w:val="3"/>
        </w:numPr>
      </w:pPr>
      <w:bookmarkStart w:id="144" w:name="_Toc426543565"/>
      <w:r>
        <w:t>Stock</w:t>
      </w:r>
      <w:bookmarkEnd w:id="144"/>
    </w:p>
    <w:p w14:paraId="19B31EE8" w14:textId="77777777" w:rsidR="00CB07DD" w:rsidRPr="00EB41ED" w:rsidRDefault="00CB07DD" w:rsidP="00CB07DD">
      <w:pPr>
        <w:rPr>
          <w:rFonts w:cs="Arial"/>
        </w:rPr>
      </w:pPr>
      <w:r>
        <w:rPr>
          <w:rFonts w:cs="Arial"/>
        </w:rPr>
        <w:t xml:space="preserve">The </w:t>
      </w:r>
      <w:r>
        <w:rPr>
          <w:rFonts w:ascii="Courier New" w:hAnsi="Courier New" w:cs="Courier New"/>
        </w:rPr>
        <w:t xml:space="preserve">&lt;stock&gt; </w:t>
      </w:r>
      <w:r>
        <w:rPr>
          <w:rFonts w:cs="Arial"/>
        </w:rPr>
        <w:t xml:space="preserve">tag in the context of a </w:t>
      </w:r>
      <w:r>
        <w:rPr>
          <w:rFonts w:ascii="Courier New" w:hAnsi="Courier New" w:cs="Courier New"/>
        </w:rPr>
        <w:t>&lt;view&gt;</w:t>
      </w:r>
      <w:r>
        <w:rPr>
          <w:rFonts w:cs="Arial"/>
        </w:rPr>
        <w:t xml:space="preserve"> tag is used to describe the appearance of an XMILE stock equation object.  Support is REQUIRED for any implementation supporting views.  An example tag is shown below:</w:t>
      </w:r>
    </w:p>
    <w:p w14:paraId="07B56328" w14:textId="77777777" w:rsidR="00CB07DD" w:rsidRPr="00E955E9" w:rsidRDefault="00CB07DD" w:rsidP="00CB07DD">
      <w:pPr>
        <w:rPr>
          <w:rFonts w:ascii="Courier New" w:hAnsi="Courier New" w:cs="Courier New"/>
        </w:rPr>
      </w:pPr>
      <w:r>
        <w:rPr>
          <w:rFonts w:ascii="Courier New" w:hAnsi="Courier New" w:cs="Courier New"/>
        </w:rPr>
        <w:t>&lt;stock name=”Bathtub” x=”50” y=”100” width=”45” height=”35” label_side=”top” color=”blue” background=”white” z_index=”1” font_family=”Arial” font_size=”9pt” font_weight=”bold” font_style=”italic” text_decoration=”underline” text_align=”center” vertical_text_align=”center” text_padding=”2px” font_color=”blue” text_border_color=”black” text_border_width=”1px” text_border_style=”solid”/&gt;</w:t>
      </w:r>
    </w:p>
    <w:p w14:paraId="54A9A3D6" w14:textId="77777777" w:rsidR="00CB07DD" w:rsidRDefault="00CB07DD" w:rsidP="00CB07DD">
      <w:pPr>
        <w:jc w:val="both"/>
      </w:pPr>
      <w:r>
        <w:t>Descriptions of all the display attributes of a stock can be found in Section 6.1.</w:t>
      </w:r>
    </w:p>
    <w:p w14:paraId="0AFF2C53" w14:textId="77777777" w:rsidR="00CB07DD" w:rsidRDefault="00CB07DD" w:rsidP="00CB07DD">
      <w:pPr>
        <w:pStyle w:val="Heading3"/>
        <w:numPr>
          <w:ilvl w:val="2"/>
          <w:numId w:val="3"/>
        </w:numPr>
      </w:pPr>
      <w:bookmarkStart w:id="145" w:name="_Toc426543566"/>
      <w:r>
        <w:t>Flow</w:t>
      </w:r>
      <w:bookmarkEnd w:id="145"/>
    </w:p>
    <w:p w14:paraId="7A542EFC" w14:textId="77777777" w:rsidR="00CB07DD" w:rsidRPr="00E955E9" w:rsidRDefault="00CB07DD" w:rsidP="00CB07DD">
      <w:pPr>
        <w:rPr>
          <w:rFonts w:cs="Arial"/>
        </w:rPr>
      </w:pPr>
      <w:r>
        <w:rPr>
          <w:rFonts w:cs="Arial"/>
        </w:rPr>
        <w:t xml:space="preserve">The </w:t>
      </w:r>
      <w:r>
        <w:rPr>
          <w:rFonts w:ascii="Courier New" w:hAnsi="Courier New" w:cs="Courier New"/>
        </w:rPr>
        <w:t xml:space="preserve">&lt;flow&gt; </w:t>
      </w:r>
      <w:r>
        <w:rPr>
          <w:rFonts w:cs="Arial"/>
        </w:rPr>
        <w:t xml:space="preserve">tag in the context of a </w:t>
      </w:r>
      <w:r>
        <w:rPr>
          <w:rFonts w:ascii="Courier New" w:hAnsi="Courier New" w:cs="Courier New"/>
        </w:rPr>
        <w:t>&lt;view&gt;</w:t>
      </w:r>
      <w:r>
        <w:rPr>
          <w:rFonts w:cs="Arial"/>
        </w:rPr>
        <w:t xml:space="preserve"> tag is used to describe the appearance of an XMILE flow equation object. Support is REQUIRED for any implementation supporting views.  An example tag is shown below:</w:t>
      </w:r>
    </w:p>
    <w:p w14:paraId="0A9B7AA7" w14:textId="77777777" w:rsidR="00CB07DD" w:rsidRDefault="00CB07DD" w:rsidP="00CB07DD">
      <w:pPr>
        <w:rPr>
          <w:rFonts w:ascii="Courier New" w:hAnsi="Courier New" w:cs="Courier New"/>
        </w:rPr>
      </w:pPr>
      <w:r>
        <w:rPr>
          <w:rFonts w:ascii="Courier New" w:hAnsi="Courier New" w:cs="Courier New"/>
        </w:rPr>
        <w:t>&lt;flow name=”faucet” x=”50” y=”100” width=”18” height=”18” label_side=”top” color=”blue” background=”white” z_index=”1” font_family=”Arial” font_size=”9pt” font_weight=”bold” font_style=”italic” text_decoration=”underline” text_align=”center” vertical_text_align=”center” text_padding=”2px” font_color=”blue” text_border_color=”black” text_border_width=”1px” text_border_style=”solid”&gt;</w:t>
      </w:r>
    </w:p>
    <w:p w14:paraId="09BD0AF3" w14:textId="77777777" w:rsidR="00CB07DD" w:rsidRDefault="00CB07DD" w:rsidP="00CB07DD">
      <w:pPr>
        <w:rPr>
          <w:rFonts w:ascii="Courier New" w:hAnsi="Courier New" w:cs="Courier New"/>
        </w:rPr>
      </w:pPr>
      <w:r>
        <w:rPr>
          <w:rFonts w:ascii="Courier New" w:hAnsi="Courier New" w:cs="Courier New"/>
        </w:rPr>
        <w:tab/>
        <w:t>&lt;pts&gt;</w:t>
      </w:r>
    </w:p>
    <w:p w14:paraId="3459BB2F" w14:textId="77777777" w:rsidR="00CB07DD" w:rsidRDefault="00CB07DD" w:rsidP="00CB07DD">
      <w:pPr>
        <w:rPr>
          <w:rFonts w:ascii="Courier New" w:hAnsi="Courier New" w:cs="Courier New"/>
        </w:rPr>
      </w:pPr>
      <w:r>
        <w:rPr>
          <w:rFonts w:ascii="Courier New" w:hAnsi="Courier New" w:cs="Courier New"/>
        </w:rPr>
        <w:tab/>
      </w:r>
      <w:r>
        <w:rPr>
          <w:rFonts w:ascii="Courier New" w:hAnsi="Courier New" w:cs="Courier New"/>
        </w:rPr>
        <w:tab/>
        <w:t>&lt;pt x=”0” y=”100”/&gt;</w:t>
      </w:r>
    </w:p>
    <w:p w14:paraId="716EC8AC" w14:textId="77777777" w:rsidR="00CB07DD" w:rsidRDefault="00CB07DD" w:rsidP="00CB07DD">
      <w:pPr>
        <w:rPr>
          <w:rFonts w:ascii="Courier New" w:hAnsi="Courier New" w:cs="Courier New"/>
        </w:rPr>
      </w:pPr>
      <w:r>
        <w:rPr>
          <w:rFonts w:ascii="Courier New" w:hAnsi="Courier New" w:cs="Courier New"/>
        </w:rPr>
        <w:tab/>
      </w:r>
      <w:r>
        <w:rPr>
          <w:rFonts w:ascii="Courier New" w:hAnsi="Courier New" w:cs="Courier New"/>
        </w:rPr>
        <w:tab/>
        <w:t>&lt;pt x=”150 y=”100”/&gt;</w:t>
      </w:r>
    </w:p>
    <w:p w14:paraId="42155D14" w14:textId="77777777" w:rsidR="00CB07DD" w:rsidRDefault="00CB07DD" w:rsidP="00CB07DD">
      <w:pPr>
        <w:rPr>
          <w:rFonts w:ascii="Courier New" w:hAnsi="Courier New" w:cs="Courier New"/>
        </w:rPr>
      </w:pPr>
      <w:r>
        <w:rPr>
          <w:rFonts w:ascii="Courier New" w:hAnsi="Courier New" w:cs="Courier New"/>
        </w:rPr>
        <w:tab/>
        <w:t>&lt;/pts&gt;</w:t>
      </w:r>
    </w:p>
    <w:p w14:paraId="48A0A600" w14:textId="77777777" w:rsidR="00CB07DD" w:rsidRDefault="00CB07DD" w:rsidP="00CB07DD">
      <w:pPr>
        <w:rPr>
          <w:rFonts w:ascii="Courier New" w:hAnsi="Courier New" w:cs="Courier New"/>
        </w:rPr>
      </w:pPr>
      <w:r>
        <w:rPr>
          <w:rFonts w:ascii="Courier New" w:hAnsi="Courier New" w:cs="Courier New"/>
        </w:rPr>
        <w:t>&lt;/flow&gt;</w:t>
      </w:r>
    </w:p>
    <w:p w14:paraId="560D30C1" w14:textId="77777777" w:rsidR="00CB07DD" w:rsidRPr="00E955E9" w:rsidRDefault="00CB07DD" w:rsidP="00CB07DD">
      <w:pPr>
        <w:numPr>
          <w:ilvl w:val="0"/>
          <w:numId w:val="24"/>
        </w:numPr>
        <w:rPr>
          <w:rFonts w:ascii="Courier New" w:hAnsi="Courier New" w:cs="Courier New"/>
        </w:rPr>
      </w:pPr>
      <w:r>
        <w:rPr>
          <w:rFonts w:ascii="Courier New" w:hAnsi="Courier New" w:cs="Courier New"/>
        </w:rPr>
        <w:t>pts</w:t>
      </w:r>
      <w:r w:rsidRPr="00DD441F">
        <w:rPr>
          <w:rFonts w:ascii="Courier New" w:hAnsi="Courier New" w:cs="Courier New"/>
        </w:rPr>
        <w:t xml:space="preserve"> </w:t>
      </w:r>
      <w:r w:rsidRPr="00BC568C">
        <w:rPr>
          <w:rFonts w:cs="Arial"/>
        </w:rPr>
        <w:t>REQUIRED</w:t>
      </w:r>
      <w:r>
        <w:rPr>
          <w:rFonts w:ascii="Courier New" w:hAnsi="Courier New" w:cs="Courier New"/>
        </w:rPr>
        <w:t xml:space="preserve"> </w:t>
      </w:r>
      <w:r w:rsidRPr="00DD441F">
        <w:rPr>
          <w:rFonts w:ascii="Courier New" w:hAnsi="Courier New" w:cs="Courier New"/>
        </w:rPr>
        <w:t xml:space="preserve">– </w:t>
      </w:r>
      <w:r>
        <w:rPr>
          <w:rFonts w:cs="Arial"/>
        </w:rPr>
        <w:t>These are the anchor points for the flow specified in model coordinates.  Flows can have any arbitrary number of points, but those points MUST form right angles.</w:t>
      </w:r>
    </w:p>
    <w:p w14:paraId="53144563" w14:textId="77777777" w:rsidR="00CB07DD" w:rsidRDefault="00CB07DD" w:rsidP="00CB07DD">
      <w:pPr>
        <w:jc w:val="both"/>
      </w:pPr>
      <w:r>
        <w:t>Descriptions of all other display attributes of a flow can be found in Section 6.1.</w:t>
      </w:r>
    </w:p>
    <w:p w14:paraId="4BB6C8AC" w14:textId="77777777" w:rsidR="00CB07DD" w:rsidRDefault="00CB07DD" w:rsidP="00CB07DD">
      <w:pPr>
        <w:pStyle w:val="Heading3"/>
        <w:numPr>
          <w:ilvl w:val="2"/>
          <w:numId w:val="3"/>
        </w:numPr>
      </w:pPr>
      <w:bookmarkStart w:id="146" w:name="_Toc426543567"/>
      <w:r w:rsidRPr="00212ADF">
        <w:t>Aux</w:t>
      </w:r>
      <w:bookmarkEnd w:id="146"/>
    </w:p>
    <w:p w14:paraId="3E3D42EE" w14:textId="77777777" w:rsidR="00CB07DD" w:rsidRPr="00E955E9" w:rsidRDefault="00CB07DD" w:rsidP="00CB07DD">
      <w:pPr>
        <w:rPr>
          <w:rFonts w:cs="Arial"/>
        </w:rPr>
      </w:pPr>
      <w:r>
        <w:rPr>
          <w:rFonts w:cs="Arial"/>
        </w:rPr>
        <w:t xml:space="preserve">The </w:t>
      </w:r>
      <w:r>
        <w:rPr>
          <w:rFonts w:ascii="Courier New" w:hAnsi="Courier New" w:cs="Courier New"/>
        </w:rPr>
        <w:t xml:space="preserve">&lt;aux&gt; </w:t>
      </w:r>
      <w:r>
        <w:rPr>
          <w:rFonts w:cs="Arial"/>
        </w:rPr>
        <w:t xml:space="preserve">tag in the context of a </w:t>
      </w:r>
      <w:r>
        <w:rPr>
          <w:rFonts w:ascii="Courier New" w:hAnsi="Courier New" w:cs="Courier New"/>
        </w:rPr>
        <w:t>&lt;view&gt;</w:t>
      </w:r>
      <w:r>
        <w:rPr>
          <w:rFonts w:cs="Arial"/>
        </w:rPr>
        <w:t xml:space="preserve"> tag is used to describe the appearance of an XMILE aux equation object.  Support is REQUIRED for any implementation supporting views.  An example tag is shown below:</w:t>
      </w:r>
    </w:p>
    <w:p w14:paraId="4F3D7323" w14:textId="77777777" w:rsidR="00CB07DD" w:rsidRDefault="00CB07DD" w:rsidP="00CB07DD">
      <w:pPr>
        <w:rPr>
          <w:rFonts w:ascii="Courier New" w:hAnsi="Courier New" w:cs="Courier New"/>
        </w:rPr>
      </w:pPr>
      <w:r>
        <w:rPr>
          <w:rFonts w:ascii="Courier New" w:hAnsi="Courier New" w:cs="Courier New"/>
        </w:rPr>
        <w:t>&lt;aux name=”water flow rate” x=”50” y=”100” width=”45” height=”35” label_side=”top” color=”blue” background=”white” z_index=”1” font_family=”Arial” font_size=”9pt” font_weight=”bold” font_style=”italic” text_decoration=”underline” text_align=”center” vertical_text_align=”center” text_padding=”2px” font_color=”blue” text_border_color=”black” text_border_width=”1px” text_border_style=”solid”/&gt;</w:t>
      </w:r>
    </w:p>
    <w:p w14:paraId="0376D4EB" w14:textId="77777777" w:rsidR="00CB07DD" w:rsidRPr="00E955E9" w:rsidRDefault="00CB07DD" w:rsidP="00CB07DD">
      <w:pPr>
        <w:jc w:val="both"/>
      </w:pPr>
      <w:r>
        <w:t>Descriptions of all the display attributes of an aux can be found in Section 6.1.</w:t>
      </w:r>
    </w:p>
    <w:p w14:paraId="00D2EEA0" w14:textId="77777777" w:rsidR="00CB07DD" w:rsidRDefault="00CB07DD" w:rsidP="00CB07DD">
      <w:pPr>
        <w:pStyle w:val="Heading3"/>
        <w:numPr>
          <w:ilvl w:val="2"/>
          <w:numId w:val="3"/>
        </w:numPr>
      </w:pPr>
      <w:bookmarkStart w:id="147" w:name="_Toc426543568"/>
      <w:r w:rsidRPr="00212ADF">
        <w:t>Module</w:t>
      </w:r>
      <w:bookmarkEnd w:id="147"/>
    </w:p>
    <w:p w14:paraId="37192CE5" w14:textId="77777777" w:rsidR="00CB07DD" w:rsidRPr="00E955E9" w:rsidRDefault="00CB07DD" w:rsidP="00CB07DD">
      <w:pPr>
        <w:rPr>
          <w:rFonts w:cs="Arial"/>
        </w:rPr>
      </w:pPr>
      <w:r>
        <w:rPr>
          <w:rFonts w:cs="Arial"/>
        </w:rPr>
        <w:t xml:space="preserve">The </w:t>
      </w:r>
      <w:r>
        <w:rPr>
          <w:rFonts w:ascii="Courier New" w:hAnsi="Courier New" w:cs="Courier New"/>
        </w:rPr>
        <w:t xml:space="preserve">&lt;module&gt; </w:t>
      </w:r>
      <w:r>
        <w:rPr>
          <w:rFonts w:cs="Arial"/>
        </w:rPr>
        <w:t xml:space="preserve">tag in the context of a </w:t>
      </w:r>
      <w:r>
        <w:rPr>
          <w:rFonts w:ascii="Courier New" w:hAnsi="Courier New" w:cs="Courier New"/>
        </w:rPr>
        <w:t>&lt;view&gt;</w:t>
      </w:r>
      <w:r>
        <w:rPr>
          <w:rFonts w:cs="Arial"/>
        </w:rPr>
        <w:t xml:space="preserve"> tag is used to describe the appearance of an XMILE module equation object.  Support is OPTIONAL for any implementation supporting views and modules.   An example tag is shown below:</w:t>
      </w:r>
    </w:p>
    <w:p w14:paraId="5BDC0C95" w14:textId="77777777" w:rsidR="00CB07DD" w:rsidRDefault="00CB07DD" w:rsidP="00CB07DD">
      <w:pPr>
        <w:rPr>
          <w:rFonts w:ascii="Courier New" w:hAnsi="Courier New" w:cs="Courier New"/>
        </w:rPr>
      </w:pPr>
      <w:r>
        <w:rPr>
          <w:rFonts w:ascii="Courier New" w:hAnsi="Courier New" w:cs="Courier New"/>
        </w:rPr>
        <w:t>&lt;module name=”Important_Module” x=”50” y=”100” width=”45” height=”35” label_side=”top” color=”blue” background=”white” z_index=”1” font_family=”Arial” font_size=”9pt” font_weight=”bold” font_style=”italic” text_decoration=”underline” text_align=”center” vertical_text_align=”center” text_padding=”2px” font_color=”blue” text_border_color=”black” text_border_width=”1px” text_border_style=”solid”/&gt;</w:t>
      </w:r>
    </w:p>
    <w:p w14:paraId="23DB88B2" w14:textId="77777777" w:rsidR="00CB07DD" w:rsidRPr="00E955E9" w:rsidRDefault="00CB07DD" w:rsidP="00CB07DD">
      <w:pPr>
        <w:jc w:val="both"/>
      </w:pPr>
      <w:r>
        <w:t>Descriptions of all the display attributes of a module can be found in Section 6.1.</w:t>
      </w:r>
    </w:p>
    <w:p w14:paraId="3817E2F7" w14:textId="77777777" w:rsidR="00CB07DD" w:rsidRDefault="00CB07DD" w:rsidP="00CB07DD">
      <w:pPr>
        <w:pStyle w:val="Heading3"/>
        <w:numPr>
          <w:ilvl w:val="2"/>
          <w:numId w:val="3"/>
        </w:numPr>
      </w:pPr>
      <w:bookmarkStart w:id="148" w:name="_Toc426543569"/>
      <w:r w:rsidRPr="00212ADF">
        <w:t>Group</w:t>
      </w:r>
      <w:bookmarkEnd w:id="148"/>
    </w:p>
    <w:p w14:paraId="076AF075" w14:textId="77777777" w:rsidR="00CB07DD" w:rsidRPr="00E955E9" w:rsidRDefault="00CB07DD" w:rsidP="00CB07DD">
      <w:pPr>
        <w:rPr>
          <w:rFonts w:cs="Arial"/>
        </w:rPr>
      </w:pPr>
      <w:r>
        <w:rPr>
          <w:rFonts w:cs="Arial"/>
        </w:rPr>
        <w:t xml:space="preserve">The </w:t>
      </w:r>
      <w:r>
        <w:rPr>
          <w:rFonts w:ascii="Courier New" w:hAnsi="Courier New" w:cs="Courier New"/>
        </w:rPr>
        <w:t>&lt;group&gt;</w:t>
      </w:r>
      <w:r w:rsidRPr="00591905">
        <w:t xml:space="preserve"> </w:t>
      </w:r>
      <w:r>
        <w:rPr>
          <w:rFonts w:cs="Arial"/>
        </w:rPr>
        <w:t xml:space="preserve">tag in the context of a </w:t>
      </w:r>
      <w:r>
        <w:rPr>
          <w:rFonts w:ascii="Courier New" w:hAnsi="Courier New" w:cs="Courier New"/>
        </w:rPr>
        <w:t>&lt;view&gt;</w:t>
      </w:r>
      <w:r>
        <w:rPr>
          <w:rFonts w:cs="Arial"/>
        </w:rPr>
        <w:t xml:space="preserve"> tag is used to describe the appearance of an XMILE group object. Support in the view is RECOMMENDED. A </w:t>
      </w:r>
      <w:r w:rsidRPr="00FA513B">
        <w:rPr>
          <w:rFonts w:ascii="Courier New" w:hAnsi="Courier New" w:cs="Courier New"/>
        </w:rPr>
        <w:t xml:space="preserve">&lt;group&gt; </w:t>
      </w:r>
      <w:r>
        <w:rPr>
          <w:rFonts w:cs="Arial"/>
        </w:rPr>
        <w:t xml:space="preserve">display object differs from all other display objects used to represent model section objects in that there is a one-to-one relationship between group objects in the model section and group objects in the display section. This means that you can only have one </w:t>
      </w:r>
      <w:r w:rsidRPr="00FA513B">
        <w:rPr>
          <w:rFonts w:ascii="Courier New" w:hAnsi="Courier New" w:cs="Courier New"/>
        </w:rPr>
        <w:t>&lt;group&gt;</w:t>
      </w:r>
      <w:r>
        <w:rPr>
          <w:rFonts w:cs="Arial"/>
        </w:rPr>
        <w:t xml:space="preserve"> tag in the </w:t>
      </w:r>
      <w:r w:rsidRPr="00FA513B">
        <w:rPr>
          <w:rFonts w:ascii="Courier New" w:hAnsi="Courier New" w:cs="Courier New"/>
        </w:rPr>
        <w:t>&lt;views&gt;</w:t>
      </w:r>
      <w:r>
        <w:rPr>
          <w:rFonts w:cs="Arial"/>
        </w:rPr>
        <w:t xml:space="preserve"> tag that represents the </w:t>
      </w:r>
      <w:r w:rsidRPr="00FA513B">
        <w:rPr>
          <w:rFonts w:ascii="Courier New" w:hAnsi="Courier New" w:cs="Courier New"/>
        </w:rPr>
        <w:t>&lt;group&gt;</w:t>
      </w:r>
      <w:r>
        <w:rPr>
          <w:rFonts w:cs="Arial"/>
        </w:rPr>
        <w:t xml:space="preserve"> tag in the </w:t>
      </w:r>
      <w:r w:rsidRPr="00FA513B">
        <w:rPr>
          <w:rFonts w:ascii="Courier New" w:hAnsi="Courier New" w:cs="Courier New"/>
        </w:rPr>
        <w:t>&lt;variables&gt;</w:t>
      </w:r>
      <w:r>
        <w:rPr>
          <w:rFonts w:cs="Arial"/>
        </w:rPr>
        <w:t xml:space="preserve"> tag. All XMILE model objects which appear in the group within the model section are implicitly contained within the group object in the display section, but groups can also contain objects which are not present within the model section. Those objects are included within the group using an </w:t>
      </w:r>
      <w:r w:rsidRPr="00DC7248">
        <w:rPr>
          <w:rFonts w:ascii="Courier New" w:hAnsi="Courier New" w:cs="Courier New"/>
        </w:rPr>
        <w:t>&lt;item&gt;</w:t>
      </w:r>
      <w:r>
        <w:rPr>
          <w:rFonts w:cs="Arial"/>
        </w:rPr>
        <w:t xml:space="preserve"> tag. An example is shown below:</w:t>
      </w:r>
    </w:p>
    <w:p w14:paraId="2C975A00" w14:textId="77777777" w:rsidR="00CB07DD" w:rsidRDefault="00CB07DD" w:rsidP="00CB07DD">
      <w:pPr>
        <w:rPr>
          <w:rFonts w:ascii="Courier New" w:hAnsi="Courier New" w:cs="Courier New"/>
        </w:rPr>
      </w:pPr>
      <w:r>
        <w:rPr>
          <w:rFonts w:ascii="Courier New" w:hAnsi="Courier New" w:cs="Courier New"/>
        </w:rPr>
        <w:t>&lt;group name=”Major_Group” x=”50” y=”100” color=”blue” background=”white” z_index=”1” font_family=”Arial” font_size=”9pt” font_weight=”bold” font_style=”italic” text_decoration=”underline” text_align=”center” vertical_text_align=”center” text_padding=”2px” font_color=”blue” text_border_color=”black” text_border_width=”1px” text_border_style=”solid” locked=”true”&gt;</w:t>
      </w:r>
    </w:p>
    <w:p w14:paraId="45646CE5" w14:textId="77777777" w:rsidR="00CB07DD" w:rsidRDefault="00CB07DD" w:rsidP="00CB07DD">
      <w:pPr>
        <w:rPr>
          <w:rFonts w:ascii="Courier New" w:hAnsi="Courier New" w:cs="Courier New"/>
        </w:rPr>
      </w:pPr>
      <w:r>
        <w:rPr>
          <w:rFonts w:ascii="Courier New" w:hAnsi="Courier New" w:cs="Courier New"/>
        </w:rPr>
        <w:tab/>
        <w:t>&lt;item uid=”1”/&gt;</w:t>
      </w:r>
    </w:p>
    <w:p w14:paraId="38B25E31" w14:textId="77777777" w:rsidR="00CB07DD" w:rsidRDefault="00CB07DD" w:rsidP="00CB07DD">
      <w:pPr>
        <w:rPr>
          <w:rFonts w:ascii="Courier New" w:hAnsi="Courier New" w:cs="Courier New"/>
        </w:rPr>
      </w:pPr>
      <w:r>
        <w:rPr>
          <w:rFonts w:ascii="Courier New" w:hAnsi="Courier New" w:cs="Courier New"/>
        </w:rPr>
        <w:t>&lt;/group&gt;</w:t>
      </w:r>
    </w:p>
    <w:p w14:paraId="2DD43ED7" w14:textId="77777777" w:rsidR="00CB07DD" w:rsidRPr="00335585" w:rsidRDefault="00CB07DD" w:rsidP="00CB07DD">
      <w:pPr>
        <w:numPr>
          <w:ilvl w:val="0"/>
          <w:numId w:val="24"/>
        </w:numPr>
        <w:rPr>
          <w:rFonts w:ascii="Courier New" w:hAnsi="Courier New" w:cs="Courier New"/>
        </w:rPr>
      </w:pPr>
      <w:r>
        <w:rPr>
          <w:rFonts w:ascii="Courier New" w:hAnsi="Courier New" w:cs="Courier New"/>
        </w:rPr>
        <w:t xml:space="preserve">&lt;item uid=”*”/&gt; </w:t>
      </w:r>
      <w:r w:rsidRPr="00BC568C">
        <w:rPr>
          <w:rFonts w:cs="Arial"/>
        </w:rPr>
        <w:t>OPTIONAL</w:t>
      </w:r>
      <w:r>
        <w:rPr>
          <w:rFonts w:ascii="Courier New" w:hAnsi="Courier New" w:cs="Courier New"/>
        </w:rPr>
        <w:t xml:space="preserve"> </w:t>
      </w:r>
      <w:r>
        <w:rPr>
          <w:rFonts w:cs="Arial"/>
        </w:rPr>
        <w:t xml:space="preserve">- A tag representing an un-named object which is present inside of this group.  The * is a UID for an object in the group’s model.  These are objects like aliases, tables, graphs, buttons etc.  Note: </w:t>
      </w:r>
      <w:r w:rsidRPr="00AE66CB">
        <w:rPr>
          <w:rFonts w:ascii="Courier New" w:hAnsi="Courier New" w:cs="Courier New"/>
        </w:rPr>
        <w:t>&lt;item&gt;</w:t>
      </w:r>
      <w:r>
        <w:rPr>
          <w:rFonts w:cs="Arial"/>
        </w:rPr>
        <w:t xml:space="preserve"> tags representing connector objects are NOT REQUIRED to be present in the tag to be considered a part of the group.  Connector objects are automatically considered a part of the group if one end of the connector is contained within the group.  </w:t>
      </w:r>
    </w:p>
    <w:p w14:paraId="427B8B0F" w14:textId="77777777" w:rsidR="00CB07DD" w:rsidRPr="00E955E9" w:rsidRDefault="00CB07DD" w:rsidP="00CB07DD">
      <w:pPr>
        <w:numPr>
          <w:ilvl w:val="0"/>
          <w:numId w:val="24"/>
        </w:numPr>
        <w:rPr>
          <w:rFonts w:ascii="Courier New" w:hAnsi="Courier New" w:cs="Courier New"/>
        </w:rPr>
      </w:pPr>
      <w:r w:rsidRPr="00031B2A">
        <w:rPr>
          <w:rFonts w:ascii="Courier New" w:hAnsi="Courier New" w:cs="Courier New"/>
        </w:rPr>
        <w:t>locked=</w:t>
      </w:r>
      <w:r w:rsidRPr="00986336">
        <w:rPr>
          <w:rStyle w:val="codeChar"/>
        </w:rPr>
        <w:t>"…"</w:t>
      </w:r>
      <w:r w:rsidRPr="00986336">
        <w:t xml:space="preserve"> with </w:t>
      </w:r>
      <w:r w:rsidRPr="00ED2B18">
        <w:rPr>
          <w:rFonts w:cs="Arial"/>
        </w:rPr>
        <w:t>true/false</w:t>
      </w:r>
      <w:r w:rsidRPr="00986336">
        <w:t xml:space="preserve"> (default: </w:t>
      </w:r>
      <w:r>
        <w:rPr>
          <w:rStyle w:val="codeChar"/>
        </w:rPr>
        <w:t>false</w:t>
      </w:r>
      <w:r w:rsidRPr="00986336">
        <w:t>)</w:t>
      </w:r>
      <w:r>
        <w:rPr>
          <w:rFonts w:ascii="Courier New" w:hAnsi="Courier New" w:cs="Courier New"/>
        </w:rPr>
        <w:t xml:space="preserve"> </w:t>
      </w:r>
      <w:r w:rsidRPr="00BC568C">
        <w:rPr>
          <w:rFonts w:cs="Arial"/>
        </w:rPr>
        <w:t>REQUIRED</w:t>
      </w:r>
      <w:r>
        <w:rPr>
          <w:rFonts w:cs="Arial"/>
        </w:rPr>
        <w:t xml:space="preserve"> – When a group is locked, all entities in that group move with the group.  When not locked, moving the group adjusts the items inside of the group (both model and display section objects).</w:t>
      </w:r>
    </w:p>
    <w:p w14:paraId="189286D5" w14:textId="77777777" w:rsidR="00CB07DD" w:rsidRDefault="00CB07DD" w:rsidP="00CB07DD">
      <w:pPr>
        <w:jc w:val="both"/>
      </w:pPr>
      <w:r>
        <w:t>Descriptions of all other display attributes of a group can be found in Section 6.1.</w:t>
      </w:r>
    </w:p>
    <w:p w14:paraId="484B5EB0" w14:textId="77777777" w:rsidR="00CB07DD" w:rsidRDefault="00CB07DD" w:rsidP="00CB07DD">
      <w:pPr>
        <w:pStyle w:val="Heading3"/>
        <w:numPr>
          <w:ilvl w:val="2"/>
          <w:numId w:val="3"/>
        </w:numPr>
      </w:pPr>
      <w:bookmarkStart w:id="149" w:name="_Toc426543570"/>
      <w:r w:rsidRPr="00212ADF">
        <w:t>Connector</w:t>
      </w:r>
      <w:bookmarkEnd w:id="149"/>
    </w:p>
    <w:p w14:paraId="0E7C6074" w14:textId="77777777" w:rsidR="00CB07DD" w:rsidRPr="00E955E9" w:rsidRDefault="00CB07DD" w:rsidP="00CB07DD">
      <w:pPr>
        <w:rPr>
          <w:rFonts w:cs="Arial"/>
        </w:rPr>
      </w:pPr>
      <w:r>
        <w:rPr>
          <w:rFonts w:cs="Arial"/>
        </w:rPr>
        <w:t xml:space="preserve">The </w:t>
      </w:r>
      <w:r>
        <w:rPr>
          <w:rFonts w:ascii="Courier New" w:hAnsi="Courier New" w:cs="Courier New"/>
        </w:rPr>
        <w:t xml:space="preserve">&lt;connector&gt; </w:t>
      </w:r>
      <w:r>
        <w:rPr>
          <w:rFonts w:cs="Arial"/>
        </w:rPr>
        <w:t>tag is used to describe the visual appearance of the relationships between XMILE model objects.  Support is REQUIRED for any implementation supporting views.  A connector is an arrow which only appears between two display objects.  An example tag is shown below:</w:t>
      </w:r>
    </w:p>
    <w:p w14:paraId="548D05CD" w14:textId="77777777" w:rsidR="00CB07DD" w:rsidRDefault="00CB07DD" w:rsidP="00CB07DD">
      <w:pPr>
        <w:rPr>
          <w:rFonts w:ascii="Courier New" w:hAnsi="Courier New" w:cs="Courier New"/>
        </w:rPr>
      </w:pPr>
      <w:r>
        <w:rPr>
          <w:rFonts w:ascii="Courier New" w:hAnsi="Courier New" w:cs="Courier New"/>
        </w:rPr>
        <w:t>&lt;connector uid=”1” x=”50” y=”100” angle=”32” line_style=”solid” delay_mark=”false” color=”blue” background=”white” z_index=”1” font_family=”Arial” font_size=”9pt” font_weight=”bold” font_style=”italic” text_decoration=”underline” text_align=”center” vertical_text_align=”center” text_padding=”2px” font_color=”blue” text_border_color=”black” text_border_width=”1px” text_border_style=”solid” polarity=””&gt;</w:t>
      </w:r>
    </w:p>
    <w:p w14:paraId="41246423" w14:textId="77777777" w:rsidR="00CB07DD" w:rsidRDefault="00CB07DD" w:rsidP="00CB07DD">
      <w:pPr>
        <w:rPr>
          <w:rFonts w:ascii="Courier New" w:hAnsi="Courier New" w:cs="Courier New"/>
        </w:rPr>
      </w:pPr>
      <w:r>
        <w:rPr>
          <w:rFonts w:ascii="Courier New" w:hAnsi="Courier New" w:cs="Courier New"/>
        </w:rPr>
        <w:tab/>
        <w:t>&lt;from&gt;</w:t>
      </w:r>
    </w:p>
    <w:p w14:paraId="2C226450" w14:textId="77777777" w:rsidR="00CB07DD" w:rsidRDefault="00CB07DD" w:rsidP="00CB07DD">
      <w:pPr>
        <w:rPr>
          <w:rFonts w:ascii="Courier New" w:hAnsi="Courier New" w:cs="Courier New"/>
        </w:rPr>
      </w:pPr>
      <w:r>
        <w:rPr>
          <w:rFonts w:ascii="Courier New" w:hAnsi="Courier New" w:cs="Courier New"/>
        </w:rPr>
        <w:tab/>
      </w:r>
      <w:r>
        <w:rPr>
          <w:rFonts w:ascii="Courier New" w:hAnsi="Courier New" w:cs="Courier New"/>
        </w:rPr>
        <w:tab/>
        <w:t>&lt;alias uid=”2”/&gt;</w:t>
      </w:r>
    </w:p>
    <w:p w14:paraId="3E6F237C" w14:textId="77777777" w:rsidR="00CB07DD" w:rsidRDefault="00CB07DD" w:rsidP="00CB07DD">
      <w:pPr>
        <w:rPr>
          <w:rFonts w:ascii="Courier New" w:hAnsi="Courier New" w:cs="Courier New"/>
        </w:rPr>
      </w:pPr>
      <w:r>
        <w:rPr>
          <w:rFonts w:ascii="Courier New" w:hAnsi="Courier New" w:cs="Courier New"/>
        </w:rPr>
        <w:tab/>
        <w:t>&lt;/from&gt;</w:t>
      </w:r>
    </w:p>
    <w:p w14:paraId="48B11E65" w14:textId="77777777" w:rsidR="00CB07DD" w:rsidRDefault="00CB07DD" w:rsidP="00CB07DD">
      <w:pPr>
        <w:rPr>
          <w:rFonts w:ascii="Courier New" w:hAnsi="Courier New" w:cs="Courier New"/>
        </w:rPr>
      </w:pPr>
      <w:r>
        <w:rPr>
          <w:rFonts w:ascii="Courier New" w:hAnsi="Courier New" w:cs="Courier New"/>
        </w:rPr>
        <w:tab/>
        <w:t>&lt;to&gt;faucet&lt;/to&gt;</w:t>
      </w:r>
    </w:p>
    <w:p w14:paraId="4DE7D412" w14:textId="77777777" w:rsidR="00CB07DD" w:rsidRDefault="00CB07DD" w:rsidP="00CB07DD">
      <w:pPr>
        <w:ind w:firstLine="720"/>
        <w:rPr>
          <w:rFonts w:ascii="Courier New" w:hAnsi="Courier New" w:cs="Courier New"/>
        </w:rPr>
      </w:pPr>
      <w:r>
        <w:rPr>
          <w:rFonts w:ascii="Courier New" w:hAnsi="Courier New" w:cs="Courier New"/>
        </w:rPr>
        <w:t>&lt;pts&gt;</w:t>
      </w:r>
    </w:p>
    <w:p w14:paraId="51BF860A" w14:textId="77777777" w:rsidR="00CB07DD" w:rsidRDefault="00CB07DD" w:rsidP="00CB07DD">
      <w:pPr>
        <w:ind w:firstLine="720"/>
        <w:rPr>
          <w:rFonts w:ascii="Courier New" w:hAnsi="Courier New" w:cs="Courier New"/>
        </w:rPr>
      </w:pPr>
      <w:r>
        <w:rPr>
          <w:rFonts w:ascii="Courier New" w:hAnsi="Courier New" w:cs="Courier New"/>
        </w:rPr>
        <w:tab/>
        <w:t>&lt;pt x=”50” y=”50”/&gt;</w:t>
      </w:r>
    </w:p>
    <w:p w14:paraId="3B85FCC2" w14:textId="77777777" w:rsidR="00CB07DD" w:rsidRDefault="00CB07DD" w:rsidP="00CB07DD">
      <w:pPr>
        <w:ind w:firstLine="720"/>
        <w:rPr>
          <w:rFonts w:ascii="Courier New" w:hAnsi="Courier New" w:cs="Courier New"/>
        </w:rPr>
      </w:pPr>
      <w:r>
        <w:rPr>
          <w:rFonts w:ascii="Courier New" w:hAnsi="Courier New" w:cs="Courier New"/>
        </w:rPr>
        <w:tab/>
        <w:t>&lt;pt x=”100” y=”100”/&gt;</w:t>
      </w:r>
    </w:p>
    <w:p w14:paraId="1E3E7120" w14:textId="77777777" w:rsidR="00CB07DD" w:rsidRDefault="00CB07DD" w:rsidP="00CB07DD">
      <w:pPr>
        <w:ind w:firstLine="720"/>
        <w:rPr>
          <w:rFonts w:ascii="Courier New" w:hAnsi="Courier New" w:cs="Courier New"/>
        </w:rPr>
      </w:pPr>
      <w:r>
        <w:rPr>
          <w:rFonts w:ascii="Courier New" w:hAnsi="Courier New" w:cs="Courier New"/>
        </w:rPr>
        <w:tab/>
        <w:t>&lt;pt x=”150” y=”75”/&gt;</w:t>
      </w:r>
    </w:p>
    <w:p w14:paraId="5C869983" w14:textId="77777777" w:rsidR="00CB07DD" w:rsidRDefault="00CB07DD" w:rsidP="00CB07DD">
      <w:pPr>
        <w:ind w:firstLine="720"/>
        <w:rPr>
          <w:rFonts w:ascii="Courier New" w:hAnsi="Courier New" w:cs="Courier New"/>
        </w:rPr>
      </w:pPr>
      <w:r>
        <w:rPr>
          <w:rFonts w:ascii="Courier New" w:hAnsi="Courier New" w:cs="Courier New"/>
        </w:rPr>
        <w:t>&lt;/pts&gt;</w:t>
      </w:r>
    </w:p>
    <w:p w14:paraId="32BC1BF8" w14:textId="77777777" w:rsidR="00CB07DD" w:rsidRDefault="00CB07DD" w:rsidP="00CB07DD">
      <w:pPr>
        <w:rPr>
          <w:rFonts w:ascii="Courier New" w:hAnsi="Courier New" w:cs="Courier New"/>
        </w:rPr>
      </w:pPr>
      <w:r>
        <w:rPr>
          <w:rFonts w:ascii="Courier New" w:hAnsi="Courier New" w:cs="Courier New"/>
        </w:rPr>
        <w:t>&lt;/connector&gt;</w:t>
      </w:r>
    </w:p>
    <w:p w14:paraId="7589C9B7" w14:textId="77777777" w:rsidR="00CB07DD" w:rsidRPr="00DC7248" w:rsidRDefault="00CB07DD" w:rsidP="00CB07DD">
      <w:pPr>
        <w:numPr>
          <w:ilvl w:val="0"/>
          <w:numId w:val="24"/>
        </w:numPr>
        <w:rPr>
          <w:rFonts w:cs="Arial"/>
        </w:rPr>
      </w:pPr>
      <w:r w:rsidRPr="00031B2A">
        <w:rPr>
          <w:rFonts w:ascii="Courier New" w:hAnsi="Courier New" w:cs="Courier New"/>
        </w:rPr>
        <w:t>polarity</w:t>
      </w:r>
      <w:r>
        <w:rPr>
          <w:rFonts w:cs="Arial"/>
        </w:rPr>
        <w:t xml:space="preserve"> – “</w:t>
      </w:r>
      <w:r w:rsidRPr="001B5C6F">
        <w:rPr>
          <w:rFonts w:cs="Arial"/>
        </w:rPr>
        <w:t>+ | - | none</w:t>
      </w:r>
      <w:r>
        <w:rPr>
          <w:rFonts w:cs="Arial"/>
        </w:rPr>
        <w:t>” – default option = “</w:t>
      </w:r>
      <w:r w:rsidRPr="001C63F5">
        <w:rPr>
          <w:rFonts w:ascii="Courier New" w:hAnsi="Courier New" w:cs="Courier New"/>
        </w:rPr>
        <w:t>none</w:t>
      </w:r>
      <w:r>
        <w:rPr>
          <w:rFonts w:cs="Arial"/>
        </w:rPr>
        <w:t>”  OPTIONAL - The polarity is drawn as a symbol at the end of a connector arrowhead representing the type of the relationship between the variables connected by the connector.</w:t>
      </w:r>
    </w:p>
    <w:p w14:paraId="420C5C67" w14:textId="77777777" w:rsidR="00CB07DD" w:rsidRPr="00E42765" w:rsidRDefault="00CB07DD" w:rsidP="00CB07DD">
      <w:pPr>
        <w:numPr>
          <w:ilvl w:val="0"/>
          <w:numId w:val="24"/>
        </w:numPr>
        <w:rPr>
          <w:rFonts w:cs="Arial"/>
        </w:rPr>
      </w:pPr>
      <w:r>
        <w:rPr>
          <w:rFonts w:ascii="Courier New" w:hAnsi="Courier New" w:cs="Courier New"/>
        </w:rPr>
        <w:t>from</w:t>
      </w:r>
      <w:r w:rsidRPr="00DD441F">
        <w:rPr>
          <w:rFonts w:ascii="Courier New" w:hAnsi="Courier New" w:cs="Courier New"/>
        </w:rPr>
        <w:t xml:space="preserve"> </w:t>
      </w:r>
      <w:r w:rsidRPr="00BC568C">
        <w:rPr>
          <w:rFonts w:cs="Arial"/>
        </w:rPr>
        <w:t>REQUIRED</w:t>
      </w:r>
      <w:r>
        <w:rPr>
          <w:rFonts w:ascii="Courier New" w:hAnsi="Courier New" w:cs="Courier New"/>
        </w:rPr>
        <w:t xml:space="preserve"> </w:t>
      </w:r>
      <w:r w:rsidRPr="00DD441F">
        <w:rPr>
          <w:rFonts w:ascii="Courier New" w:hAnsi="Courier New" w:cs="Courier New"/>
        </w:rPr>
        <w:t xml:space="preserve">– </w:t>
      </w:r>
      <w:r w:rsidRPr="0052618C">
        <w:rPr>
          <w:rFonts w:cs="Arial"/>
        </w:rPr>
        <w:t xml:space="preserve">The name of (or an alias tag pointing to) the model entity from which this connector starts.  </w:t>
      </w:r>
      <w:r>
        <w:rPr>
          <w:rFonts w:cs="Arial"/>
        </w:rPr>
        <w:t>The entity needs to be in the same model as the connector.</w:t>
      </w:r>
    </w:p>
    <w:p w14:paraId="6F41BD0C" w14:textId="77777777" w:rsidR="00CB07DD" w:rsidRPr="0052618C" w:rsidRDefault="00CB07DD" w:rsidP="00CB07DD">
      <w:pPr>
        <w:numPr>
          <w:ilvl w:val="0"/>
          <w:numId w:val="24"/>
        </w:numPr>
        <w:rPr>
          <w:rFonts w:cs="Arial"/>
        </w:rPr>
      </w:pPr>
      <w:r>
        <w:rPr>
          <w:rFonts w:ascii="Courier New" w:hAnsi="Courier New" w:cs="Courier New"/>
        </w:rPr>
        <w:t xml:space="preserve">to </w:t>
      </w:r>
      <w:r w:rsidRPr="00BC568C">
        <w:rPr>
          <w:rFonts w:cs="Arial"/>
        </w:rPr>
        <w:t>REQUIRED</w:t>
      </w:r>
      <w:r>
        <w:rPr>
          <w:rFonts w:ascii="Courier New" w:hAnsi="Courier New" w:cs="Courier New"/>
        </w:rPr>
        <w:t xml:space="preserve"> – </w:t>
      </w:r>
      <w:r w:rsidRPr="0052618C">
        <w:rPr>
          <w:rFonts w:cs="Arial"/>
        </w:rPr>
        <w:t>The name of the model entity to which this connector ends</w:t>
      </w:r>
      <w:r>
        <w:rPr>
          <w:rFonts w:cs="Arial"/>
        </w:rPr>
        <w:t>, the entity needs to be in the same model as the connector.</w:t>
      </w:r>
    </w:p>
    <w:p w14:paraId="47FE6933" w14:textId="77777777" w:rsidR="00CB07DD" w:rsidRPr="00A2170B" w:rsidRDefault="00CB07DD" w:rsidP="00CB07DD">
      <w:pPr>
        <w:numPr>
          <w:ilvl w:val="0"/>
          <w:numId w:val="24"/>
        </w:numPr>
        <w:rPr>
          <w:rFonts w:ascii="Courier New" w:hAnsi="Courier New" w:cs="Courier New"/>
        </w:rPr>
      </w:pPr>
      <w:r w:rsidRPr="0052618C">
        <w:rPr>
          <w:rFonts w:ascii="Courier New" w:hAnsi="Courier New" w:cs="Courier New"/>
        </w:rPr>
        <w:t xml:space="preserve">pts </w:t>
      </w:r>
      <w:r w:rsidRPr="00BC568C">
        <w:rPr>
          <w:rFonts w:cs="Arial"/>
        </w:rPr>
        <w:t>REQUIRED</w:t>
      </w:r>
      <w:r>
        <w:rPr>
          <w:rFonts w:ascii="Courier New" w:hAnsi="Courier New" w:cs="Courier New"/>
        </w:rPr>
        <w:t xml:space="preserve"> </w:t>
      </w:r>
      <w:r w:rsidRPr="0052618C">
        <w:rPr>
          <w:rFonts w:ascii="Courier New" w:hAnsi="Courier New" w:cs="Courier New"/>
        </w:rPr>
        <w:t xml:space="preserve">– </w:t>
      </w:r>
      <w:r w:rsidRPr="0052618C">
        <w:rPr>
          <w:rFonts w:cs="Arial"/>
        </w:rPr>
        <w:t>These are the anchor points for the connector specified in model coordinates for when there are more than</w:t>
      </w:r>
      <w:r>
        <w:rPr>
          <w:rFonts w:cs="Arial"/>
        </w:rPr>
        <w:t xml:space="preserve"> two</w:t>
      </w:r>
      <w:r w:rsidRPr="0052618C">
        <w:rPr>
          <w:rFonts w:cs="Arial"/>
        </w:rPr>
        <w:t xml:space="preserve"> points (the start and end point).  Connectors </w:t>
      </w:r>
      <w:r>
        <w:rPr>
          <w:rFonts w:cs="Arial"/>
        </w:rPr>
        <w:t xml:space="preserve">MAY </w:t>
      </w:r>
      <w:r w:rsidRPr="0052618C">
        <w:rPr>
          <w:rFonts w:cs="Arial"/>
        </w:rPr>
        <w:t xml:space="preserve"> have any number of points</w:t>
      </w:r>
      <w:r>
        <w:rPr>
          <w:rFonts w:cs="Arial"/>
        </w:rPr>
        <w:t xml:space="preserve"> (greater than two) and those points are </w:t>
      </w:r>
      <w:r>
        <w:t xml:space="preserve">RECOMMENDED </w:t>
      </w:r>
      <w:r>
        <w:rPr>
          <w:rFonts w:cs="Arial"/>
        </w:rPr>
        <w:t xml:space="preserve">to be connected using an arc when there are two points and Bezier curves if three or more points are present.  If a vendor does not support multipoint connectors, this information is ignored and the </w:t>
      </w:r>
      <w:r>
        <w:rPr>
          <w:rFonts w:ascii="Courier New" w:hAnsi="Courier New" w:cs="Courier New"/>
        </w:rPr>
        <w:t xml:space="preserve">angle </w:t>
      </w:r>
      <w:r>
        <w:rPr>
          <w:rFonts w:cs="Arial"/>
        </w:rPr>
        <w:t>attribute is used instead to calculate the connector start and end points.</w:t>
      </w:r>
    </w:p>
    <w:p w14:paraId="06169C7A" w14:textId="77777777" w:rsidR="00CB07DD" w:rsidRPr="00BA63FE" w:rsidRDefault="00CB07DD" w:rsidP="00CB07DD">
      <w:pPr>
        <w:numPr>
          <w:ilvl w:val="0"/>
          <w:numId w:val="24"/>
        </w:numPr>
        <w:rPr>
          <w:rFonts w:ascii="Courier New" w:hAnsi="Courier New" w:cs="Courier New"/>
        </w:rPr>
      </w:pPr>
      <w:r w:rsidRPr="001C63F5">
        <w:rPr>
          <w:rFonts w:ascii="Courier New" w:hAnsi="Courier New" w:cs="Courier New"/>
        </w:rPr>
        <w:t>angle</w:t>
      </w:r>
      <w:r>
        <w:rPr>
          <w:rFonts w:cs="Arial"/>
        </w:rPr>
        <w:t xml:space="preserve"> REQUIRED – The angle in degrees of the takeoff point from the center of the start object.  0 is 3 o’clock and angles increase counter-clockwise.</w:t>
      </w:r>
    </w:p>
    <w:p w14:paraId="2C7DAAB8" w14:textId="77777777" w:rsidR="00CB07DD" w:rsidRPr="00BA63FE" w:rsidRDefault="00CB07DD" w:rsidP="00CB07DD">
      <w:pPr>
        <w:numPr>
          <w:ilvl w:val="0"/>
          <w:numId w:val="24"/>
        </w:numPr>
        <w:rPr>
          <w:rFonts w:ascii="Courier New" w:hAnsi="Courier New" w:cs="Courier New"/>
        </w:rPr>
      </w:pPr>
      <w:r>
        <w:rPr>
          <w:rFonts w:ascii="Courier New" w:hAnsi="Courier New" w:cs="Courier New"/>
        </w:rPr>
        <w:t>line_style</w:t>
      </w:r>
      <w:r>
        <w:rPr>
          <w:rFonts w:cs="Arial"/>
        </w:rPr>
        <w:t xml:space="preserve"> “</w:t>
      </w:r>
      <w:r w:rsidRPr="001B5C6F">
        <w:rPr>
          <w:rFonts w:cs="Arial"/>
        </w:rPr>
        <w:t>solid|dashed|vendor specific</w:t>
      </w:r>
      <w:r>
        <w:rPr>
          <w:rFonts w:cs="Arial"/>
        </w:rPr>
        <w:t>” – default option=”</w:t>
      </w:r>
      <w:r w:rsidRPr="001C63F5">
        <w:rPr>
          <w:rFonts w:ascii="Courier New" w:hAnsi="Courier New" w:cs="Courier New"/>
        </w:rPr>
        <w:t>solid</w:t>
      </w:r>
      <w:r>
        <w:rPr>
          <w:rFonts w:cs="Arial"/>
        </w:rPr>
        <w:t>” OPTIONAL - Describes whether the connector is dashed or not.  For the vendor specific options, SVG line-style types are suggested.</w:t>
      </w:r>
    </w:p>
    <w:p w14:paraId="6C0B29BC" w14:textId="77777777" w:rsidR="00CB07DD" w:rsidRPr="00E955E9" w:rsidRDefault="00CB07DD" w:rsidP="00CB07DD">
      <w:pPr>
        <w:numPr>
          <w:ilvl w:val="0"/>
          <w:numId w:val="24"/>
        </w:numPr>
        <w:rPr>
          <w:rFonts w:ascii="Courier New" w:hAnsi="Courier New" w:cs="Courier New"/>
        </w:rPr>
      </w:pPr>
      <w:r w:rsidRPr="00031B2A">
        <w:rPr>
          <w:rFonts w:ascii="Courier New" w:hAnsi="Courier New" w:cs="Courier New"/>
        </w:rPr>
        <w:t>delay_mark</w:t>
      </w:r>
      <w:r>
        <w:rPr>
          <w:rFonts w:cs="Arial"/>
        </w:rPr>
        <w:t xml:space="preserve"> </w:t>
      </w:r>
      <w:r w:rsidRPr="00986336">
        <w:rPr>
          <w:rStyle w:val="codeChar"/>
        </w:rPr>
        <w:t>="…"</w:t>
      </w:r>
      <w:r w:rsidRPr="00986336">
        <w:t xml:space="preserve"> with </w:t>
      </w:r>
      <w:r w:rsidRPr="00ED2B18">
        <w:rPr>
          <w:rFonts w:cs="Arial"/>
        </w:rPr>
        <w:t>true/false</w:t>
      </w:r>
      <w:r w:rsidRPr="00986336">
        <w:t xml:space="preserve"> (default: </w:t>
      </w:r>
      <w:r w:rsidRPr="005F55D8">
        <w:rPr>
          <w:rFonts w:ascii="Courier New" w:hAnsi="Courier New" w:cs="Courier New"/>
        </w:rPr>
        <w:t>false</w:t>
      </w:r>
      <w:r w:rsidRPr="00986336">
        <w:t>)</w:t>
      </w:r>
      <w:r>
        <w:rPr>
          <w:rFonts w:cs="Arial"/>
        </w:rPr>
        <w:t xml:space="preserve"> OPTIONAL - Describes whether or not this connector is marked with a symbol signifying a delay.</w:t>
      </w:r>
    </w:p>
    <w:p w14:paraId="034D09C9" w14:textId="77777777" w:rsidR="00CB07DD" w:rsidRPr="003F7F85" w:rsidRDefault="00CB07DD" w:rsidP="00CB07DD">
      <w:pPr>
        <w:jc w:val="both"/>
      </w:pPr>
      <w:r>
        <w:t>Descriptions of all other display attributes of a connector can be found in Section 6.1.</w:t>
      </w:r>
    </w:p>
    <w:p w14:paraId="3D7D1A7E" w14:textId="77777777" w:rsidR="00CB07DD" w:rsidRPr="00212ADF" w:rsidRDefault="00CB07DD" w:rsidP="00CB07DD">
      <w:pPr>
        <w:pStyle w:val="Heading3"/>
        <w:numPr>
          <w:ilvl w:val="2"/>
          <w:numId w:val="3"/>
        </w:numPr>
      </w:pPr>
      <w:bookmarkStart w:id="150" w:name="_Toc426543571"/>
      <w:r w:rsidRPr="00212ADF">
        <w:t>Alias</w:t>
      </w:r>
      <w:bookmarkEnd w:id="150"/>
    </w:p>
    <w:p w14:paraId="036E2FA4" w14:textId="77777777" w:rsidR="00CB07DD" w:rsidRPr="00E955E9" w:rsidRDefault="00CB07DD" w:rsidP="00CB07DD">
      <w:pPr>
        <w:rPr>
          <w:rFonts w:cs="Arial"/>
        </w:rPr>
      </w:pPr>
      <w:r>
        <w:rPr>
          <w:rFonts w:cs="Arial"/>
        </w:rPr>
        <w:t xml:space="preserve">The </w:t>
      </w:r>
      <w:r>
        <w:rPr>
          <w:rFonts w:ascii="Courier New" w:hAnsi="Courier New" w:cs="Courier New"/>
        </w:rPr>
        <w:t xml:space="preserve">&lt;alias&gt; </w:t>
      </w:r>
      <w:r>
        <w:rPr>
          <w:rFonts w:cs="Arial"/>
        </w:rPr>
        <w:t xml:space="preserve">tag is used to describe the visual appearance of an alias of an XMILE model object.  Support is REQUIRED for any implementation supporting views.  An alias is a symbol representing a “portal” to the display of another XMILE model object in the same view.  Aliases are only valid for stocks, flows, and auxiliaries.  It is </w:t>
      </w:r>
      <w:r>
        <w:t>RECOMMENDED for a</w:t>
      </w:r>
      <w:r>
        <w:rPr>
          <w:rFonts w:cs="Arial"/>
        </w:rPr>
        <w:t xml:space="preserve">liases to take on all the same styles as the object they represent with only the differences being written to the </w:t>
      </w:r>
      <w:r w:rsidRPr="00697BEC">
        <w:rPr>
          <w:rFonts w:ascii="Courier New" w:hAnsi="Courier New" w:cs="Courier New"/>
        </w:rPr>
        <w:t>&lt;alias&gt;</w:t>
      </w:r>
      <w:r>
        <w:rPr>
          <w:rFonts w:cs="Arial"/>
        </w:rPr>
        <w:t xml:space="preserve"> tag.  Aliases MAY have connectors leaving them but MAY NOT have connectors pointing to them.  An example tag is shown below:</w:t>
      </w:r>
    </w:p>
    <w:p w14:paraId="35266538" w14:textId="77777777" w:rsidR="00CB07DD" w:rsidRDefault="00CB07DD" w:rsidP="00CB07DD">
      <w:pPr>
        <w:rPr>
          <w:rFonts w:ascii="Courier New" w:hAnsi="Courier New" w:cs="Courier New"/>
        </w:rPr>
      </w:pPr>
      <w:r>
        <w:rPr>
          <w:rFonts w:ascii="Courier New" w:hAnsi="Courier New" w:cs="Courier New"/>
        </w:rPr>
        <w:t>&lt;alias uid=”1” x=”50” y=”100”&gt;</w:t>
      </w:r>
    </w:p>
    <w:p w14:paraId="1D05E97E" w14:textId="77777777" w:rsidR="00CB07DD" w:rsidRDefault="00CB07DD" w:rsidP="00CB07DD">
      <w:pPr>
        <w:rPr>
          <w:rFonts w:ascii="Courier New" w:hAnsi="Courier New" w:cs="Courier New"/>
        </w:rPr>
      </w:pPr>
      <w:r>
        <w:rPr>
          <w:rFonts w:ascii="Courier New" w:hAnsi="Courier New" w:cs="Courier New"/>
        </w:rPr>
        <w:tab/>
        <w:t>&lt;of&gt;faucet&lt;/of&gt;</w:t>
      </w:r>
    </w:p>
    <w:p w14:paraId="06DB3994" w14:textId="77777777" w:rsidR="00CB07DD" w:rsidRDefault="00CB07DD" w:rsidP="00CB07DD">
      <w:pPr>
        <w:rPr>
          <w:rFonts w:ascii="Courier New" w:hAnsi="Courier New" w:cs="Courier New"/>
        </w:rPr>
      </w:pPr>
      <w:r>
        <w:rPr>
          <w:rFonts w:ascii="Courier New" w:hAnsi="Courier New" w:cs="Courier New"/>
        </w:rPr>
        <w:t>&lt;/alias&gt;</w:t>
      </w:r>
    </w:p>
    <w:p w14:paraId="233C9C16" w14:textId="77777777" w:rsidR="00CB07DD" w:rsidRDefault="00CB07DD" w:rsidP="00CB07DD">
      <w:pPr>
        <w:rPr>
          <w:rFonts w:ascii="Courier New" w:hAnsi="Courier New" w:cs="Courier New"/>
        </w:rPr>
      </w:pPr>
    </w:p>
    <w:p w14:paraId="673CD01B" w14:textId="77777777" w:rsidR="00CB07DD" w:rsidRPr="00DD441F" w:rsidRDefault="00CB07DD" w:rsidP="00CB07DD">
      <w:pPr>
        <w:numPr>
          <w:ilvl w:val="0"/>
          <w:numId w:val="24"/>
        </w:numPr>
        <w:rPr>
          <w:rFonts w:ascii="Courier New" w:hAnsi="Courier New" w:cs="Courier New"/>
        </w:rPr>
      </w:pPr>
      <w:r>
        <w:rPr>
          <w:rFonts w:ascii="Courier New" w:hAnsi="Courier New" w:cs="Courier New"/>
        </w:rPr>
        <w:t>uid</w:t>
      </w:r>
      <w:r w:rsidRPr="00DD441F">
        <w:rPr>
          <w:rFonts w:ascii="Courier New" w:hAnsi="Courier New" w:cs="Courier New"/>
        </w:rPr>
        <w:t xml:space="preserve"> </w:t>
      </w:r>
      <w:r w:rsidRPr="00BC568C">
        <w:rPr>
          <w:rFonts w:cs="Arial"/>
        </w:rPr>
        <w:t>REQUIRED</w:t>
      </w:r>
      <w:r>
        <w:rPr>
          <w:rFonts w:ascii="Courier New" w:hAnsi="Courier New" w:cs="Courier New"/>
        </w:rPr>
        <w:t xml:space="preserve"> </w:t>
      </w:r>
      <w:r w:rsidRPr="00DD441F">
        <w:rPr>
          <w:rFonts w:ascii="Courier New" w:hAnsi="Courier New" w:cs="Courier New"/>
        </w:rPr>
        <w:t xml:space="preserve">– </w:t>
      </w:r>
      <w:r w:rsidRPr="00DD441F">
        <w:rPr>
          <w:rFonts w:cs="Arial"/>
        </w:rPr>
        <w:t xml:space="preserve">defined </w:t>
      </w:r>
      <w:r>
        <w:rPr>
          <w:rFonts w:cs="Arial"/>
        </w:rPr>
        <w:t>in Section 5.1.3</w:t>
      </w:r>
    </w:p>
    <w:p w14:paraId="23088D07" w14:textId="77777777" w:rsidR="00CB07DD" w:rsidRPr="00491CD0" w:rsidRDefault="00CB07DD" w:rsidP="00CB07DD">
      <w:pPr>
        <w:numPr>
          <w:ilvl w:val="0"/>
          <w:numId w:val="24"/>
        </w:numPr>
        <w:rPr>
          <w:rFonts w:ascii="Courier New" w:hAnsi="Courier New" w:cs="Courier New"/>
        </w:rPr>
      </w:pPr>
      <w:r w:rsidRPr="00DD441F">
        <w:rPr>
          <w:rFonts w:ascii="Courier New" w:hAnsi="Courier New" w:cs="Courier New"/>
        </w:rPr>
        <w:t xml:space="preserve">x,y </w:t>
      </w:r>
      <w:r w:rsidRPr="00BC568C">
        <w:rPr>
          <w:rFonts w:cs="Arial"/>
        </w:rPr>
        <w:t>REQUIRED</w:t>
      </w:r>
      <w:r>
        <w:rPr>
          <w:rFonts w:ascii="Courier New" w:hAnsi="Courier New" w:cs="Courier New"/>
        </w:rPr>
        <w:t xml:space="preserve"> </w:t>
      </w:r>
      <w:r w:rsidRPr="00DD441F">
        <w:rPr>
          <w:rFonts w:ascii="Courier New" w:hAnsi="Courier New" w:cs="Courier New"/>
        </w:rPr>
        <w:t xml:space="preserve">– </w:t>
      </w:r>
      <w:r w:rsidRPr="00DD441F">
        <w:rPr>
          <w:rFonts w:cs="Arial"/>
        </w:rPr>
        <w:t>defined in</w:t>
      </w:r>
      <w:r>
        <w:rPr>
          <w:rFonts w:cs="Arial"/>
        </w:rPr>
        <w:t xml:space="preserve"> Section 5.1.2</w:t>
      </w:r>
    </w:p>
    <w:p w14:paraId="1A170AA1" w14:textId="77777777" w:rsidR="00CB07DD" w:rsidRPr="00E955E9" w:rsidRDefault="00CB07DD" w:rsidP="00CB07DD">
      <w:pPr>
        <w:numPr>
          <w:ilvl w:val="0"/>
          <w:numId w:val="24"/>
        </w:numPr>
        <w:rPr>
          <w:rFonts w:ascii="Courier New" w:hAnsi="Courier New" w:cs="Courier New"/>
        </w:rPr>
      </w:pPr>
      <w:r>
        <w:rPr>
          <w:rFonts w:ascii="Courier New" w:hAnsi="Courier New" w:cs="Courier New"/>
        </w:rPr>
        <w:t>of</w:t>
      </w:r>
      <w:r w:rsidRPr="00DD441F">
        <w:rPr>
          <w:rFonts w:ascii="Courier New" w:hAnsi="Courier New" w:cs="Courier New"/>
        </w:rPr>
        <w:t xml:space="preserve"> </w:t>
      </w:r>
      <w:r w:rsidRPr="00BC568C">
        <w:rPr>
          <w:rFonts w:cs="Arial"/>
        </w:rPr>
        <w:t>REQUIRED</w:t>
      </w:r>
      <w:r>
        <w:rPr>
          <w:rFonts w:ascii="Courier New" w:hAnsi="Courier New" w:cs="Courier New"/>
        </w:rPr>
        <w:t xml:space="preserve"> </w:t>
      </w:r>
      <w:r w:rsidRPr="00DD441F">
        <w:rPr>
          <w:rFonts w:ascii="Courier New" w:hAnsi="Courier New" w:cs="Courier New"/>
        </w:rPr>
        <w:t xml:space="preserve">– </w:t>
      </w:r>
      <w:r>
        <w:rPr>
          <w:rFonts w:cs="Arial"/>
        </w:rPr>
        <w:t>The name of the model entity which this alias represents.  The model entity must be in the same model as the alias.</w:t>
      </w:r>
    </w:p>
    <w:p w14:paraId="00FF881A" w14:textId="77777777" w:rsidR="00CB07DD" w:rsidRPr="00865BB0" w:rsidRDefault="00CB07DD" w:rsidP="00CB07DD">
      <w:pPr>
        <w:rPr>
          <w:rFonts w:cs="Arial"/>
        </w:rPr>
      </w:pPr>
      <w:r>
        <w:rPr>
          <w:rFonts w:cs="Arial"/>
        </w:rPr>
        <w:t>The other attributes of an alias are the same as the object to which the alias refers.</w:t>
      </w:r>
    </w:p>
    <w:p w14:paraId="6614F71A" w14:textId="77777777" w:rsidR="00CB07DD" w:rsidRDefault="00CB07DD" w:rsidP="00CB07DD">
      <w:pPr>
        <w:pStyle w:val="Heading2"/>
        <w:numPr>
          <w:ilvl w:val="1"/>
          <w:numId w:val="3"/>
        </w:numPr>
      </w:pPr>
      <w:bookmarkStart w:id="151" w:name="_Toc426543572"/>
      <w:r>
        <w:t>Containers</w:t>
      </w:r>
      <w:bookmarkEnd w:id="151"/>
    </w:p>
    <w:p w14:paraId="4D58A059" w14:textId="77777777" w:rsidR="00CB07DD" w:rsidRDefault="00CB07DD" w:rsidP="00CB07DD">
      <w:r>
        <w:t>Containers are used to box up other XMILE display objects into a single unit which can be moved, resized, and displayed together.  For this first version of the XMILE draft, there is only one OPTIONAL container - a stacked container which is used to display pages of widgets. In the future, this section of the specification could contain containers used to do auto-layout like horizontal box, vertical box, etc.</w:t>
      </w:r>
    </w:p>
    <w:p w14:paraId="5C0C5DF5" w14:textId="77777777" w:rsidR="00CB07DD" w:rsidRDefault="00CB07DD" w:rsidP="00CB07DD">
      <w:r>
        <w:t xml:space="preserve">Any object within a container does NOT REQUIRE an </w:t>
      </w:r>
      <w:r w:rsidRPr="00BC568C">
        <w:rPr>
          <w:rFonts w:ascii="Courier New" w:hAnsi="Courier New" w:cs="Courier New"/>
        </w:rPr>
        <w:t>x,y</w:t>
      </w:r>
      <w:r>
        <w:t xml:space="preserve"> position or a size. It inherits those properties from the container.</w:t>
      </w:r>
    </w:p>
    <w:p w14:paraId="617D61DC" w14:textId="77777777" w:rsidR="00CB07DD" w:rsidRDefault="00CB07DD" w:rsidP="00CB07DD">
      <w:pPr>
        <w:pStyle w:val="Heading3"/>
        <w:numPr>
          <w:ilvl w:val="2"/>
          <w:numId w:val="3"/>
        </w:numPr>
      </w:pPr>
      <w:bookmarkStart w:id="152" w:name="_Toc426543573"/>
      <w:r>
        <w:t>Stacked Containers</w:t>
      </w:r>
      <w:bookmarkEnd w:id="152"/>
    </w:p>
    <w:p w14:paraId="2220174E" w14:textId="77777777" w:rsidR="00CB07DD" w:rsidRDefault="00CB07DD" w:rsidP="00CB07DD">
      <w:r>
        <w:t xml:space="preserve">A stacked container is used to allow XMILE display objects to be stacked on top of one another in flipbook form. Support for this tag is OPTIONAL. This allows model creators to create pages of tables or graphs.  Any display object may be placed within a stacked container, but typical objects are graphs and tables.  </w:t>
      </w:r>
      <w:r>
        <w:rPr>
          <w:rFonts w:cs="Arial"/>
        </w:rPr>
        <w:t>An example tag is shown below:</w:t>
      </w:r>
    </w:p>
    <w:p w14:paraId="442AD1C5" w14:textId="77777777" w:rsidR="00CB07DD" w:rsidRPr="003F7F85" w:rsidRDefault="00CB07DD" w:rsidP="00CB07DD">
      <w:pPr>
        <w:rPr>
          <w:rFonts w:ascii="Courier New" w:hAnsi="Courier New" w:cs="Courier New"/>
        </w:rPr>
      </w:pPr>
      <w:r w:rsidRPr="003F7F85">
        <w:rPr>
          <w:rFonts w:ascii="Courier New" w:hAnsi="Courier New" w:cs="Courier New"/>
        </w:rPr>
        <w:t>&lt;stacked_container x="92" y="114" height="282" width="492" uid="0"</w:t>
      </w:r>
      <w:r>
        <w:rPr>
          <w:rFonts w:ascii="Courier New" w:hAnsi="Courier New" w:cs="Courier New"/>
        </w:rPr>
        <w:t xml:space="preserve"> visible_index=”0”</w:t>
      </w:r>
      <w:r w:rsidRPr="003F7F85">
        <w:rPr>
          <w:rFonts w:ascii="Courier New" w:hAnsi="Courier New" w:cs="Courier New"/>
        </w:rPr>
        <w:t>&gt;</w:t>
      </w:r>
    </w:p>
    <w:p w14:paraId="39BE4284" w14:textId="77777777" w:rsidR="00CB07DD" w:rsidRDefault="00CB07DD" w:rsidP="00CB07DD">
      <w:pPr>
        <w:rPr>
          <w:rFonts w:ascii="Courier New" w:hAnsi="Courier New" w:cs="Courier New"/>
        </w:rPr>
      </w:pPr>
      <w:r w:rsidRPr="003F7F85">
        <w:rPr>
          <w:rFonts w:ascii="Courier New" w:hAnsi="Courier New" w:cs="Courier New"/>
        </w:rPr>
        <w:t>&lt;/stacked_container&gt;</w:t>
      </w:r>
    </w:p>
    <w:p w14:paraId="530A9486" w14:textId="77777777" w:rsidR="00CB07DD" w:rsidRPr="00E955E9" w:rsidRDefault="00CB07DD" w:rsidP="00CB07DD">
      <w:pPr>
        <w:numPr>
          <w:ilvl w:val="0"/>
          <w:numId w:val="25"/>
        </w:numPr>
        <w:rPr>
          <w:rFonts w:ascii="Courier New" w:hAnsi="Courier New" w:cs="Courier New"/>
        </w:rPr>
      </w:pPr>
      <w:r>
        <w:rPr>
          <w:rFonts w:ascii="Courier New" w:hAnsi="Courier New" w:cs="Courier New"/>
        </w:rPr>
        <w:t xml:space="preserve">visible_index </w:t>
      </w:r>
      <w:r w:rsidRPr="00BC568C">
        <w:rPr>
          <w:rFonts w:cs="Arial"/>
        </w:rPr>
        <w:t>REQUIRED</w:t>
      </w:r>
      <w:r>
        <w:rPr>
          <w:rFonts w:ascii="Courier New" w:hAnsi="Courier New" w:cs="Courier New"/>
        </w:rPr>
        <w:t xml:space="preserve"> – </w:t>
      </w:r>
      <w:r>
        <w:rPr>
          <w:rFonts w:cs="Arial"/>
        </w:rPr>
        <w:t>Integer 0 based index of which content object to display.</w:t>
      </w:r>
    </w:p>
    <w:p w14:paraId="57F0B8F6" w14:textId="77777777" w:rsidR="00CB07DD" w:rsidRPr="00E955E9" w:rsidRDefault="00CB07DD" w:rsidP="00CB07DD">
      <w:pPr>
        <w:jc w:val="both"/>
      </w:pPr>
      <w:r>
        <w:t>Descriptions of all other display attributes of a stacked container can be found in Section 6.1.</w:t>
      </w:r>
    </w:p>
    <w:p w14:paraId="48F49EDE" w14:textId="77777777" w:rsidR="00CB07DD" w:rsidRPr="003F7F85" w:rsidRDefault="00CB07DD" w:rsidP="00CB07DD">
      <w:pPr>
        <w:rPr>
          <w:rFonts w:cs="Arial"/>
        </w:rPr>
      </w:pPr>
      <w:r>
        <w:rPr>
          <w:rFonts w:cs="Arial"/>
        </w:rPr>
        <w:t>Stacked container objects are REQUIRED to have ONLY the five properties shown above.  Any borders, backgrounds etc. are supplied by their contents.</w:t>
      </w:r>
    </w:p>
    <w:p w14:paraId="6B7F7AE5" w14:textId="77777777" w:rsidR="00CB07DD" w:rsidRDefault="00CB07DD" w:rsidP="00CB07DD">
      <w:pPr>
        <w:pStyle w:val="Heading2"/>
        <w:numPr>
          <w:ilvl w:val="1"/>
          <w:numId w:val="3"/>
        </w:numPr>
      </w:pPr>
      <w:bookmarkStart w:id="153" w:name="_Toc426543574"/>
      <w:r>
        <w:t>Input Objects</w:t>
      </w:r>
      <w:bookmarkEnd w:id="153"/>
    </w:p>
    <w:p w14:paraId="149A91A4" w14:textId="77777777" w:rsidR="00CB07DD" w:rsidRPr="00A12F88" w:rsidRDefault="00CB07DD" w:rsidP="00CB07DD">
      <w:pPr>
        <w:pStyle w:val="Heading3"/>
        <w:numPr>
          <w:ilvl w:val="2"/>
          <w:numId w:val="3"/>
        </w:numPr>
      </w:pPr>
      <w:bookmarkStart w:id="154" w:name="_Toc426543575"/>
      <w:r>
        <w:t>Sliders</w:t>
      </w:r>
      <w:del w:id="155" w:author="Comparison" w:date="2024-08-20T10:20:00Z" w16du:dateUtc="2024-08-20T14:20:00Z">
        <w:r>
          <w:delText xml:space="preserve"> and Knobs</w:delText>
        </w:r>
      </w:del>
      <w:bookmarkEnd w:id="154"/>
    </w:p>
    <w:p w14:paraId="08D1EA2B" w14:textId="2D1C604F" w:rsidR="00CB07DD" w:rsidRPr="00E955E9" w:rsidRDefault="00CB07DD" w:rsidP="00CB07DD">
      <w:pPr>
        <w:rPr>
          <w:rFonts w:cs="Arial"/>
        </w:rPr>
      </w:pPr>
      <w:r>
        <w:t>Sliders</w:t>
      </w:r>
      <w:del w:id="156" w:author="Comparison" w:date="2024-08-20T10:20:00Z" w16du:dateUtc="2024-08-20T14:20:00Z">
        <w:r>
          <w:delText xml:space="preserve"> and knobs</w:delText>
        </w:r>
      </w:del>
      <w:r>
        <w:t xml:space="preserve"> are used to change the value of a variable in the model from the interface.  Support for these tags is OPTIONAL. </w:t>
      </w:r>
      <w:ins w:id="157" w:author="Comparison" w:date="2024-08-20T10:20:00Z" w16du:dateUtc="2024-08-20T14:20:00Z">
        <w:r w:rsidR="00167851">
          <w:t>When controlling a stock, a slider</w:t>
        </w:r>
      </w:ins>
      <w:del w:id="158" w:author="Comparison" w:date="2024-08-20T10:20:00Z" w16du:dateUtc="2024-08-20T14:20:00Z">
        <w:r>
          <w:delText>Stocks can only be manipulated by knobs. Iin this case, knobs</w:delText>
        </w:r>
      </w:del>
      <w:r>
        <w:t xml:space="preserve"> can only change the stock’s initial value, i.e., </w:t>
      </w:r>
      <w:ins w:id="159" w:author="Comparison" w:date="2024-08-20T10:20:00Z" w16du:dateUtc="2024-08-20T14:20:00Z">
        <w:r w:rsidR="00167851">
          <w:t>slider</w:t>
        </w:r>
        <w:r>
          <w:t>s</w:t>
        </w:r>
      </w:ins>
      <w:del w:id="160" w:author="Comparison" w:date="2024-08-20T10:20:00Z" w16du:dateUtc="2024-08-20T14:20:00Z">
        <w:r>
          <w:delText>knobs</w:delText>
        </w:r>
      </w:del>
      <w:r>
        <w:t xml:space="preserve"> attached to stocks MUST NOT be changed in the middle of a simulation run.  Sliders are defined with the </w:t>
      </w:r>
      <w:r w:rsidRPr="00A806DD">
        <w:rPr>
          <w:rStyle w:val="codeChar"/>
          <w:szCs w:val="20"/>
        </w:rPr>
        <w:t>&lt;slider&gt;</w:t>
      </w:r>
      <w:r>
        <w:t xml:space="preserve"> tag</w:t>
      </w:r>
      <w:ins w:id="161" w:author="Comparison" w:date="2024-08-20T10:20:00Z" w16du:dateUtc="2024-08-20T14:20:00Z">
        <w:r>
          <w:t>.</w:t>
        </w:r>
      </w:ins>
      <w:del w:id="162" w:author="Comparison" w:date="2024-08-20T10:20:00Z" w16du:dateUtc="2024-08-20T14:20:00Z">
        <w:r>
          <w:delText xml:space="preserve"> and knobs are defined with the </w:delText>
        </w:r>
        <w:r w:rsidRPr="00A806DD">
          <w:rPr>
            <w:rStyle w:val="codeChar"/>
            <w:szCs w:val="20"/>
          </w:rPr>
          <w:delText>&lt;knob&gt;</w:delText>
        </w:r>
        <w:r>
          <w:delText xml:space="preserve"> tag; they are otherwise the same.</w:delText>
        </w:r>
      </w:del>
      <w:r>
        <w:t xml:space="preserve"> </w:t>
      </w:r>
      <w:r>
        <w:rPr>
          <w:rFonts w:cs="Arial"/>
        </w:rPr>
        <w:t xml:space="preserve"> An example slider tag is shown below:</w:t>
      </w:r>
    </w:p>
    <w:p w14:paraId="78111FD3" w14:textId="77777777" w:rsidR="00CB07DD" w:rsidRPr="00A41897" w:rsidRDefault="00CB07DD" w:rsidP="00CB07DD">
      <w:pPr>
        <w:rPr>
          <w:rFonts w:ascii="Courier New" w:hAnsi="Courier New" w:cs="Courier New"/>
        </w:rPr>
      </w:pPr>
      <w:r w:rsidRPr="00A41897">
        <w:rPr>
          <w:rFonts w:ascii="Courier New" w:hAnsi="Courier New" w:cs="Courier New"/>
        </w:rPr>
        <w:t>&lt;slider x="172" y="114" color="black" width="197" height="43" min="7" max="9"</w:t>
      </w:r>
      <w:r>
        <w:rPr>
          <w:rFonts w:ascii="Courier New" w:hAnsi="Courier New" w:cs="Courier New"/>
        </w:rPr>
        <w:t xml:space="preserve"> background=”white” z_index=”1” font_family=”Arial” font_size=”9pt” font_weight=”bold” font_style=”italic” text_decoration=”underline” text_align=”center” vertical_text_align=”center” text_padding=”2px” font_color=”blue” text_border_color=”black” text_border_width=”1px” text_border_style=”solid”</w:t>
      </w:r>
      <w:r w:rsidRPr="00A41897">
        <w:rPr>
          <w:rFonts w:ascii="Courier New" w:hAnsi="Courier New" w:cs="Courier New"/>
        </w:rPr>
        <w:t>&gt;</w:t>
      </w:r>
    </w:p>
    <w:p w14:paraId="43FEE84C" w14:textId="77777777" w:rsidR="00CB07DD" w:rsidRDefault="00CB07DD" w:rsidP="00CB07DD">
      <w:pPr>
        <w:rPr>
          <w:rFonts w:ascii="Courier New" w:hAnsi="Courier New" w:cs="Courier New"/>
        </w:rPr>
      </w:pPr>
      <w:r>
        <w:rPr>
          <w:rFonts w:ascii="Courier New" w:hAnsi="Courier New" w:cs="Courier New"/>
        </w:rPr>
        <w:t xml:space="preserve">      </w:t>
      </w:r>
      <w:r w:rsidRPr="00A41897">
        <w:rPr>
          <w:rFonts w:ascii="Courier New" w:hAnsi="Courier New" w:cs="Courier New"/>
        </w:rPr>
        <w:t>&lt;entity name="Converter_1" /&gt;</w:t>
      </w:r>
    </w:p>
    <w:p w14:paraId="2522952F" w14:textId="77777777" w:rsidR="00CB07DD" w:rsidRPr="00A41897" w:rsidRDefault="00CB07DD" w:rsidP="00CB07DD">
      <w:pPr>
        <w:ind w:firstLine="720"/>
        <w:rPr>
          <w:rFonts w:ascii="Courier New" w:hAnsi="Courier New" w:cs="Courier New"/>
        </w:rPr>
      </w:pPr>
      <w:r w:rsidRPr="004234C6">
        <w:rPr>
          <w:rFonts w:ascii="Courier New" w:hAnsi="Courier New" w:cs="Courier New"/>
        </w:rPr>
        <w:t>&lt;reset_to after="one_time_unit"&gt;7&lt;/reset_to&gt;</w:t>
      </w:r>
    </w:p>
    <w:p w14:paraId="3AC2034B" w14:textId="77777777" w:rsidR="00CB07DD" w:rsidRDefault="00CB07DD" w:rsidP="00CB07DD">
      <w:pPr>
        <w:rPr>
          <w:rFonts w:ascii="Courier New" w:hAnsi="Courier New" w:cs="Courier New"/>
        </w:rPr>
      </w:pPr>
      <w:r w:rsidRPr="00A41897">
        <w:rPr>
          <w:rFonts w:ascii="Courier New" w:hAnsi="Courier New" w:cs="Courier New"/>
        </w:rPr>
        <w:t>&lt;/slider&gt;</w:t>
      </w:r>
    </w:p>
    <w:p w14:paraId="40051835" w14:textId="77777777" w:rsidR="00CB07DD" w:rsidRPr="00986336" w:rsidRDefault="00CB07DD" w:rsidP="00CB07DD">
      <w:pPr>
        <w:numPr>
          <w:ilvl w:val="0"/>
          <w:numId w:val="25"/>
        </w:numPr>
      </w:pPr>
      <w:r>
        <w:t>Show name</w:t>
      </w:r>
      <w:r w:rsidRPr="00986336">
        <w:t>:</w:t>
      </w:r>
      <w:r>
        <w:t xml:space="preserve"> OPTIONAL</w:t>
      </w:r>
      <w:r w:rsidRPr="00986336">
        <w:t xml:space="preserve">  </w:t>
      </w:r>
      <w:r w:rsidRPr="00986336">
        <w:rPr>
          <w:rStyle w:val="codeChar"/>
        </w:rPr>
        <w:t>show_name="…"</w:t>
      </w:r>
      <w:r w:rsidRPr="00986336">
        <w:t xml:space="preserve"> with </w:t>
      </w:r>
      <w:r w:rsidRPr="00ED2B18">
        <w:rPr>
          <w:rFonts w:cs="Arial"/>
        </w:rPr>
        <w:t>true/false</w:t>
      </w:r>
      <w:r w:rsidRPr="00986336">
        <w:t xml:space="preserve"> (default: </w:t>
      </w:r>
      <w:r w:rsidRPr="00986336">
        <w:rPr>
          <w:rStyle w:val="codeChar"/>
        </w:rPr>
        <w:t>true</w:t>
      </w:r>
      <w:r w:rsidRPr="00986336">
        <w:t>)</w:t>
      </w:r>
    </w:p>
    <w:p w14:paraId="1E7E796E" w14:textId="77777777" w:rsidR="00CB07DD" w:rsidRDefault="00CB07DD" w:rsidP="00CB07DD">
      <w:pPr>
        <w:numPr>
          <w:ilvl w:val="0"/>
          <w:numId w:val="25"/>
        </w:numPr>
      </w:pPr>
      <w:r>
        <w:t xml:space="preserve">Show number:  OPTIONAL </w:t>
      </w:r>
      <w:r w:rsidRPr="00986336">
        <w:rPr>
          <w:rStyle w:val="codeChar"/>
        </w:rPr>
        <w:t>show_n</w:t>
      </w:r>
      <w:r>
        <w:rPr>
          <w:rStyle w:val="codeChar"/>
        </w:rPr>
        <w:t>umber</w:t>
      </w:r>
      <w:r w:rsidRPr="00986336">
        <w:rPr>
          <w:rStyle w:val="codeChar"/>
        </w:rPr>
        <w:t>="…"</w:t>
      </w:r>
      <w:r w:rsidRPr="00986336">
        <w:t xml:space="preserve"> with </w:t>
      </w:r>
      <w:r w:rsidRPr="00ED2B18">
        <w:rPr>
          <w:rFonts w:cs="Arial"/>
        </w:rPr>
        <w:t>true/false</w:t>
      </w:r>
      <w:r>
        <w:t>; when the number is visible it MUST be directly editable</w:t>
      </w:r>
      <w:r w:rsidRPr="00986336">
        <w:t xml:space="preserve"> (default: </w:t>
      </w:r>
      <w:r w:rsidRPr="00986336">
        <w:rPr>
          <w:rStyle w:val="codeChar"/>
        </w:rPr>
        <w:t>true</w:t>
      </w:r>
      <w:r>
        <w:t>)</w:t>
      </w:r>
    </w:p>
    <w:p w14:paraId="75053212" w14:textId="77777777" w:rsidR="00CB07DD" w:rsidRDefault="00CB07DD" w:rsidP="00CB07DD">
      <w:pPr>
        <w:numPr>
          <w:ilvl w:val="0"/>
          <w:numId w:val="25"/>
        </w:numPr>
      </w:pPr>
      <w:r>
        <w:t xml:space="preserve">Show input range: OPTIONAL  </w:t>
      </w:r>
      <w:r w:rsidRPr="00986336">
        <w:rPr>
          <w:rStyle w:val="codeChar"/>
        </w:rPr>
        <w:t>show_</w:t>
      </w:r>
      <w:r>
        <w:rPr>
          <w:rStyle w:val="codeChar"/>
        </w:rPr>
        <w:t>min_max</w:t>
      </w:r>
      <w:r w:rsidRPr="00986336">
        <w:rPr>
          <w:rStyle w:val="codeChar"/>
        </w:rPr>
        <w:t>="…"</w:t>
      </w:r>
      <w:r w:rsidRPr="00986336">
        <w:t xml:space="preserve"> with </w:t>
      </w:r>
      <w:r w:rsidRPr="00ED2B18">
        <w:rPr>
          <w:rFonts w:cs="Arial"/>
        </w:rPr>
        <w:t>true/false</w:t>
      </w:r>
      <w:r w:rsidRPr="00986336">
        <w:t xml:space="preserve"> (default: </w:t>
      </w:r>
      <w:r w:rsidRPr="00986336">
        <w:rPr>
          <w:rStyle w:val="codeChar"/>
        </w:rPr>
        <w:t>true</w:t>
      </w:r>
      <w:r>
        <w:t>)</w:t>
      </w:r>
    </w:p>
    <w:p w14:paraId="635ED6D2" w14:textId="77777777" w:rsidR="00CB07DD" w:rsidRDefault="00CB07DD" w:rsidP="00CB07DD">
      <w:pPr>
        <w:numPr>
          <w:ilvl w:val="0"/>
          <w:numId w:val="25"/>
        </w:numPr>
      </w:pPr>
      <w:r>
        <w:t xml:space="preserve">Input range REQUIRED:  </w:t>
      </w:r>
      <w:r>
        <w:rPr>
          <w:rStyle w:val="codeChar"/>
        </w:rPr>
        <w:t>min</w:t>
      </w:r>
      <w:r w:rsidRPr="00986336">
        <w:rPr>
          <w:rStyle w:val="codeChar"/>
        </w:rPr>
        <w:t>="…"</w:t>
      </w:r>
      <w:r>
        <w:t xml:space="preserve"> and </w:t>
      </w:r>
      <w:r>
        <w:rPr>
          <w:rStyle w:val="codeChar"/>
        </w:rPr>
        <w:t>max</w:t>
      </w:r>
      <w:r w:rsidRPr="00986336">
        <w:rPr>
          <w:rStyle w:val="codeChar"/>
        </w:rPr>
        <w:t>="…"</w:t>
      </w:r>
      <w:r>
        <w:t>, overriding entity’s input range setting (default:  entity’s setting)</w:t>
      </w:r>
    </w:p>
    <w:p w14:paraId="486420E9" w14:textId="34A78DFE" w:rsidR="00CB07DD" w:rsidRPr="00E955E9" w:rsidRDefault="00CB07DD" w:rsidP="00CB07DD">
      <w:pPr>
        <w:numPr>
          <w:ilvl w:val="0"/>
          <w:numId w:val="25"/>
        </w:numPr>
      </w:pPr>
      <w:r>
        <w:t>OPTIONAL reset</w:t>
      </w:r>
      <w:ins w:id="163" w:author="Comparison" w:date="2024-08-20T10:20:00Z" w16du:dateUtc="2024-08-20T14:20:00Z">
        <w:r>
          <w:t>:</w:t>
        </w:r>
      </w:ins>
      <w:del w:id="164" w:author="Comparison" w:date="2024-08-20T10:20:00Z" w16du:dateUtc="2024-08-20T14:20:00Z">
        <w:r>
          <w:delText xml:space="preserve"> (slider only):</w:delText>
        </w:r>
      </w:del>
      <w:r>
        <w:t xml:space="preserve">  </w:t>
      </w:r>
      <w:r>
        <w:rPr>
          <w:rStyle w:val="codeChar"/>
        </w:rPr>
        <w:t>&lt;reset_to&gt;</w:t>
      </w:r>
      <w:r>
        <w:t xml:space="preserve"> with the value to reset the entity to; it has one attribute that define when to reset the entity’s value:  </w:t>
      </w:r>
      <w:r>
        <w:rPr>
          <w:rStyle w:val="codeChar"/>
        </w:rPr>
        <w:t>after</w:t>
      </w:r>
      <w:r w:rsidRPr="00986336">
        <w:rPr>
          <w:rStyle w:val="codeChar"/>
        </w:rPr>
        <w:t>="…"</w:t>
      </w:r>
      <w:r>
        <w:t xml:space="preserve"> with either </w:t>
      </w:r>
      <w:r w:rsidRPr="004D2DE8">
        <w:rPr>
          <w:rStyle w:val="codeChar"/>
        </w:rPr>
        <w:t>one_time_unit</w:t>
      </w:r>
      <w:r>
        <w:t xml:space="preserve"> or </w:t>
      </w:r>
      <w:r w:rsidRPr="004D2DE8">
        <w:rPr>
          <w:rStyle w:val="codeChar"/>
        </w:rPr>
        <w:t>one_dt</w:t>
      </w:r>
      <w:r>
        <w:t>.</w:t>
      </w:r>
    </w:p>
    <w:p w14:paraId="444F76B1" w14:textId="77777777" w:rsidR="00CB07DD" w:rsidRPr="00FB0767" w:rsidRDefault="00CB07DD" w:rsidP="00CB07DD">
      <w:pPr>
        <w:jc w:val="both"/>
      </w:pPr>
      <w:r>
        <w:t>Descriptions of all other display attributes of a slider or knob can be found in Section 6.1.</w:t>
      </w:r>
    </w:p>
    <w:p w14:paraId="37893B4B" w14:textId="77777777" w:rsidR="00CB07DD" w:rsidRDefault="00CB07DD" w:rsidP="00CB07DD">
      <w:pPr>
        <w:pStyle w:val="Heading3"/>
        <w:numPr>
          <w:ilvl w:val="2"/>
          <w:numId w:val="3"/>
        </w:numPr>
        <w:rPr>
          <w:del w:id="165" w:author="Comparison" w:date="2024-08-20T10:20:00Z" w16du:dateUtc="2024-08-20T14:20:00Z"/>
        </w:rPr>
      </w:pPr>
      <w:bookmarkStart w:id="166" w:name="_Toc426543576"/>
      <w:del w:id="167" w:author="Comparison" w:date="2024-08-20T10:20:00Z" w16du:dateUtc="2024-08-20T14:20:00Z">
        <w:r>
          <w:delText>Switches and Radio Buttons (Option Groups)</w:delText>
        </w:r>
        <w:bookmarkEnd w:id="166"/>
      </w:del>
    </w:p>
    <w:p w14:paraId="26B481AB" w14:textId="77777777" w:rsidR="00CB07DD" w:rsidRPr="00A806DD" w:rsidRDefault="00CB07DD" w:rsidP="00CB07DD">
      <w:pPr>
        <w:rPr>
          <w:del w:id="168" w:author="Comparison" w:date="2024-08-20T10:20:00Z" w16du:dateUtc="2024-08-20T14:20:00Z"/>
        </w:rPr>
      </w:pPr>
      <w:del w:id="169" w:author="Comparison" w:date="2024-08-20T10:20:00Z" w16du:dateUtc="2024-08-20T14:20:00Z">
        <w:r w:rsidRPr="00A806DD">
          <w:delText xml:space="preserve">A switch forces a variable to be evaluated as zero (when the switch is off) or one (when the switch is on).  </w:delText>
        </w:r>
        <w:r>
          <w:delText xml:space="preserve">Support for these tags is OPTIONAL. </w:delText>
        </w:r>
        <w:r w:rsidRPr="00A806DD">
          <w:delText xml:space="preserve">A switch is defined using the </w:delText>
        </w:r>
        <w:r w:rsidRPr="00A806DD">
          <w:rPr>
            <w:rStyle w:val="codeChar"/>
            <w:szCs w:val="20"/>
          </w:rPr>
          <w:delText>&lt;switch&gt;</w:delText>
        </w:r>
        <w:r w:rsidRPr="00A806DD">
          <w:delText xml:space="preserve"> tag, which, like the slider, defines which entity to control with the </w:delText>
        </w:r>
        <w:r w:rsidRPr="00A806DD">
          <w:rPr>
            <w:rStyle w:val="codeChar"/>
            <w:szCs w:val="20"/>
          </w:rPr>
          <w:delText>&lt;entity&gt;</w:delText>
        </w:r>
        <w:r w:rsidRPr="00A806DD">
          <w:delText xml:space="preserve"> tag and can </w:delText>
        </w:r>
        <w:r>
          <w:delText>OPTIONALLY</w:delText>
        </w:r>
        <w:r w:rsidRPr="00A806DD">
          <w:delText xml:space="preserve"> be reset (to either 0 or 1, but usually 0) using the </w:delText>
        </w:r>
        <w:r w:rsidRPr="00A806DD">
          <w:rPr>
            <w:rStyle w:val="codeChar"/>
            <w:szCs w:val="20"/>
          </w:rPr>
          <w:delText>&lt;reset_to&gt;</w:delText>
        </w:r>
        <w:r w:rsidRPr="00A806DD">
          <w:delText xml:space="preserve"> tag.  In addition, it defines these attributes:</w:delText>
        </w:r>
      </w:del>
    </w:p>
    <w:p w14:paraId="75DF334B" w14:textId="77777777" w:rsidR="00CB07DD" w:rsidRPr="00A806DD" w:rsidRDefault="00CB07DD" w:rsidP="00CB07DD">
      <w:pPr>
        <w:numPr>
          <w:ilvl w:val="0"/>
          <w:numId w:val="25"/>
        </w:numPr>
        <w:rPr>
          <w:del w:id="170" w:author="Comparison" w:date="2024-08-20T10:20:00Z" w16du:dateUtc="2024-08-20T14:20:00Z"/>
        </w:rPr>
      </w:pPr>
      <w:del w:id="171" w:author="Comparison" w:date="2024-08-20T10:20:00Z" w16du:dateUtc="2024-08-20T14:20:00Z">
        <w:r w:rsidRPr="00A806DD">
          <w:delText>Show name</w:delText>
        </w:r>
        <w:r>
          <w:delText xml:space="preserve"> OPTIONAL</w:delText>
        </w:r>
        <w:r w:rsidRPr="00A806DD">
          <w:delText xml:space="preserve">:  </w:delText>
        </w:r>
        <w:r w:rsidRPr="00A806DD">
          <w:rPr>
            <w:rStyle w:val="codeChar"/>
            <w:szCs w:val="20"/>
          </w:rPr>
          <w:delText>show_name="…"</w:delText>
        </w:r>
        <w:r w:rsidRPr="00A806DD">
          <w:delText xml:space="preserve"> with </w:delText>
        </w:r>
        <w:r w:rsidRPr="00ED2B18">
          <w:rPr>
            <w:rFonts w:cs="Arial"/>
          </w:rPr>
          <w:delText>true/false</w:delText>
        </w:r>
        <w:r w:rsidRPr="00A806DD">
          <w:delText xml:space="preserve"> (default: </w:delText>
        </w:r>
        <w:r w:rsidRPr="00A806DD">
          <w:rPr>
            <w:rStyle w:val="codeChar"/>
            <w:szCs w:val="20"/>
          </w:rPr>
          <w:delText>true</w:delText>
        </w:r>
        <w:r w:rsidRPr="00A806DD">
          <w:delText>)</w:delText>
        </w:r>
      </w:del>
    </w:p>
    <w:p w14:paraId="0EBFAA9A" w14:textId="77777777" w:rsidR="00CB07DD" w:rsidRPr="00A806DD" w:rsidRDefault="00CB07DD" w:rsidP="00CB07DD">
      <w:pPr>
        <w:numPr>
          <w:ilvl w:val="0"/>
          <w:numId w:val="25"/>
        </w:numPr>
        <w:rPr>
          <w:del w:id="172" w:author="Comparison" w:date="2024-08-20T10:20:00Z" w16du:dateUtc="2024-08-20T14:20:00Z"/>
        </w:rPr>
      </w:pPr>
      <w:del w:id="173" w:author="Comparison" w:date="2024-08-20T10:20:00Z" w16du:dateUtc="2024-08-20T14:20:00Z">
        <w:r w:rsidRPr="00A806DD">
          <w:delText>Switch appearance</w:delText>
        </w:r>
        <w:r>
          <w:delText xml:space="preserve"> OPTIONAL</w:delText>
        </w:r>
        <w:r w:rsidRPr="00A806DD">
          <w:delText xml:space="preserve">:  </w:delText>
        </w:r>
        <w:r w:rsidRPr="00A806DD">
          <w:rPr>
            <w:rStyle w:val="codeChar"/>
            <w:szCs w:val="20"/>
          </w:rPr>
          <w:delText>switch_style="…"</w:delText>
        </w:r>
        <w:r w:rsidRPr="00A806DD">
          <w:delText xml:space="preserve"> with either </w:delText>
        </w:r>
        <w:r w:rsidRPr="00A806DD">
          <w:rPr>
            <w:rStyle w:val="codeChar"/>
            <w:szCs w:val="20"/>
          </w:rPr>
          <w:delText>toggle</w:delText>
        </w:r>
        <w:r w:rsidRPr="00A806DD">
          <w:delText xml:space="preserve"> or </w:delText>
        </w:r>
        <w:r w:rsidRPr="00A806DD">
          <w:rPr>
            <w:rStyle w:val="codeChar"/>
            <w:szCs w:val="20"/>
          </w:rPr>
          <w:delText>push_button</w:delText>
        </w:r>
        <w:r w:rsidRPr="00A806DD">
          <w:delText xml:space="preserve"> (default: </w:delText>
        </w:r>
        <w:r w:rsidRPr="00A806DD">
          <w:rPr>
            <w:rStyle w:val="codeChar"/>
            <w:szCs w:val="20"/>
          </w:rPr>
          <w:delText>toggle</w:delText>
        </w:r>
        <w:r w:rsidRPr="00A806DD">
          <w:delText>)</w:delText>
        </w:r>
      </w:del>
    </w:p>
    <w:p w14:paraId="6A008E37" w14:textId="77777777" w:rsidR="00CB07DD" w:rsidRDefault="00CB07DD" w:rsidP="00CB07DD">
      <w:pPr>
        <w:numPr>
          <w:ilvl w:val="0"/>
          <w:numId w:val="25"/>
        </w:numPr>
        <w:rPr>
          <w:del w:id="174" w:author="Comparison" w:date="2024-08-20T10:20:00Z" w16du:dateUtc="2024-08-20T14:20:00Z"/>
        </w:rPr>
      </w:pPr>
      <w:del w:id="175" w:author="Comparison" w:date="2024-08-20T10:20:00Z" w16du:dateUtc="2024-08-20T14:20:00Z">
        <w:r w:rsidRPr="00A806DD">
          <w:delText>Make a sound when clicked</w:delText>
        </w:r>
        <w:r>
          <w:delText xml:space="preserve"> OPTIONAL</w:delText>
        </w:r>
        <w:r w:rsidRPr="00A806DD">
          <w:delText xml:space="preserve">:  </w:delText>
        </w:r>
        <w:r w:rsidRPr="00A806DD">
          <w:rPr>
            <w:rStyle w:val="codeChar"/>
            <w:szCs w:val="20"/>
          </w:rPr>
          <w:delText>clicking_sound="…"</w:delText>
        </w:r>
        <w:r w:rsidRPr="00A806DD">
          <w:delText xml:space="preserve"> with </w:delText>
        </w:r>
        <w:r w:rsidRPr="00ED2B18">
          <w:rPr>
            <w:rFonts w:cs="Arial"/>
          </w:rPr>
          <w:delText>true/false</w:delText>
        </w:r>
        <w:r w:rsidRPr="00A806DD">
          <w:delText xml:space="preserve"> (default: </w:delText>
        </w:r>
        <w:r w:rsidRPr="00A806DD">
          <w:rPr>
            <w:rStyle w:val="codeChar"/>
            <w:szCs w:val="20"/>
          </w:rPr>
          <w:delText>false</w:delText>
        </w:r>
        <w:r w:rsidRPr="00A806DD">
          <w:delText>)</w:delText>
        </w:r>
      </w:del>
    </w:p>
    <w:p w14:paraId="325CBDA1" w14:textId="77777777" w:rsidR="00CB07DD" w:rsidRDefault="00CB07DD" w:rsidP="00CB07DD">
      <w:pPr>
        <w:rPr>
          <w:del w:id="176" w:author="Comparison" w:date="2024-08-20T10:20:00Z" w16du:dateUtc="2024-08-20T14:20:00Z"/>
        </w:rPr>
      </w:pPr>
      <w:del w:id="177" w:author="Comparison" w:date="2024-08-20T10:20:00Z" w16du:dateUtc="2024-08-20T14:20:00Z">
        <w:r>
          <w:delText>Here is an example switch tag:</w:delText>
        </w:r>
      </w:del>
    </w:p>
    <w:p w14:paraId="2AE3A7AD" w14:textId="77777777" w:rsidR="00CB07DD" w:rsidRPr="004234C6" w:rsidRDefault="00CB07DD" w:rsidP="00CB07DD">
      <w:pPr>
        <w:rPr>
          <w:del w:id="178" w:author="Comparison" w:date="2024-08-20T10:20:00Z" w16du:dateUtc="2024-08-20T14:20:00Z"/>
          <w:rFonts w:ascii="Courier New" w:hAnsi="Courier New" w:cs="Courier New"/>
        </w:rPr>
      </w:pPr>
      <w:del w:id="179" w:author="Comparison" w:date="2024-08-20T10:20:00Z" w16du:dateUtc="2024-08-20T14:20:00Z">
        <w:r w:rsidRPr="004234C6">
          <w:rPr>
            <w:rFonts w:ascii="Courier New" w:hAnsi="Courier New" w:cs="Courier New"/>
          </w:rPr>
          <w:delText>&lt;switch x="359" y="100" uid="2" label_side="bottom" label_angle="135" color="black" width="32" height="60" switch_style="toggle" clicking_sound="true"</w:delText>
        </w:r>
        <w:r>
          <w:rPr>
            <w:rFonts w:ascii="Courier New" w:hAnsi="Courier New" w:cs="Courier New"/>
          </w:rPr>
          <w:delText xml:space="preserve"> background=”white” z_index=”1” font_family=”Arial” font_size=”9pt” font_weight=”bold” font_style=”italic” text_decoration=”underline” text_align=”center” vertical_text_align=”center” text_padding=”2px” font_color=”blue” text_border_color=”black” text_border_width=”1px” text_border_style=”solid”</w:delText>
        </w:r>
        <w:r w:rsidRPr="004234C6">
          <w:rPr>
            <w:rFonts w:ascii="Courier New" w:hAnsi="Courier New" w:cs="Courier New"/>
          </w:rPr>
          <w:delText>&gt;</w:delText>
        </w:r>
      </w:del>
    </w:p>
    <w:p w14:paraId="7AA457AF" w14:textId="77777777" w:rsidR="00CB07DD" w:rsidRPr="004234C6" w:rsidRDefault="00CB07DD" w:rsidP="00CB07DD">
      <w:pPr>
        <w:ind w:firstLine="720"/>
        <w:rPr>
          <w:del w:id="180" w:author="Comparison" w:date="2024-08-20T10:20:00Z" w16du:dateUtc="2024-08-20T14:20:00Z"/>
          <w:rFonts w:ascii="Courier New" w:hAnsi="Courier New" w:cs="Courier New"/>
        </w:rPr>
      </w:pPr>
      <w:del w:id="181" w:author="Comparison" w:date="2024-08-20T10:20:00Z" w16du:dateUtc="2024-08-20T14:20:00Z">
        <w:r w:rsidRPr="004234C6">
          <w:rPr>
            <w:rFonts w:ascii="Courier New" w:hAnsi="Courier New" w:cs="Courier New"/>
          </w:rPr>
          <w:delText>&lt;entity name="Converter_2" value="0" /&gt;</w:delText>
        </w:r>
      </w:del>
    </w:p>
    <w:p w14:paraId="0DC4CB7D" w14:textId="77777777" w:rsidR="00CB07DD" w:rsidRPr="004234C6" w:rsidRDefault="00CB07DD" w:rsidP="00CB07DD">
      <w:pPr>
        <w:rPr>
          <w:del w:id="182" w:author="Comparison" w:date="2024-08-20T10:20:00Z" w16du:dateUtc="2024-08-20T14:20:00Z"/>
          <w:rFonts w:ascii="Courier New" w:hAnsi="Courier New" w:cs="Courier New"/>
        </w:rPr>
      </w:pPr>
      <w:del w:id="183" w:author="Comparison" w:date="2024-08-20T10:20:00Z" w16du:dateUtc="2024-08-20T14:20:00Z">
        <w:r w:rsidRPr="004234C6">
          <w:rPr>
            <w:rFonts w:ascii="Courier New" w:hAnsi="Courier New" w:cs="Courier New"/>
          </w:rPr>
          <w:delText xml:space="preserve">      &lt;reset_to after="one_time_unit"&gt;0&lt;/reset_to&gt;</w:delText>
        </w:r>
      </w:del>
    </w:p>
    <w:p w14:paraId="51BF3813" w14:textId="77777777" w:rsidR="00CB07DD" w:rsidRDefault="00CB07DD" w:rsidP="00CB07DD">
      <w:pPr>
        <w:rPr>
          <w:del w:id="184" w:author="Comparison" w:date="2024-08-20T10:20:00Z" w16du:dateUtc="2024-08-20T14:20:00Z"/>
          <w:rFonts w:ascii="Courier New" w:hAnsi="Courier New" w:cs="Courier New"/>
        </w:rPr>
      </w:pPr>
      <w:del w:id="185" w:author="Comparison" w:date="2024-08-20T10:20:00Z" w16du:dateUtc="2024-08-20T14:20:00Z">
        <w:r w:rsidRPr="004234C6">
          <w:rPr>
            <w:rFonts w:ascii="Courier New" w:hAnsi="Courier New" w:cs="Courier New"/>
          </w:rPr>
          <w:delText>&lt;/switch&gt;</w:delText>
        </w:r>
      </w:del>
    </w:p>
    <w:p w14:paraId="2FD71D8D" w14:textId="77777777" w:rsidR="00CB07DD" w:rsidRPr="00E955E9" w:rsidRDefault="00CB07DD" w:rsidP="00CB07DD">
      <w:pPr>
        <w:jc w:val="both"/>
        <w:rPr>
          <w:del w:id="186" w:author="Comparison" w:date="2024-08-20T10:20:00Z" w16du:dateUtc="2024-08-20T14:20:00Z"/>
        </w:rPr>
      </w:pPr>
      <w:del w:id="187" w:author="Comparison" w:date="2024-08-20T10:20:00Z" w16du:dateUtc="2024-08-20T14:20:00Z">
        <w:r>
          <w:delText>Descriptions of all other display attributes of a switch can be found in Section 6.1.</w:delText>
        </w:r>
      </w:del>
    </w:p>
    <w:p w14:paraId="6A956C3B" w14:textId="77777777" w:rsidR="00CB07DD" w:rsidRDefault="00CB07DD" w:rsidP="00CB07DD">
      <w:pPr>
        <w:rPr>
          <w:del w:id="188" w:author="Comparison" w:date="2024-08-20T10:20:00Z" w16du:dateUtc="2024-08-20T14:20:00Z"/>
        </w:rPr>
      </w:pPr>
      <w:del w:id="189" w:author="Comparison" w:date="2024-08-20T10:20:00Z" w16du:dateUtc="2024-08-20T14:20:00Z">
        <w:r w:rsidRPr="00A806DD">
          <w:delText xml:space="preserve">Switches can also </w:delText>
        </w:r>
        <w:r>
          <w:delText xml:space="preserve">OPTIONALLY </w:delText>
        </w:r>
        <w:r w:rsidRPr="00A806DD">
          <w:delText xml:space="preserve">selectively control the running of groups or modules when the model’s simulation specification </w:delText>
        </w:r>
        <w:r w:rsidRPr="00A806DD">
          <w:rPr>
            <w:rStyle w:val="codeChar"/>
            <w:szCs w:val="20"/>
          </w:rPr>
          <w:delText>run_by</w:delText>
        </w:r>
        <w:r w:rsidRPr="00A806DD">
          <w:delText xml:space="preserve"> setting is set to </w:delText>
        </w:r>
        <w:r w:rsidRPr="00A806DD">
          <w:rPr>
            <w:rStyle w:val="codeChar"/>
            <w:szCs w:val="20"/>
          </w:rPr>
          <w:delText>group</w:delText>
        </w:r>
        <w:r w:rsidRPr="00A806DD">
          <w:delText xml:space="preserve"> or </w:delText>
        </w:r>
        <w:r w:rsidRPr="00A806DD">
          <w:rPr>
            <w:rStyle w:val="codeChar"/>
            <w:szCs w:val="20"/>
          </w:rPr>
          <w:delText>module</w:delText>
        </w:r>
        <w:r w:rsidRPr="00A806DD">
          <w:delText xml:space="preserve">.  In these cases, the </w:delText>
        </w:r>
        <w:r w:rsidRPr="00A806DD">
          <w:rPr>
            <w:rStyle w:val="codeChar"/>
            <w:szCs w:val="20"/>
          </w:rPr>
          <w:delText>&lt;entity&gt;</w:delText>
        </w:r>
        <w:r w:rsidRPr="00A806DD">
          <w:delText xml:space="preserve"> tag is replaced with either a </w:delText>
        </w:r>
        <w:r w:rsidRPr="00A806DD">
          <w:rPr>
            <w:rStyle w:val="codeChar"/>
            <w:szCs w:val="20"/>
          </w:rPr>
          <w:delText>&lt;group&gt;</w:delText>
        </w:r>
        <w:r w:rsidRPr="00A806DD">
          <w:delText xml:space="preserve"> tag or a </w:delText>
        </w:r>
        <w:r w:rsidRPr="00A806DD">
          <w:rPr>
            <w:rStyle w:val="codeChar"/>
            <w:szCs w:val="20"/>
          </w:rPr>
          <w:delText>&lt;module&gt;</w:delText>
        </w:r>
        <w:r w:rsidRPr="00A806DD">
          <w:delText xml:space="preserve"> tag, which are otherwise identical to the </w:delText>
        </w:r>
        <w:r w:rsidRPr="00A806DD">
          <w:rPr>
            <w:rStyle w:val="codeChar"/>
            <w:szCs w:val="20"/>
          </w:rPr>
          <w:delText>&lt;entity&gt;</w:delText>
        </w:r>
        <w:r w:rsidRPr="00A806DD">
          <w:delText xml:space="preserve"> tag and </w:delText>
        </w:r>
        <w:r>
          <w:delText>MUST</w:delText>
        </w:r>
        <w:r w:rsidRPr="00A806DD">
          <w:delText xml:space="preserve"> have both a </w:delText>
        </w:r>
        <w:r w:rsidRPr="00A806DD">
          <w:rPr>
            <w:rStyle w:val="codeChar"/>
            <w:szCs w:val="20"/>
          </w:rPr>
          <w:delText>name</w:delText>
        </w:r>
        <w:r w:rsidRPr="00A806DD">
          <w:delText xml:space="preserve"> and a </w:delText>
        </w:r>
        <w:r w:rsidRPr="00A806DD">
          <w:rPr>
            <w:rStyle w:val="codeChar"/>
            <w:szCs w:val="20"/>
          </w:rPr>
          <w:delText>value</w:delText>
        </w:r>
        <w:r w:rsidRPr="00A806DD">
          <w:delText xml:space="preserve">.  In these cases, groups or modules without switches run if their </w:delText>
        </w:r>
        <w:r w:rsidRPr="00A806DD">
          <w:rPr>
            <w:rStyle w:val="codeChar"/>
            <w:szCs w:val="20"/>
          </w:rPr>
          <w:delText>run</w:delText>
        </w:r>
        <w:r w:rsidRPr="00A806DD">
          <w:delText xml:space="preserve"> property is set to </w:delText>
        </w:r>
        <w:r w:rsidRPr="00A806DD">
          <w:rPr>
            <w:rStyle w:val="codeChar"/>
            <w:szCs w:val="20"/>
          </w:rPr>
          <w:delText>true</w:delText>
        </w:r>
        <w:r w:rsidRPr="00A806DD">
          <w:delText xml:space="preserve"> while those with switches only run if</w:delText>
        </w:r>
        <w:r>
          <w:delText xml:space="preserve"> the switch is on (set to one).</w:delText>
        </w:r>
      </w:del>
    </w:p>
    <w:p w14:paraId="0166149D" w14:textId="77777777" w:rsidR="00CB07DD" w:rsidRPr="00A806DD" w:rsidRDefault="00CB07DD" w:rsidP="00CB07DD">
      <w:pPr>
        <w:rPr>
          <w:del w:id="190" w:author="Comparison" w:date="2024-08-20T10:20:00Z" w16du:dateUtc="2024-08-20T14:20:00Z"/>
        </w:rPr>
      </w:pPr>
      <w:del w:id="191" w:author="Comparison" w:date="2024-08-20T10:20:00Z" w16du:dateUtc="2024-08-20T14:20:00Z">
        <w:r w:rsidRPr="00A806DD">
          <w:delText xml:space="preserve">A group of mutually-exclusive switches (sometimes known as radio buttons or option buttons) is defined using the </w:delText>
        </w:r>
        <w:r w:rsidRPr="00A806DD">
          <w:rPr>
            <w:rStyle w:val="codeChar"/>
            <w:szCs w:val="20"/>
          </w:rPr>
          <w:delText>&lt;options&gt;</w:delText>
        </w:r>
        <w:r w:rsidRPr="00A806DD">
          <w:delText xml:space="preserve"> tag with one </w:delText>
        </w:r>
        <w:r w:rsidRPr="00A806DD">
          <w:rPr>
            <w:rStyle w:val="codeChar"/>
            <w:szCs w:val="20"/>
          </w:rPr>
          <w:delText>&lt;entity&gt;</w:delText>
        </w:r>
        <w:r w:rsidRPr="00A806DD">
          <w:delText xml:space="preserve"> tag for each entity in the option group.  Option groups </w:delText>
        </w:r>
        <w:r>
          <w:delText>MUST NOT</w:delText>
        </w:r>
        <w:r w:rsidRPr="00A806DD">
          <w:delText xml:space="preserve"> be automatically reset after an interval (i.e., the </w:delText>
        </w:r>
        <w:r w:rsidRPr="00A806DD">
          <w:rPr>
            <w:rStyle w:val="codeChar"/>
            <w:szCs w:val="20"/>
          </w:rPr>
          <w:delText>&lt;reset_to&gt;</w:delText>
        </w:r>
        <w:r w:rsidRPr="00A806DD">
          <w:delText xml:space="preserve"> tag is not allowed).  Option groups have these additional</w:delText>
        </w:r>
        <w:r>
          <w:delText xml:space="preserve"> REQUIRED</w:delText>
        </w:r>
        <w:r w:rsidRPr="00A806DD">
          <w:delText xml:space="preserve"> attributes:</w:delText>
        </w:r>
      </w:del>
    </w:p>
    <w:p w14:paraId="44318435" w14:textId="77777777" w:rsidR="00CB07DD" w:rsidRPr="00A806DD" w:rsidRDefault="00CB07DD" w:rsidP="00CB07DD">
      <w:pPr>
        <w:numPr>
          <w:ilvl w:val="0"/>
          <w:numId w:val="26"/>
        </w:numPr>
        <w:rPr>
          <w:del w:id="192" w:author="Comparison" w:date="2024-08-20T10:20:00Z" w16du:dateUtc="2024-08-20T14:20:00Z"/>
        </w:rPr>
      </w:pPr>
      <w:del w:id="193" w:author="Comparison" w:date="2024-08-20T10:20:00Z" w16du:dateUtc="2024-08-20T14:20:00Z">
        <w:r w:rsidRPr="00A806DD">
          <w:delText xml:space="preserve">Layout:  </w:delText>
        </w:r>
        <w:r w:rsidRPr="00A806DD">
          <w:rPr>
            <w:rStyle w:val="codeChar"/>
            <w:szCs w:val="20"/>
          </w:rPr>
          <w:delText>layout="…"</w:delText>
        </w:r>
        <w:r w:rsidRPr="00A806DD">
          <w:delText xml:space="preserve"> with vertical/horizontal/grid (default: </w:delText>
        </w:r>
        <w:r w:rsidRPr="00A806DD">
          <w:rPr>
            <w:rStyle w:val="codeChar"/>
            <w:szCs w:val="20"/>
          </w:rPr>
          <w:delText>vertical</w:delText>
        </w:r>
        <w:r w:rsidRPr="00A806DD">
          <w:delText>)</w:delText>
        </w:r>
      </w:del>
    </w:p>
    <w:p w14:paraId="3AA9AF6F" w14:textId="77777777" w:rsidR="00CB07DD" w:rsidRDefault="00CB07DD" w:rsidP="00CB07DD">
      <w:pPr>
        <w:numPr>
          <w:ilvl w:val="0"/>
          <w:numId w:val="26"/>
        </w:numPr>
        <w:rPr>
          <w:del w:id="194" w:author="Comparison" w:date="2024-08-20T10:20:00Z" w16du:dateUtc="2024-08-20T14:20:00Z"/>
        </w:rPr>
      </w:pPr>
      <w:del w:id="195" w:author="Comparison" w:date="2024-08-20T10:20:00Z" w16du:dateUtc="2024-08-20T14:20:00Z">
        <w:r w:rsidRPr="00A806DD">
          <w:delText xml:space="preserve">Spacing:  </w:delText>
        </w:r>
        <w:r w:rsidRPr="00A806DD">
          <w:rPr>
            <w:rStyle w:val="codeChar"/>
            <w:szCs w:val="20"/>
          </w:rPr>
          <w:delText>horizontal_spacing="…"</w:delText>
        </w:r>
        <w:r w:rsidRPr="00A806DD">
          <w:delText xml:space="preserve"> and </w:delText>
        </w:r>
        <w:r w:rsidRPr="00A806DD">
          <w:rPr>
            <w:rStyle w:val="codeChar"/>
            <w:szCs w:val="20"/>
          </w:rPr>
          <w:delText xml:space="preserve">vertical_spacing="…" </w:delText>
        </w:r>
        <w:r w:rsidRPr="00A806DD">
          <w:delText>with CSS spacing amount in pixels (px) by default (default: 2)</w:delText>
        </w:r>
      </w:del>
    </w:p>
    <w:p w14:paraId="1ABC13E3" w14:textId="77777777" w:rsidR="00CB07DD" w:rsidRPr="00A806DD" w:rsidRDefault="00CB07DD" w:rsidP="00CB07DD">
      <w:pPr>
        <w:rPr>
          <w:del w:id="196" w:author="Comparison" w:date="2024-08-20T10:20:00Z" w16du:dateUtc="2024-08-20T14:20:00Z"/>
        </w:rPr>
      </w:pPr>
      <w:del w:id="197" w:author="Comparison" w:date="2024-08-20T10:20:00Z" w16du:dateUtc="2024-08-20T14:20:00Z">
        <w:r w:rsidRPr="00A806DD">
          <w:delText>A sample options group that selects between three policy options stored in an array:</w:delText>
        </w:r>
      </w:del>
    </w:p>
    <w:p w14:paraId="3C53A7C8" w14:textId="77777777" w:rsidR="00CB07DD" w:rsidRPr="0087710E" w:rsidRDefault="00CB07DD" w:rsidP="00CB07DD">
      <w:pPr>
        <w:pStyle w:val="MediumShading1-Accent11"/>
        <w:rPr>
          <w:del w:id="198" w:author="Comparison" w:date="2024-08-20T10:20:00Z" w16du:dateUtc="2024-08-20T14:20:00Z"/>
          <w:rFonts w:ascii="Courier New" w:hAnsi="Courier New" w:cs="Courier New"/>
        </w:rPr>
      </w:pPr>
      <w:del w:id="199" w:author="Comparison" w:date="2024-08-20T10:20:00Z" w16du:dateUtc="2024-08-20T14:20:00Z">
        <w:r w:rsidRPr="0087710E">
          <w:rPr>
            <w:rFonts w:ascii="Courier New" w:hAnsi="Courier New" w:cs="Courier New"/>
          </w:rPr>
          <w:delText>&lt;options x="827" y="146" width="43" height="25"&gt;</w:delText>
        </w:r>
      </w:del>
    </w:p>
    <w:p w14:paraId="705885F6" w14:textId="77777777" w:rsidR="00CB07DD" w:rsidRPr="0087710E" w:rsidRDefault="00CB07DD" w:rsidP="00CB07DD">
      <w:pPr>
        <w:pStyle w:val="MediumShading1-Accent11"/>
        <w:rPr>
          <w:del w:id="200" w:author="Comparison" w:date="2024-08-20T10:20:00Z" w16du:dateUtc="2024-08-20T14:20:00Z"/>
          <w:rFonts w:ascii="Courier New" w:hAnsi="Courier New" w:cs="Courier New"/>
        </w:rPr>
      </w:pPr>
      <w:del w:id="201" w:author="Comparison" w:date="2024-08-20T10:20:00Z" w16du:dateUtc="2024-08-20T14:20:00Z">
        <w:r w:rsidRPr="0087710E">
          <w:rPr>
            <w:rFonts w:ascii="Courier New" w:hAnsi="Courier New" w:cs="Courier New"/>
          </w:rPr>
          <w:tab/>
          <w:delText>&lt;entity name="policy" index="1"&gt;</w:delText>
        </w:r>
      </w:del>
    </w:p>
    <w:p w14:paraId="0F181433" w14:textId="77777777" w:rsidR="00CB07DD" w:rsidRPr="0087710E" w:rsidRDefault="00CB07DD" w:rsidP="00CB07DD">
      <w:pPr>
        <w:pStyle w:val="MediumShading1-Accent11"/>
        <w:rPr>
          <w:del w:id="202" w:author="Comparison" w:date="2024-08-20T10:20:00Z" w16du:dateUtc="2024-08-20T14:20:00Z"/>
          <w:rFonts w:ascii="Courier New" w:hAnsi="Courier New" w:cs="Courier New"/>
        </w:rPr>
      </w:pPr>
      <w:del w:id="203" w:author="Comparison" w:date="2024-08-20T10:20:00Z" w16du:dateUtc="2024-08-20T14:20:00Z">
        <w:r w:rsidRPr="0087710E">
          <w:rPr>
            <w:rFonts w:ascii="Courier New" w:hAnsi="Courier New" w:cs="Courier New"/>
          </w:rPr>
          <w:tab/>
        </w:r>
        <w:r w:rsidRPr="0087710E">
          <w:rPr>
            <w:rFonts w:ascii="Courier New" w:hAnsi="Courier New" w:cs="Courier New"/>
          </w:rPr>
          <w:tab/>
          <w:delText>&lt;value&gt;1&lt;/value&gt;</w:delText>
        </w:r>
      </w:del>
    </w:p>
    <w:p w14:paraId="29CB964F" w14:textId="77777777" w:rsidR="00CB07DD" w:rsidRPr="0087710E" w:rsidRDefault="00CB07DD" w:rsidP="00CB07DD">
      <w:pPr>
        <w:pStyle w:val="MediumShading1-Accent11"/>
        <w:rPr>
          <w:del w:id="204" w:author="Comparison" w:date="2024-08-20T10:20:00Z" w16du:dateUtc="2024-08-20T14:20:00Z"/>
          <w:rFonts w:ascii="Courier New" w:hAnsi="Courier New" w:cs="Courier New"/>
        </w:rPr>
      </w:pPr>
      <w:del w:id="205" w:author="Comparison" w:date="2024-08-20T10:20:00Z" w16du:dateUtc="2024-08-20T14:20:00Z">
        <w:r w:rsidRPr="0087710E">
          <w:rPr>
            <w:rFonts w:ascii="Courier New" w:hAnsi="Courier New" w:cs="Courier New"/>
          </w:rPr>
          <w:tab/>
          <w:delText>&lt;/entity&gt;</w:delText>
        </w:r>
      </w:del>
    </w:p>
    <w:p w14:paraId="02522DDE" w14:textId="77777777" w:rsidR="00CB07DD" w:rsidRPr="0087710E" w:rsidRDefault="00CB07DD" w:rsidP="00CB07DD">
      <w:pPr>
        <w:pStyle w:val="MediumShading1-Accent11"/>
        <w:rPr>
          <w:del w:id="206" w:author="Comparison" w:date="2024-08-20T10:20:00Z" w16du:dateUtc="2024-08-20T14:20:00Z"/>
          <w:rFonts w:ascii="Courier New" w:hAnsi="Courier New" w:cs="Courier New"/>
        </w:rPr>
      </w:pPr>
      <w:del w:id="207" w:author="Comparison" w:date="2024-08-20T10:20:00Z" w16du:dateUtc="2024-08-20T14:20:00Z">
        <w:r w:rsidRPr="0087710E">
          <w:rPr>
            <w:rFonts w:ascii="Courier New" w:hAnsi="Courier New" w:cs="Courier New"/>
          </w:rPr>
          <w:tab/>
          <w:delText>&lt;entity name="policy" index="2"&gt;</w:delText>
        </w:r>
      </w:del>
    </w:p>
    <w:p w14:paraId="25B656F8" w14:textId="77777777" w:rsidR="00CB07DD" w:rsidRPr="0087710E" w:rsidRDefault="00CB07DD" w:rsidP="00CB07DD">
      <w:pPr>
        <w:pStyle w:val="MediumShading1-Accent11"/>
        <w:rPr>
          <w:del w:id="208" w:author="Comparison" w:date="2024-08-20T10:20:00Z" w16du:dateUtc="2024-08-20T14:20:00Z"/>
          <w:rFonts w:ascii="Courier New" w:hAnsi="Courier New" w:cs="Courier New"/>
        </w:rPr>
      </w:pPr>
      <w:del w:id="209" w:author="Comparison" w:date="2024-08-20T10:20:00Z" w16du:dateUtc="2024-08-20T14:20:00Z">
        <w:r w:rsidRPr="0087710E">
          <w:rPr>
            <w:rFonts w:ascii="Courier New" w:hAnsi="Courier New" w:cs="Courier New"/>
          </w:rPr>
          <w:tab/>
        </w:r>
        <w:r w:rsidRPr="0087710E">
          <w:rPr>
            <w:rFonts w:ascii="Courier New" w:hAnsi="Courier New" w:cs="Courier New"/>
          </w:rPr>
          <w:tab/>
          <w:delText>&lt;value&gt;0&lt;/value&gt;</w:delText>
        </w:r>
      </w:del>
    </w:p>
    <w:p w14:paraId="5F334036" w14:textId="77777777" w:rsidR="00CB07DD" w:rsidRPr="0087710E" w:rsidRDefault="00CB07DD" w:rsidP="00CB07DD">
      <w:pPr>
        <w:pStyle w:val="MediumShading1-Accent11"/>
        <w:rPr>
          <w:del w:id="210" w:author="Comparison" w:date="2024-08-20T10:20:00Z" w16du:dateUtc="2024-08-20T14:20:00Z"/>
          <w:rFonts w:ascii="Courier New" w:hAnsi="Courier New" w:cs="Courier New"/>
        </w:rPr>
      </w:pPr>
      <w:del w:id="211" w:author="Comparison" w:date="2024-08-20T10:20:00Z" w16du:dateUtc="2024-08-20T14:20:00Z">
        <w:r w:rsidRPr="0087710E">
          <w:rPr>
            <w:rFonts w:ascii="Courier New" w:hAnsi="Courier New" w:cs="Courier New"/>
          </w:rPr>
          <w:tab/>
          <w:delText>&lt;/entity&gt;</w:delText>
        </w:r>
      </w:del>
    </w:p>
    <w:p w14:paraId="4C333979" w14:textId="77777777" w:rsidR="00CB07DD" w:rsidRPr="0087710E" w:rsidRDefault="00CB07DD" w:rsidP="00CB07DD">
      <w:pPr>
        <w:pStyle w:val="MediumShading1-Accent11"/>
        <w:rPr>
          <w:del w:id="212" w:author="Comparison" w:date="2024-08-20T10:20:00Z" w16du:dateUtc="2024-08-20T14:20:00Z"/>
          <w:rFonts w:ascii="Courier New" w:hAnsi="Courier New" w:cs="Courier New"/>
        </w:rPr>
      </w:pPr>
      <w:del w:id="213" w:author="Comparison" w:date="2024-08-20T10:20:00Z" w16du:dateUtc="2024-08-20T14:20:00Z">
        <w:r w:rsidRPr="0087710E">
          <w:rPr>
            <w:rFonts w:ascii="Courier New" w:hAnsi="Courier New" w:cs="Courier New"/>
          </w:rPr>
          <w:tab/>
          <w:delText>&lt;entity name="policy" index="3"&gt;</w:delText>
        </w:r>
      </w:del>
    </w:p>
    <w:p w14:paraId="6430B956" w14:textId="77777777" w:rsidR="00CB07DD" w:rsidRPr="0087710E" w:rsidRDefault="00CB07DD" w:rsidP="00CB07DD">
      <w:pPr>
        <w:pStyle w:val="MediumShading1-Accent11"/>
        <w:rPr>
          <w:del w:id="214" w:author="Comparison" w:date="2024-08-20T10:20:00Z" w16du:dateUtc="2024-08-20T14:20:00Z"/>
          <w:rFonts w:ascii="Courier New" w:hAnsi="Courier New" w:cs="Courier New"/>
        </w:rPr>
      </w:pPr>
      <w:del w:id="215" w:author="Comparison" w:date="2024-08-20T10:20:00Z" w16du:dateUtc="2024-08-20T14:20:00Z">
        <w:r w:rsidRPr="0087710E">
          <w:rPr>
            <w:rFonts w:ascii="Courier New" w:hAnsi="Courier New" w:cs="Courier New"/>
          </w:rPr>
          <w:tab/>
        </w:r>
        <w:r w:rsidRPr="0087710E">
          <w:rPr>
            <w:rFonts w:ascii="Courier New" w:hAnsi="Courier New" w:cs="Courier New"/>
          </w:rPr>
          <w:tab/>
          <w:delText>&lt;value&gt;0&lt;/value&gt;</w:delText>
        </w:r>
      </w:del>
    </w:p>
    <w:p w14:paraId="3C43050A" w14:textId="77777777" w:rsidR="00CB07DD" w:rsidRPr="0087710E" w:rsidRDefault="00CB07DD" w:rsidP="00CB07DD">
      <w:pPr>
        <w:pStyle w:val="MediumShading1-Accent11"/>
        <w:rPr>
          <w:del w:id="216" w:author="Comparison" w:date="2024-08-20T10:20:00Z" w16du:dateUtc="2024-08-20T14:20:00Z"/>
          <w:rFonts w:ascii="Courier New" w:hAnsi="Courier New" w:cs="Courier New"/>
        </w:rPr>
      </w:pPr>
      <w:del w:id="217" w:author="Comparison" w:date="2024-08-20T10:20:00Z" w16du:dateUtc="2024-08-20T14:20:00Z">
        <w:r w:rsidRPr="0087710E">
          <w:rPr>
            <w:rFonts w:ascii="Courier New" w:hAnsi="Courier New" w:cs="Courier New"/>
          </w:rPr>
          <w:tab/>
          <w:delText>&lt;/entity&gt;</w:delText>
        </w:r>
      </w:del>
    </w:p>
    <w:p w14:paraId="72252094" w14:textId="77777777" w:rsidR="00CB07DD" w:rsidRDefault="00CB07DD" w:rsidP="00CB07DD">
      <w:pPr>
        <w:pStyle w:val="MediumShading1-Accent11"/>
        <w:rPr>
          <w:del w:id="218" w:author="Comparison" w:date="2024-08-20T10:20:00Z" w16du:dateUtc="2024-08-20T14:20:00Z"/>
          <w:rFonts w:ascii="Courier New" w:hAnsi="Courier New" w:cs="Courier New"/>
        </w:rPr>
      </w:pPr>
      <w:del w:id="219" w:author="Comparison" w:date="2024-08-20T10:20:00Z" w16du:dateUtc="2024-08-20T14:20:00Z">
        <w:r>
          <w:rPr>
            <w:rFonts w:ascii="Courier New" w:hAnsi="Courier New" w:cs="Courier New"/>
          </w:rPr>
          <w:delText>&lt;/options&gt;</w:delText>
        </w:r>
      </w:del>
    </w:p>
    <w:p w14:paraId="155FC6B4" w14:textId="77777777" w:rsidR="00CB07DD" w:rsidRDefault="00CB07DD" w:rsidP="00CB07DD">
      <w:pPr>
        <w:pStyle w:val="Heading3"/>
        <w:numPr>
          <w:ilvl w:val="2"/>
          <w:numId w:val="3"/>
        </w:numPr>
        <w:rPr>
          <w:del w:id="220" w:author="Comparison" w:date="2024-08-20T10:20:00Z" w16du:dateUtc="2024-08-20T14:20:00Z"/>
        </w:rPr>
      </w:pPr>
      <w:bookmarkStart w:id="221" w:name="_Toc426543577"/>
      <w:del w:id="222" w:author="Comparison" w:date="2024-08-20T10:20:00Z" w16du:dateUtc="2024-08-20T14:20:00Z">
        <w:r>
          <w:delText>Numeric Inputs and List Input Devices</w:delText>
        </w:r>
        <w:bookmarkEnd w:id="221"/>
      </w:del>
    </w:p>
    <w:p w14:paraId="1656A177" w14:textId="77777777" w:rsidR="00CB07DD" w:rsidRDefault="00CB07DD" w:rsidP="00CB07DD">
      <w:pPr>
        <w:rPr>
          <w:del w:id="223" w:author="Comparison" w:date="2024-08-20T10:20:00Z" w16du:dateUtc="2024-08-20T14:20:00Z"/>
        </w:rPr>
      </w:pPr>
      <w:del w:id="224" w:author="Comparison" w:date="2024-08-20T10:20:00Z" w16du:dateUtc="2024-08-20T14:20:00Z">
        <w:r w:rsidRPr="00A806DD">
          <w:delText xml:space="preserve">Numeric inputs allow values to be entered numerically (versus, for example, using a slider).  </w:delText>
        </w:r>
        <w:r>
          <w:delText xml:space="preserve">Support for these tags is OPTIONAL. </w:delText>
        </w:r>
        <w:r w:rsidRPr="00A806DD">
          <w:delText xml:space="preserve">Numeric inputs are defined using the </w:delText>
        </w:r>
        <w:r w:rsidRPr="00A806DD">
          <w:rPr>
            <w:rStyle w:val="codeChar"/>
            <w:szCs w:val="20"/>
          </w:rPr>
          <w:delText>&lt;numeric_input&gt;</w:delText>
        </w:r>
        <w:r w:rsidRPr="00A806DD">
          <w:delText xml:space="preserve"> tag, which shares all of the same attributes and properties as the slider (except </w:delText>
        </w:r>
        <w:r w:rsidRPr="00A806DD">
          <w:rPr>
            <w:rStyle w:val="codeChar"/>
            <w:szCs w:val="20"/>
          </w:rPr>
          <w:delText>show_number</w:delText>
        </w:r>
        <w:r w:rsidRPr="00A806DD">
          <w:delText xml:space="preserve">, which is obviously always true for a numeric input, and </w:delText>
        </w:r>
        <w:r w:rsidRPr="00A806DD">
          <w:rPr>
            <w:rStyle w:val="codeChar"/>
            <w:szCs w:val="20"/>
          </w:rPr>
          <w:delText>show_min_max</w:delText>
        </w:r>
        <w:r w:rsidRPr="00A806DD">
          <w:delText>, which has no relevance).</w:delText>
        </w:r>
        <w:r>
          <w:delText xml:space="preserve"> </w:delText>
        </w:r>
        <w:r>
          <w:rPr>
            <w:rFonts w:cs="Arial"/>
          </w:rPr>
          <w:delText>An example tag is shown below:</w:delText>
        </w:r>
      </w:del>
    </w:p>
    <w:p w14:paraId="147CFCF1" w14:textId="77777777" w:rsidR="00CB07DD" w:rsidRPr="0087710E" w:rsidRDefault="00CB07DD" w:rsidP="00CB07DD">
      <w:pPr>
        <w:pStyle w:val="MediumShading1-Accent11"/>
        <w:rPr>
          <w:del w:id="225" w:author="Comparison" w:date="2024-08-20T10:20:00Z" w16du:dateUtc="2024-08-20T14:20:00Z"/>
          <w:rFonts w:ascii="Courier New" w:hAnsi="Courier New" w:cs="Courier New"/>
        </w:rPr>
      </w:pPr>
      <w:del w:id="226" w:author="Comparison" w:date="2024-08-20T10:20:00Z" w16du:dateUtc="2024-08-20T14:20:00Z">
        <w:r w:rsidRPr="0087710E">
          <w:rPr>
            <w:rFonts w:ascii="Courier New" w:hAnsi="Courier New" w:cs="Courier New"/>
          </w:rPr>
          <w:delText>&lt;numeric_input min="5" max="10" precision="0.01"</w:delText>
        </w:r>
        <w:r>
          <w:rPr>
            <w:rFonts w:ascii="Courier New" w:hAnsi="Courier New" w:cs="Courier New"/>
          </w:rPr>
          <w:delText xml:space="preserve"> background=”white” z_index=”1” font_family=”Arial” font_size=”9pt” font_weight=”bold” font_style=”italic” text_decoration=”underline” text_align=”center” vertical_text_align=”center” text_padding=”2px” font_color=”blue” text_border_color=”black” text_border_width=”1px” text_border_style=”solid”</w:delText>
        </w:r>
        <w:r w:rsidRPr="0087710E">
          <w:rPr>
            <w:rFonts w:ascii="Courier New" w:hAnsi="Courier New" w:cs="Courier New"/>
          </w:rPr>
          <w:delText>&gt;</w:delText>
        </w:r>
      </w:del>
    </w:p>
    <w:p w14:paraId="1A00718F" w14:textId="77777777" w:rsidR="00CB07DD" w:rsidRPr="0087710E" w:rsidRDefault="00CB07DD" w:rsidP="00CB07DD">
      <w:pPr>
        <w:pStyle w:val="MediumShading1-Accent11"/>
        <w:ind w:firstLine="720"/>
        <w:rPr>
          <w:del w:id="227" w:author="Comparison" w:date="2024-08-20T10:20:00Z" w16du:dateUtc="2024-08-20T14:20:00Z"/>
          <w:rFonts w:ascii="Courier New" w:hAnsi="Courier New" w:cs="Courier New"/>
        </w:rPr>
      </w:pPr>
      <w:del w:id="228" w:author="Comparison" w:date="2024-08-20T10:20:00Z" w16du:dateUtc="2024-08-20T14:20:00Z">
        <w:r w:rsidRPr="0087710E">
          <w:rPr>
            <w:rFonts w:ascii="Courier New" w:hAnsi="Courier New" w:cs="Courier New"/>
          </w:rPr>
          <w:delText>&lt;entity name="price"&gt;</w:delText>
        </w:r>
      </w:del>
    </w:p>
    <w:p w14:paraId="1E1143C8" w14:textId="77777777" w:rsidR="00CB07DD" w:rsidRPr="0087710E" w:rsidRDefault="00CB07DD" w:rsidP="00CB07DD">
      <w:pPr>
        <w:pStyle w:val="MediumShading1-Accent11"/>
        <w:rPr>
          <w:del w:id="229" w:author="Comparison" w:date="2024-08-20T10:20:00Z" w16du:dateUtc="2024-08-20T14:20:00Z"/>
          <w:rFonts w:ascii="Courier New" w:hAnsi="Courier New" w:cs="Courier New"/>
        </w:rPr>
      </w:pPr>
      <w:del w:id="230" w:author="Comparison" w:date="2024-08-20T10:20:00Z" w16du:dateUtc="2024-08-20T14:20:00Z">
        <w:r w:rsidRPr="0087710E">
          <w:rPr>
            <w:rFonts w:ascii="Courier New" w:hAnsi="Courier New" w:cs="Courier New"/>
          </w:rPr>
          <w:tab/>
        </w:r>
        <w:r>
          <w:rPr>
            <w:rFonts w:ascii="Courier New" w:hAnsi="Courier New" w:cs="Courier New"/>
          </w:rPr>
          <w:tab/>
        </w:r>
        <w:r w:rsidRPr="0087710E">
          <w:rPr>
            <w:rFonts w:ascii="Courier New" w:hAnsi="Courier New" w:cs="Courier New"/>
          </w:rPr>
          <w:delText>&lt;value&gt;7&lt;/value&gt;</w:delText>
        </w:r>
      </w:del>
    </w:p>
    <w:p w14:paraId="1762186A" w14:textId="77777777" w:rsidR="00CB07DD" w:rsidRPr="0087710E" w:rsidRDefault="00CB07DD" w:rsidP="00CB07DD">
      <w:pPr>
        <w:pStyle w:val="MediumShading1-Accent11"/>
        <w:rPr>
          <w:del w:id="231" w:author="Comparison" w:date="2024-08-20T10:20:00Z" w16du:dateUtc="2024-08-20T14:20:00Z"/>
          <w:rFonts w:ascii="Courier New" w:hAnsi="Courier New" w:cs="Courier New"/>
        </w:rPr>
      </w:pPr>
      <w:del w:id="232" w:author="Comparison" w:date="2024-08-20T10:20:00Z" w16du:dateUtc="2024-08-20T14:20:00Z">
        <w:r>
          <w:rPr>
            <w:rFonts w:ascii="Courier New" w:hAnsi="Courier New" w:cs="Courier New"/>
          </w:rPr>
          <w:tab/>
        </w:r>
        <w:r w:rsidRPr="0087710E">
          <w:rPr>
            <w:rFonts w:ascii="Courier New" w:hAnsi="Courier New" w:cs="Courier New"/>
          </w:rPr>
          <w:delText>&lt;/entity&gt;</w:delText>
        </w:r>
      </w:del>
    </w:p>
    <w:p w14:paraId="294F5C4C" w14:textId="77777777" w:rsidR="00CB07DD" w:rsidRPr="00E955E9" w:rsidRDefault="00CB07DD" w:rsidP="00CB07DD">
      <w:pPr>
        <w:pStyle w:val="MediumShading1-Accent11"/>
        <w:rPr>
          <w:del w:id="233" w:author="Comparison" w:date="2024-08-20T10:20:00Z" w16du:dateUtc="2024-08-20T14:20:00Z"/>
          <w:rFonts w:ascii="Courier New" w:hAnsi="Courier New" w:cs="Courier New"/>
        </w:rPr>
      </w:pPr>
      <w:del w:id="234" w:author="Comparison" w:date="2024-08-20T10:20:00Z" w16du:dateUtc="2024-08-20T14:20:00Z">
        <w:r>
          <w:rPr>
            <w:rFonts w:ascii="Courier New" w:hAnsi="Courier New" w:cs="Courier New"/>
          </w:rPr>
          <w:delText>&lt;/numeric_input&gt;</w:delText>
        </w:r>
      </w:del>
    </w:p>
    <w:p w14:paraId="64949584" w14:textId="77777777" w:rsidR="00CB07DD" w:rsidRPr="00A806DD" w:rsidRDefault="00CB07DD" w:rsidP="00CB07DD">
      <w:pPr>
        <w:jc w:val="both"/>
        <w:rPr>
          <w:del w:id="235" w:author="Comparison" w:date="2024-08-20T10:20:00Z" w16du:dateUtc="2024-08-20T14:20:00Z"/>
        </w:rPr>
      </w:pPr>
      <w:del w:id="236" w:author="Comparison" w:date="2024-08-20T10:20:00Z" w16du:dateUtc="2024-08-20T14:20:00Z">
        <w:r>
          <w:delText>Descriptions of all other display attributes of a numeric input can be found in Section 6.1.</w:delText>
        </w:r>
      </w:del>
    </w:p>
    <w:p w14:paraId="3338D4DA" w14:textId="77777777" w:rsidR="00CB07DD" w:rsidRPr="00A806DD" w:rsidRDefault="00CB07DD" w:rsidP="00CB07DD">
      <w:pPr>
        <w:rPr>
          <w:del w:id="237" w:author="Comparison" w:date="2024-08-20T10:20:00Z" w16du:dateUtc="2024-08-20T14:20:00Z"/>
        </w:rPr>
      </w:pPr>
      <w:del w:id="238" w:author="Comparison" w:date="2024-08-20T10:20:00Z" w16du:dateUtc="2024-08-20T14:20:00Z">
        <w:r w:rsidRPr="00A806DD">
          <w:delText xml:space="preserve">List inputs provide a way to enter tabular data for a related group of variables.  They are </w:delText>
        </w:r>
        <w:r>
          <w:delText>RECOMMENDED to be</w:delText>
        </w:r>
        <w:r w:rsidRPr="00A806DD">
          <w:delText xml:space="preserve"> arranged in pages within a stacked container.  A list input is defined using the </w:delText>
        </w:r>
        <w:r w:rsidRPr="00A806DD">
          <w:rPr>
            <w:rStyle w:val="codeChar"/>
            <w:szCs w:val="20"/>
          </w:rPr>
          <w:delText>&lt;list_input&gt;</w:delText>
        </w:r>
        <w:r w:rsidRPr="00A806DD">
          <w:delText xml:space="preserve"> tag, which can use any of the display properties with their defaults and adds two new </w:delText>
        </w:r>
        <w:r>
          <w:delText xml:space="preserve">REQUIRED </w:delText>
        </w:r>
        <w:r w:rsidRPr="00A806DD">
          <w:delText>attributes:</w:delText>
        </w:r>
      </w:del>
    </w:p>
    <w:p w14:paraId="264A7841" w14:textId="77777777" w:rsidR="00CB07DD" w:rsidRPr="00A806DD" w:rsidRDefault="00CB07DD" w:rsidP="00CB07DD">
      <w:pPr>
        <w:numPr>
          <w:ilvl w:val="0"/>
          <w:numId w:val="27"/>
        </w:numPr>
        <w:rPr>
          <w:del w:id="239" w:author="Comparison" w:date="2024-08-20T10:20:00Z" w16du:dateUtc="2024-08-20T14:20:00Z"/>
        </w:rPr>
      </w:pPr>
      <w:del w:id="240" w:author="Comparison" w:date="2024-08-20T10:20:00Z" w16du:dateUtc="2024-08-20T14:20:00Z">
        <w:r w:rsidRPr="00A806DD">
          <w:delText>Name of the input page</w:delText>
        </w:r>
        <w:r>
          <w:delText xml:space="preserve"> REQUIRED</w:delText>
        </w:r>
        <w:r w:rsidRPr="00A806DD">
          <w:delText xml:space="preserve">:  </w:delText>
        </w:r>
        <w:r w:rsidRPr="00A806DD">
          <w:rPr>
            <w:rStyle w:val="codeChar"/>
            <w:szCs w:val="20"/>
          </w:rPr>
          <w:delText>name="…"</w:delText>
        </w:r>
        <w:r w:rsidRPr="00A806DD">
          <w:delText xml:space="preserve"> with page name (default: none)</w:delText>
        </w:r>
      </w:del>
    </w:p>
    <w:p w14:paraId="11F40CEA" w14:textId="77777777" w:rsidR="00CB07DD" w:rsidRDefault="00CB07DD" w:rsidP="00CB07DD">
      <w:pPr>
        <w:numPr>
          <w:ilvl w:val="0"/>
          <w:numId w:val="27"/>
        </w:numPr>
        <w:rPr>
          <w:del w:id="241" w:author="Comparison" w:date="2024-08-20T10:20:00Z" w16du:dateUtc="2024-08-20T14:20:00Z"/>
        </w:rPr>
      </w:pPr>
      <w:del w:id="242" w:author="Comparison" w:date="2024-08-20T10:20:00Z" w16du:dateUtc="2024-08-20T14:20:00Z">
        <w:r w:rsidRPr="00A806DD">
          <w:delText>Numeric column width</w:delText>
        </w:r>
        <w:r>
          <w:delText xml:space="preserve"> REQUIRED</w:delText>
        </w:r>
        <w:r w:rsidRPr="00A806DD">
          <w:delText xml:space="preserve">:  </w:delText>
        </w:r>
        <w:r w:rsidRPr="00A806DD">
          <w:rPr>
            <w:rStyle w:val="codeChar"/>
            <w:szCs w:val="20"/>
          </w:rPr>
          <w:delText>column_width="…"</w:delText>
        </w:r>
        <w:r>
          <w:delText xml:space="preserve"> with width in model coordinates</w:delText>
        </w:r>
        <w:r w:rsidRPr="00A806DD">
          <w:delText>; the name column width is the remaining width of the list input (default: half the width of the list input)</w:delText>
        </w:r>
      </w:del>
    </w:p>
    <w:p w14:paraId="5AA0226E" w14:textId="77777777" w:rsidR="00CB07DD" w:rsidRPr="00A806DD" w:rsidRDefault="00CB07DD" w:rsidP="00CB07DD">
      <w:pPr>
        <w:rPr>
          <w:del w:id="243" w:author="Comparison" w:date="2024-08-20T10:20:00Z" w16du:dateUtc="2024-08-20T14:20:00Z"/>
        </w:rPr>
      </w:pPr>
      <w:del w:id="244" w:author="Comparison" w:date="2024-08-20T10:20:00Z" w16du:dateUtc="2024-08-20T14:20:00Z">
        <w:r w:rsidRPr="00A806DD">
          <w:delText xml:space="preserve">The entries within the list input are defined using the </w:delText>
        </w:r>
        <w:r w:rsidRPr="00A806DD">
          <w:rPr>
            <w:rStyle w:val="codeChar"/>
            <w:szCs w:val="20"/>
          </w:rPr>
          <w:delText>&lt;numeric_input&gt;</w:delText>
        </w:r>
        <w:r w:rsidRPr="00A806DD">
          <w:delText xml:space="preserve"> tag.  The following sample list input accepts values for prices of three different products:</w:delText>
        </w:r>
      </w:del>
    </w:p>
    <w:p w14:paraId="4C55C35B" w14:textId="77777777" w:rsidR="00CB07DD" w:rsidRPr="0087710E" w:rsidRDefault="00CB07DD" w:rsidP="00CB07DD">
      <w:pPr>
        <w:pStyle w:val="MediumShading1-Accent11"/>
        <w:rPr>
          <w:del w:id="245" w:author="Comparison" w:date="2024-08-20T10:20:00Z" w16du:dateUtc="2024-08-20T14:20:00Z"/>
          <w:rFonts w:ascii="Courier New" w:hAnsi="Courier New" w:cs="Courier New"/>
        </w:rPr>
      </w:pPr>
      <w:del w:id="246" w:author="Comparison" w:date="2024-08-20T10:20:00Z" w16du:dateUtc="2024-08-20T14:20:00Z">
        <w:r w:rsidRPr="0087710E">
          <w:rPr>
            <w:rFonts w:ascii="Courier New" w:hAnsi="Courier New" w:cs="Courier New"/>
          </w:rPr>
          <w:delText>&lt;list_input x="446" y="161" width="230" height="97"&gt;</w:delText>
        </w:r>
      </w:del>
    </w:p>
    <w:p w14:paraId="11345B65" w14:textId="77777777" w:rsidR="00CB07DD" w:rsidRPr="0087710E" w:rsidRDefault="00CB07DD" w:rsidP="00CB07DD">
      <w:pPr>
        <w:pStyle w:val="MediumShading1-Accent11"/>
        <w:rPr>
          <w:del w:id="247" w:author="Comparison" w:date="2024-08-20T10:20:00Z" w16du:dateUtc="2024-08-20T14:20:00Z"/>
          <w:rFonts w:ascii="Courier New" w:hAnsi="Courier New" w:cs="Courier New"/>
        </w:rPr>
      </w:pPr>
      <w:del w:id="248" w:author="Comparison" w:date="2024-08-20T10:20:00Z" w16du:dateUtc="2024-08-20T14:20:00Z">
        <w:r w:rsidRPr="0087710E">
          <w:rPr>
            <w:rFonts w:ascii="Courier New" w:hAnsi="Courier New" w:cs="Courier New"/>
          </w:rPr>
          <w:tab/>
          <w:delText>&lt;numeric_input min="5" max="10" precision="0.01"&gt;</w:delText>
        </w:r>
      </w:del>
    </w:p>
    <w:p w14:paraId="20A2E34C" w14:textId="77777777" w:rsidR="00CB07DD" w:rsidRPr="0087710E" w:rsidRDefault="00CB07DD" w:rsidP="00CB07DD">
      <w:pPr>
        <w:pStyle w:val="MediumShading1-Accent11"/>
        <w:rPr>
          <w:del w:id="249" w:author="Comparison" w:date="2024-08-20T10:20:00Z" w16du:dateUtc="2024-08-20T14:20:00Z"/>
          <w:rFonts w:ascii="Courier New" w:hAnsi="Courier New" w:cs="Courier New"/>
        </w:rPr>
      </w:pPr>
      <w:del w:id="250" w:author="Comparison" w:date="2024-08-20T10:20:00Z" w16du:dateUtc="2024-08-20T14:20:00Z">
        <w:r w:rsidRPr="0087710E">
          <w:rPr>
            <w:rFonts w:ascii="Courier New" w:hAnsi="Courier New" w:cs="Courier New"/>
          </w:rPr>
          <w:tab/>
        </w:r>
        <w:r w:rsidRPr="0087710E">
          <w:rPr>
            <w:rFonts w:ascii="Courier New" w:hAnsi="Courier New" w:cs="Courier New"/>
          </w:rPr>
          <w:tab/>
          <w:delText>&lt;entity name="price" index="Shirt"&gt;</w:delText>
        </w:r>
      </w:del>
    </w:p>
    <w:p w14:paraId="23F69787" w14:textId="77777777" w:rsidR="00CB07DD" w:rsidRPr="0087710E" w:rsidRDefault="00CB07DD" w:rsidP="00CB07DD">
      <w:pPr>
        <w:pStyle w:val="MediumShading1-Accent11"/>
        <w:rPr>
          <w:del w:id="251" w:author="Comparison" w:date="2024-08-20T10:20:00Z" w16du:dateUtc="2024-08-20T14:20:00Z"/>
          <w:rFonts w:ascii="Courier New" w:hAnsi="Courier New" w:cs="Courier New"/>
        </w:rPr>
      </w:pPr>
      <w:del w:id="252" w:author="Comparison" w:date="2024-08-20T10:20:00Z" w16du:dateUtc="2024-08-20T14:20:00Z">
        <w:r w:rsidRPr="0087710E">
          <w:rPr>
            <w:rFonts w:ascii="Courier New" w:hAnsi="Courier New" w:cs="Courier New"/>
          </w:rPr>
          <w:tab/>
        </w:r>
        <w:r w:rsidRPr="0087710E">
          <w:rPr>
            <w:rFonts w:ascii="Courier New" w:hAnsi="Courier New" w:cs="Courier New"/>
          </w:rPr>
          <w:tab/>
        </w:r>
        <w:r w:rsidRPr="0087710E">
          <w:rPr>
            <w:rFonts w:ascii="Courier New" w:hAnsi="Courier New" w:cs="Courier New"/>
          </w:rPr>
          <w:tab/>
          <w:delText>&lt;value&gt;7&lt;/value&gt;</w:delText>
        </w:r>
      </w:del>
    </w:p>
    <w:p w14:paraId="461FE35E" w14:textId="77777777" w:rsidR="00CB07DD" w:rsidRPr="0087710E" w:rsidRDefault="00CB07DD" w:rsidP="00CB07DD">
      <w:pPr>
        <w:pStyle w:val="MediumShading1-Accent11"/>
        <w:rPr>
          <w:del w:id="253" w:author="Comparison" w:date="2024-08-20T10:20:00Z" w16du:dateUtc="2024-08-20T14:20:00Z"/>
          <w:rFonts w:ascii="Courier New" w:hAnsi="Courier New" w:cs="Courier New"/>
        </w:rPr>
      </w:pPr>
      <w:del w:id="254" w:author="Comparison" w:date="2024-08-20T10:20:00Z" w16du:dateUtc="2024-08-20T14:20:00Z">
        <w:r w:rsidRPr="0087710E">
          <w:rPr>
            <w:rFonts w:ascii="Courier New" w:hAnsi="Courier New" w:cs="Courier New"/>
          </w:rPr>
          <w:tab/>
        </w:r>
        <w:r w:rsidRPr="0087710E">
          <w:rPr>
            <w:rFonts w:ascii="Courier New" w:hAnsi="Courier New" w:cs="Courier New"/>
          </w:rPr>
          <w:tab/>
          <w:delText>&lt;/entity&gt;</w:delText>
        </w:r>
      </w:del>
    </w:p>
    <w:p w14:paraId="5062785F" w14:textId="77777777" w:rsidR="00CB07DD" w:rsidRPr="0087710E" w:rsidRDefault="00CB07DD" w:rsidP="00CB07DD">
      <w:pPr>
        <w:pStyle w:val="MediumShading1-Accent11"/>
        <w:rPr>
          <w:del w:id="255" w:author="Comparison" w:date="2024-08-20T10:20:00Z" w16du:dateUtc="2024-08-20T14:20:00Z"/>
          <w:rFonts w:ascii="Courier New" w:hAnsi="Courier New" w:cs="Courier New"/>
        </w:rPr>
      </w:pPr>
      <w:del w:id="256" w:author="Comparison" w:date="2024-08-20T10:20:00Z" w16du:dateUtc="2024-08-20T14:20:00Z">
        <w:r w:rsidRPr="0087710E">
          <w:rPr>
            <w:rFonts w:ascii="Courier New" w:hAnsi="Courier New" w:cs="Courier New"/>
          </w:rPr>
          <w:tab/>
          <w:delText>&lt;/numeric_input&gt;</w:delText>
        </w:r>
      </w:del>
    </w:p>
    <w:p w14:paraId="6CB0AB93" w14:textId="77777777" w:rsidR="00CB07DD" w:rsidRPr="0087710E" w:rsidRDefault="00CB07DD" w:rsidP="00CB07DD">
      <w:pPr>
        <w:pStyle w:val="MediumShading1-Accent11"/>
        <w:rPr>
          <w:del w:id="257" w:author="Comparison" w:date="2024-08-20T10:20:00Z" w16du:dateUtc="2024-08-20T14:20:00Z"/>
          <w:rFonts w:ascii="Courier New" w:hAnsi="Courier New" w:cs="Courier New"/>
        </w:rPr>
      </w:pPr>
      <w:del w:id="258" w:author="Comparison" w:date="2024-08-20T10:20:00Z" w16du:dateUtc="2024-08-20T14:20:00Z">
        <w:r w:rsidRPr="0087710E">
          <w:rPr>
            <w:rFonts w:ascii="Courier New" w:hAnsi="Courier New" w:cs="Courier New"/>
          </w:rPr>
          <w:tab/>
          <w:delText>&lt;numeric_input min="10" max="20" precision="0.01"&gt;</w:delText>
        </w:r>
      </w:del>
    </w:p>
    <w:p w14:paraId="50B32927" w14:textId="77777777" w:rsidR="00CB07DD" w:rsidRPr="0087710E" w:rsidRDefault="00CB07DD" w:rsidP="00CB07DD">
      <w:pPr>
        <w:pStyle w:val="MediumShading1-Accent11"/>
        <w:rPr>
          <w:del w:id="259" w:author="Comparison" w:date="2024-08-20T10:20:00Z" w16du:dateUtc="2024-08-20T14:20:00Z"/>
          <w:rFonts w:ascii="Courier New" w:hAnsi="Courier New" w:cs="Courier New"/>
        </w:rPr>
      </w:pPr>
      <w:del w:id="260" w:author="Comparison" w:date="2024-08-20T10:20:00Z" w16du:dateUtc="2024-08-20T14:20:00Z">
        <w:r w:rsidRPr="0087710E">
          <w:rPr>
            <w:rFonts w:ascii="Courier New" w:hAnsi="Courier New" w:cs="Courier New"/>
          </w:rPr>
          <w:tab/>
        </w:r>
        <w:r w:rsidRPr="0087710E">
          <w:rPr>
            <w:rFonts w:ascii="Courier New" w:hAnsi="Courier New" w:cs="Courier New"/>
          </w:rPr>
          <w:tab/>
          <w:delText>&lt;entity name="price" index="Pant"&gt;</w:delText>
        </w:r>
      </w:del>
    </w:p>
    <w:p w14:paraId="043E95AA" w14:textId="77777777" w:rsidR="00CB07DD" w:rsidRPr="0087710E" w:rsidRDefault="00CB07DD" w:rsidP="00CB07DD">
      <w:pPr>
        <w:pStyle w:val="MediumShading1-Accent11"/>
        <w:rPr>
          <w:del w:id="261" w:author="Comparison" w:date="2024-08-20T10:20:00Z" w16du:dateUtc="2024-08-20T14:20:00Z"/>
          <w:rFonts w:ascii="Courier New" w:hAnsi="Courier New" w:cs="Courier New"/>
        </w:rPr>
      </w:pPr>
      <w:del w:id="262" w:author="Comparison" w:date="2024-08-20T10:20:00Z" w16du:dateUtc="2024-08-20T14:20:00Z">
        <w:r w:rsidRPr="0087710E">
          <w:rPr>
            <w:rFonts w:ascii="Courier New" w:hAnsi="Courier New" w:cs="Courier New"/>
          </w:rPr>
          <w:tab/>
        </w:r>
        <w:r w:rsidRPr="0087710E">
          <w:rPr>
            <w:rFonts w:ascii="Courier New" w:hAnsi="Courier New" w:cs="Courier New"/>
          </w:rPr>
          <w:tab/>
        </w:r>
        <w:r w:rsidRPr="0087710E">
          <w:rPr>
            <w:rFonts w:ascii="Courier New" w:hAnsi="Courier New" w:cs="Courier New"/>
          </w:rPr>
          <w:tab/>
          <w:delText>&lt;value&gt;15&lt;/value&gt;</w:delText>
        </w:r>
      </w:del>
    </w:p>
    <w:p w14:paraId="70003BB9" w14:textId="77777777" w:rsidR="00CB07DD" w:rsidRPr="0087710E" w:rsidRDefault="00CB07DD" w:rsidP="00CB07DD">
      <w:pPr>
        <w:pStyle w:val="MediumShading1-Accent11"/>
        <w:rPr>
          <w:del w:id="263" w:author="Comparison" w:date="2024-08-20T10:20:00Z" w16du:dateUtc="2024-08-20T14:20:00Z"/>
          <w:rFonts w:ascii="Courier New" w:hAnsi="Courier New" w:cs="Courier New"/>
        </w:rPr>
      </w:pPr>
      <w:del w:id="264" w:author="Comparison" w:date="2024-08-20T10:20:00Z" w16du:dateUtc="2024-08-20T14:20:00Z">
        <w:r w:rsidRPr="0087710E">
          <w:rPr>
            <w:rFonts w:ascii="Courier New" w:hAnsi="Courier New" w:cs="Courier New"/>
          </w:rPr>
          <w:tab/>
        </w:r>
        <w:r w:rsidRPr="0087710E">
          <w:rPr>
            <w:rFonts w:ascii="Courier New" w:hAnsi="Courier New" w:cs="Courier New"/>
          </w:rPr>
          <w:tab/>
          <w:delText>&lt;/entity&gt;</w:delText>
        </w:r>
      </w:del>
    </w:p>
    <w:p w14:paraId="54002569" w14:textId="77777777" w:rsidR="00CB07DD" w:rsidRPr="0087710E" w:rsidRDefault="00CB07DD" w:rsidP="00CB07DD">
      <w:pPr>
        <w:pStyle w:val="MediumShading1-Accent11"/>
        <w:rPr>
          <w:del w:id="265" w:author="Comparison" w:date="2024-08-20T10:20:00Z" w16du:dateUtc="2024-08-20T14:20:00Z"/>
          <w:rFonts w:ascii="Courier New" w:hAnsi="Courier New" w:cs="Courier New"/>
        </w:rPr>
      </w:pPr>
      <w:del w:id="266" w:author="Comparison" w:date="2024-08-20T10:20:00Z" w16du:dateUtc="2024-08-20T14:20:00Z">
        <w:r w:rsidRPr="0087710E">
          <w:rPr>
            <w:rFonts w:ascii="Courier New" w:hAnsi="Courier New" w:cs="Courier New"/>
          </w:rPr>
          <w:tab/>
          <w:delText>&lt;/numeric_input&gt;</w:delText>
        </w:r>
      </w:del>
    </w:p>
    <w:p w14:paraId="24A81B11" w14:textId="77777777" w:rsidR="00CB07DD" w:rsidRPr="0087710E" w:rsidRDefault="00CB07DD" w:rsidP="00CB07DD">
      <w:pPr>
        <w:pStyle w:val="MediumShading1-Accent11"/>
        <w:rPr>
          <w:del w:id="267" w:author="Comparison" w:date="2024-08-20T10:20:00Z" w16du:dateUtc="2024-08-20T14:20:00Z"/>
          <w:rFonts w:ascii="Courier New" w:hAnsi="Courier New" w:cs="Courier New"/>
        </w:rPr>
      </w:pPr>
      <w:del w:id="268" w:author="Comparison" w:date="2024-08-20T10:20:00Z" w16du:dateUtc="2024-08-20T14:20:00Z">
        <w:r w:rsidRPr="0087710E">
          <w:rPr>
            <w:rFonts w:ascii="Courier New" w:hAnsi="Courier New" w:cs="Courier New"/>
          </w:rPr>
          <w:tab/>
          <w:delText>&lt;numeric_input min="20" max="60" precision="0.01"&gt;</w:delText>
        </w:r>
      </w:del>
    </w:p>
    <w:p w14:paraId="6023208F" w14:textId="77777777" w:rsidR="00CB07DD" w:rsidRPr="0087710E" w:rsidRDefault="00CB07DD" w:rsidP="00CB07DD">
      <w:pPr>
        <w:pStyle w:val="MediumShading1-Accent11"/>
        <w:rPr>
          <w:del w:id="269" w:author="Comparison" w:date="2024-08-20T10:20:00Z" w16du:dateUtc="2024-08-20T14:20:00Z"/>
          <w:rFonts w:ascii="Courier New" w:hAnsi="Courier New" w:cs="Courier New"/>
        </w:rPr>
      </w:pPr>
      <w:del w:id="270" w:author="Comparison" w:date="2024-08-20T10:20:00Z" w16du:dateUtc="2024-08-20T14:20:00Z">
        <w:r w:rsidRPr="0087710E">
          <w:rPr>
            <w:rFonts w:ascii="Courier New" w:hAnsi="Courier New" w:cs="Courier New"/>
          </w:rPr>
          <w:tab/>
        </w:r>
        <w:r w:rsidRPr="0087710E">
          <w:rPr>
            <w:rFonts w:ascii="Courier New" w:hAnsi="Courier New" w:cs="Courier New"/>
          </w:rPr>
          <w:tab/>
          <w:delText>&lt;entity name="price" index="Shoe"&gt;</w:delText>
        </w:r>
      </w:del>
    </w:p>
    <w:p w14:paraId="3EA4EF6E" w14:textId="77777777" w:rsidR="00CB07DD" w:rsidRPr="0087710E" w:rsidRDefault="00CB07DD" w:rsidP="00CB07DD">
      <w:pPr>
        <w:pStyle w:val="MediumShading1-Accent11"/>
        <w:rPr>
          <w:del w:id="271" w:author="Comparison" w:date="2024-08-20T10:20:00Z" w16du:dateUtc="2024-08-20T14:20:00Z"/>
          <w:rFonts w:ascii="Courier New" w:hAnsi="Courier New" w:cs="Courier New"/>
        </w:rPr>
      </w:pPr>
      <w:del w:id="272" w:author="Comparison" w:date="2024-08-20T10:20:00Z" w16du:dateUtc="2024-08-20T14:20:00Z">
        <w:r w:rsidRPr="0087710E">
          <w:rPr>
            <w:rFonts w:ascii="Courier New" w:hAnsi="Courier New" w:cs="Courier New"/>
          </w:rPr>
          <w:tab/>
        </w:r>
        <w:r w:rsidRPr="0087710E">
          <w:rPr>
            <w:rFonts w:ascii="Courier New" w:hAnsi="Courier New" w:cs="Courier New"/>
          </w:rPr>
          <w:tab/>
        </w:r>
        <w:r w:rsidRPr="0087710E">
          <w:rPr>
            <w:rFonts w:ascii="Courier New" w:hAnsi="Courier New" w:cs="Courier New"/>
          </w:rPr>
          <w:tab/>
          <w:delText>&lt;value&gt;40&lt;/value&gt;</w:delText>
        </w:r>
      </w:del>
    </w:p>
    <w:p w14:paraId="588234DD" w14:textId="77777777" w:rsidR="00CB07DD" w:rsidRPr="0087710E" w:rsidRDefault="00CB07DD" w:rsidP="00CB07DD">
      <w:pPr>
        <w:pStyle w:val="MediumShading1-Accent11"/>
        <w:rPr>
          <w:del w:id="273" w:author="Comparison" w:date="2024-08-20T10:20:00Z" w16du:dateUtc="2024-08-20T14:20:00Z"/>
          <w:rFonts w:ascii="Courier New" w:hAnsi="Courier New" w:cs="Courier New"/>
        </w:rPr>
      </w:pPr>
      <w:del w:id="274" w:author="Comparison" w:date="2024-08-20T10:20:00Z" w16du:dateUtc="2024-08-20T14:20:00Z">
        <w:r w:rsidRPr="0087710E">
          <w:rPr>
            <w:rFonts w:ascii="Courier New" w:hAnsi="Courier New" w:cs="Courier New"/>
          </w:rPr>
          <w:tab/>
        </w:r>
        <w:r w:rsidRPr="0087710E">
          <w:rPr>
            <w:rFonts w:ascii="Courier New" w:hAnsi="Courier New" w:cs="Courier New"/>
          </w:rPr>
          <w:tab/>
          <w:delText>&lt;/entity&gt;</w:delText>
        </w:r>
      </w:del>
    </w:p>
    <w:p w14:paraId="1632DD53" w14:textId="77777777" w:rsidR="00CB07DD" w:rsidRPr="0087710E" w:rsidRDefault="00CB07DD" w:rsidP="00CB07DD">
      <w:pPr>
        <w:pStyle w:val="MediumShading1-Accent11"/>
        <w:rPr>
          <w:del w:id="275" w:author="Comparison" w:date="2024-08-20T10:20:00Z" w16du:dateUtc="2024-08-20T14:20:00Z"/>
          <w:rFonts w:ascii="Courier New" w:hAnsi="Courier New" w:cs="Courier New"/>
        </w:rPr>
      </w:pPr>
      <w:del w:id="276" w:author="Comparison" w:date="2024-08-20T10:20:00Z" w16du:dateUtc="2024-08-20T14:20:00Z">
        <w:r w:rsidRPr="0087710E">
          <w:rPr>
            <w:rFonts w:ascii="Courier New" w:hAnsi="Courier New" w:cs="Courier New"/>
          </w:rPr>
          <w:tab/>
          <w:delText>&lt;/numeric_input&gt;</w:delText>
        </w:r>
      </w:del>
    </w:p>
    <w:p w14:paraId="3861873A" w14:textId="77777777" w:rsidR="00CB07DD" w:rsidRPr="00E955E9" w:rsidRDefault="00CB07DD" w:rsidP="00CB07DD">
      <w:pPr>
        <w:pStyle w:val="MediumShading1-Accent11"/>
        <w:rPr>
          <w:del w:id="277" w:author="Comparison" w:date="2024-08-20T10:20:00Z" w16du:dateUtc="2024-08-20T14:20:00Z"/>
          <w:rFonts w:ascii="Courier New" w:hAnsi="Courier New" w:cs="Courier New"/>
        </w:rPr>
      </w:pPr>
      <w:del w:id="278" w:author="Comparison" w:date="2024-08-20T10:20:00Z" w16du:dateUtc="2024-08-20T14:20:00Z">
        <w:r>
          <w:rPr>
            <w:rFonts w:ascii="Courier New" w:hAnsi="Courier New" w:cs="Courier New"/>
          </w:rPr>
          <w:delText>&lt;/list_input&gt;</w:delText>
        </w:r>
      </w:del>
    </w:p>
    <w:p w14:paraId="108DA041" w14:textId="77777777" w:rsidR="00CB07DD" w:rsidRDefault="00CB07DD" w:rsidP="00CB07DD">
      <w:pPr>
        <w:pStyle w:val="Heading3"/>
        <w:numPr>
          <w:ilvl w:val="2"/>
          <w:numId w:val="3"/>
        </w:numPr>
        <w:rPr>
          <w:del w:id="279" w:author="Comparison" w:date="2024-08-20T10:20:00Z" w16du:dateUtc="2024-08-20T14:20:00Z"/>
        </w:rPr>
      </w:pPr>
      <w:bookmarkStart w:id="280" w:name="_Toc426543578"/>
      <w:del w:id="281" w:author="Comparison" w:date="2024-08-20T10:20:00Z" w16du:dateUtc="2024-08-20T14:20:00Z">
        <w:r>
          <w:delText>Graphical Inputs</w:delText>
        </w:r>
        <w:bookmarkEnd w:id="280"/>
      </w:del>
    </w:p>
    <w:p w14:paraId="24498B79" w14:textId="77777777" w:rsidR="00CB07DD" w:rsidRDefault="00CB07DD" w:rsidP="00CB07DD">
      <w:pPr>
        <w:rPr>
          <w:del w:id="282" w:author="Comparison" w:date="2024-08-20T10:20:00Z" w16du:dateUtc="2024-08-20T14:20:00Z"/>
        </w:rPr>
      </w:pPr>
      <w:del w:id="283" w:author="Comparison" w:date="2024-08-20T10:20:00Z" w16du:dateUtc="2024-08-20T14:20:00Z">
        <w:r>
          <w:delText xml:space="preserve">Graphical inputs allow graphical functions to be changed from the interface.  Support for this tag is OPTIONAL. They are defined using the </w:delText>
        </w:r>
        <w:r w:rsidRPr="00852F40">
          <w:rPr>
            <w:rStyle w:val="codeChar"/>
          </w:rPr>
          <w:delText>&lt;graphical_input&gt;</w:delText>
        </w:r>
        <w:r>
          <w:delText xml:space="preserve"> tag  which shares all the display properties and their defaults.  The REQUIRED </w:delText>
        </w:r>
        <w:r w:rsidRPr="008E6578">
          <w:rPr>
            <w:rStyle w:val="codeChar"/>
          </w:rPr>
          <w:delText>&lt;entity&gt;</w:delText>
        </w:r>
        <w:r>
          <w:delText xml:space="preserve"> tag defines which graphical function entity is controlled.  If the graphical input contains a different graphical function than the controlled variable, i.e., the user has edited the graphical input but not restored it, the </w:delText>
        </w:r>
        <w:r w:rsidRPr="00EF1794">
          <w:rPr>
            <w:rStyle w:val="codeChar"/>
          </w:rPr>
          <w:delText>&lt;entity&gt;</w:delText>
        </w:r>
        <w:r>
          <w:delText xml:space="preserve"> tag is REQUIRED to also contain a </w:delText>
        </w:r>
        <w:r w:rsidRPr="008E6578">
          <w:rPr>
            <w:rStyle w:val="codeChar"/>
          </w:rPr>
          <w:delText>&lt;gf&gt;</w:delText>
        </w:r>
        <w:r>
          <w:delText xml:space="preserve"> tag describing the edited graphical function (otherwise, no </w:delText>
        </w:r>
        <w:r w:rsidRPr="008E6578">
          <w:rPr>
            <w:rStyle w:val="codeChar"/>
          </w:rPr>
          <w:delText>&lt;gf&gt;</w:delText>
        </w:r>
        <w:r>
          <w:delText xml:space="preserve"> tag appears).  The following graphical input has not been edited by the user so does not affect the controlled entity:</w:delText>
        </w:r>
      </w:del>
    </w:p>
    <w:p w14:paraId="34785ABA" w14:textId="77777777" w:rsidR="00CB07DD" w:rsidRPr="004234C6" w:rsidRDefault="00CB07DD" w:rsidP="00CB07DD">
      <w:pPr>
        <w:pStyle w:val="codefirst"/>
        <w:ind w:left="0"/>
        <w:rPr>
          <w:del w:id="284" w:author="Comparison" w:date="2024-08-20T10:20:00Z" w16du:dateUtc="2024-08-20T14:20:00Z"/>
          <w:sz w:val="20"/>
          <w:szCs w:val="20"/>
        </w:rPr>
      </w:pPr>
      <w:del w:id="285" w:author="Comparison" w:date="2024-08-20T10:20:00Z" w16du:dateUtc="2024-08-20T14:20:00Z">
        <w:r w:rsidRPr="004234C6">
          <w:rPr>
            <w:sz w:val="20"/>
            <w:szCs w:val="20"/>
          </w:rPr>
          <w:delText xml:space="preserve">&lt;graphical_input x="311" y="341" width="100" height="103" </w:delText>
        </w:r>
        <w:r>
          <w:rPr>
            <w:sz w:val="20"/>
            <w:szCs w:val="20"/>
          </w:rPr>
          <w:delText>background</w:delText>
        </w:r>
        <w:r w:rsidRPr="004234C6">
          <w:rPr>
            <w:sz w:val="20"/>
            <w:szCs w:val="20"/>
          </w:rPr>
          <w:delText xml:space="preserve">=”white” </w:delText>
        </w:r>
        <w:r>
          <w:rPr>
            <w:sz w:val="20"/>
            <w:szCs w:val="20"/>
          </w:rPr>
          <w:delText>z_index</w:delText>
        </w:r>
        <w:r w:rsidRPr="004234C6">
          <w:rPr>
            <w:sz w:val="20"/>
            <w:szCs w:val="20"/>
          </w:rPr>
          <w:delText xml:space="preserve">=”1” </w:delText>
        </w:r>
        <w:r>
          <w:rPr>
            <w:sz w:val="20"/>
            <w:szCs w:val="20"/>
          </w:rPr>
          <w:delText>font_family</w:delText>
        </w:r>
        <w:r w:rsidRPr="004234C6">
          <w:rPr>
            <w:sz w:val="20"/>
            <w:szCs w:val="20"/>
          </w:rPr>
          <w:delText xml:space="preserve">=”Arial” </w:delText>
        </w:r>
        <w:r>
          <w:rPr>
            <w:sz w:val="20"/>
            <w:szCs w:val="20"/>
          </w:rPr>
          <w:delText>font_</w:delText>
        </w:r>
        <w:r w:rsidRPr="004234C6">
          <w:rPr>
            <w:sz w:val="20"/>
            <w:szCs w:val="20"/>
          </w:rPr>
          <w:delText xml:space="preserve">size=”9pt” </w:delText>
        </w:r>
        <w:r>
          <w:rPr>
            <w:sz w:val="20"/>
            <w:szCs w:val="20"/>
          </w:rPr>
          <w:delText>font_</w:delText>
        </w:r>
        <w:r w:rsidRPr="004234C6">
          <w:rPr>
            <w:sz w:val="20"/>
            <w:szCs w:val="20"/>
          </w:rPr>
          <w:delText xml:space="preserve">weight=”bold” </w:delText>
        </w:r>
        <w:r>
          <w:rPr>
            <w:sz w:val="20"/>
            <w:szCs w:val="20"/>
          </w:rPr>
          <w:delText>font_</w:delText>
        </w:r>
        <w:r w:rsidRPr="004234C6">
          <w:rPr>
            <w:sz w:val="20"/>
            <w:szCs w:val="20"/>
          </w:rPr>
          <w:delText xml:space="preserve">style=”italic” </w:delText>
        </w:r>
        <w:r>
          <w:rPr>
            <w:sz w:val="20"/>
            <w:szCs w:val="20"/>
          </w:rPr>
          <w:delText>text_</w:delText>
        </w:r>
        <w:r w:rsidRPr="004234C6">
          <w:rPr>
            <w:sz w:val="20"/>
            <w:szCs w:val="20"/>
          </w:rPr>
          <w:delText xml:space="preserve">decoration=”underline” </w:delText>
        </w:r>
        <w:r>
          <w:rPr>
            <w:sz w:val="20"/>
            <w:szCs w:val="20"/>
          </w:rPr>
          <w:delText>text_</w:delText>
        </w:r>
        <w:r w:rsidRPr="004234C6">
          <w:rPr>
            <w:sz w:val="20"/>
            <w:szCs w:val="20"/>
          </w:rPr>
          <w:delText xml:space="preserve">align=”center” </w:delText>
        </w:r>
        <w:r>
          <w:rPr>
            <w:sz w:val="20"/>
            <w:szCs w:val="20"/>
          </w:rPr>
          <w:delText>vertical_text_</w:delText>
        </w:r>
        <w:r w:rsidRPr="004234C6">
          <w:rPr>
            <w:sz w:val="20"/>
            <w:szCs w:val="20"/>
          </w:rPr>
          <w:delText xml:space="preserve">align=”center” </w:delText>
        </w:r>
        <w:r>
          <w:rPr>
            <w:sz w:val="20"/>
            <w:szCs w:val="20"/>
          </w:rPr>
          <w:delText>text_</w:delText>
        </w:r>
        <w:r w:rsidRPr="004234C6">
          <w:rPr>
            <w:sz w:val="20"/>
            <w:szCs w:val="20"/>
          </w:rPr>
          <w:delText xml:space="preserve">padding=”2px” </w:delText>
        </w:r>
        <w:r>
          <w:rPr>
            <w:sz w:val="20"/>
            <w:szCs w:val="20"/>
          </w:rPr>
          <w:delText>font_</w:delText>
        </w:r>
        <w:r w:rsidRPr="004234C6">
          <w:rPr>
            <w:sz w:val="20"/>
            <w:szCs w:val="20"/>
          </w:rPr>
          <w:delText xml:space="preserve">color=”blue” </w:delText>
        </w:r>
        <w:r>
          <w:rPr>
            <w:sz w:val="20"/>
            <w:szCs w:val="20"/>
          </w:rPr>
          <w:delText>text_border_color</w:delText>
        </w:r>
        <w:r w:rsidRPr="004234C6">
          <w:rPr>
            <w:sz w:val="20"/>
            <w:szCs w:val="20"/>
          </w:rPr>
          <w:delText xml:space="preserve">=”black” </w:delText>
        </w:r>
        <w:r>
          <w:rPr>
            <w:sz w:val="20"/>
            <w:szCs w:val="20"/>
          </w:rPr>
          <w:delText>text_border_width</w:delText>
        </w:r>
        <w:r w:rsidRPr="004234C6">
          <w:rPr>
            <w:sz w:val="20"/>
            <w:szCs w:val="20"/>
          </w:rPr>
          <w:delText xml:space="preserve">=”1px” </w:delText>
        </w:r>
        <w:r>
          <w:rPr>
            <w:sz w:val="20"/>
            <w:szCs w:val="20"/>
          </w:rPr>
          <w:delText>text_border_style</w:delText>
        </w:r>
        <w:r w:rsidRPr="004234C6">
          <w:rPr>
            <w:sz w:val="20"/>
            <w:szCs w:val="20"/>
          </w:rPr>
          <w:delText>=”solid”&gt;</w:delText>
        </w:r>
      </w:del>
    </w:p>
    <w:p w14:paraId="083D6D23" w14:textId="77777777" w:rsidR="00CB07DD" w:rsidRPr="004234C6" w:rsidRDefault="00CB07DD" w:rsidP="00CB07DD">
      <w:pPr>
        <w:pStyle w:val="code0"/>
        <w:ind w:left="0"/>
        <w:rPr>
          <w:del w:id="286" w:author="Comparison" w:date="2024-08-20T10:20:00Z" w16du:dateUtc="2024-08-20T14:20:00Z"/>
          <w:sz w:val="20"/>
          <w:szCs w:val="20"/>
        </w:rPr>
      </w:pPr>
      <w:del w:id="287" w:author="Comparison" w:date="2024-08-20T10:20:00Z" w16du:dateUtc="2024-08-20T14:20:00Z">
        <w:r w:rsidRPr="004234C6">
          <w:rPr>
            <w:sz w:val="20"/>
            <w:szCs w:val="20"/>
          </w:rPr>
          <w:tab/>
          <w:delText>&lt;entity name="effect of overtime on productivity"/&gt;</w:delText>
        </w:r>
      </w:del>
    </w:p>
    <w:p w14:paraId="379089D8" w14:textId="77777777" w:rsidR="00CB07DD" w:rsidRDefault="00CB07DD" w:rsidP="00CB07DD">
      <w:pPr>
        <w:pStyle w:val="code0"/>
        <w:ind w:left="0"/>
        <w:rPr>
          <w:del w:id="288" w:author="Comparison" w:date="2024-08-20T10:20:00Z" w16du:dateUtc="2024-08-20T14:20:00Z"/>
          <w:sz w:val="20"/>
          <w:szCs w:val="20"/>
        </w:rPr>
      </w:pPr>
      <w:del w:id="289" w:author="Comparison" w:date="2024-08-20T10:20:00Z" w16du:dateUtc="2024-08-20T14:20:00Z">
        <w:r w:rsidRPr="004234C6">
          <w:rPr>
            <w:sz w:val="20"/>
            <w:szCs w:val="20"/>
          </w:rPr>
          <w:delText>&lt;/graphical_input&gt;</w:delText>
        </w:r>
      </w:del>
    </w:p>
    <w:p w14:paraId="3F04EACD" w14:textId="77777777" w:rsidR="00CB07DD" w:rsidRPr="00E955E9" w:rsidRDefault="00CB07DD" w:rsidP="00CB07DD">
      <w:pPr>
        <w:jc w:val="both"/>
        <w:rPr>
          <w:del w:id="290" w:author="Comparison" w:date="2024-08-20T10:20:00Z" w16du:dateUtc="2024-08-20T14:20:00Z"/>
        </w:rPr>
      </w:pPr>
      <w:del w:id="291" w:author="Comparison" w:date="2024-08-20T10:20:00Z" w16du:dateUtc="2024-08-20T14:20:00Z">
        <w:r>
          <w:delText>Descriptions of all other display attributes of a graphical input can be found in Section 6.1.</w:delText>
        </w:r>
      </w:del>
    </w:p>
    <w:p w14:paraId="3AB09151" w14:textId="77777777" w:rsidR="00CB07DD" w:rsidRDefault="00CB07DD" w:rsidP="00CB07DD">
      <w:pPr>
        <w:rPr>
          <w:del w:id="292" w:author="Comparison" w:date="2024-08-20T10:20:00Z" w16du:dateUtc="2024-08-20T14:20:00Z"/>
        </w:rPr>
      </w:pPr>
      <w:del w:id="293" w:author="Comparison" w:date="2024-08-20T10:20:00Z" w16du:dateUtc="2024-08-20T14:20:00Z">
        <w:r>
          <w:delText>However, this one has been edited by the user and overrides the graphical function in the controlled entity:</w:delText>
        </w:r>
      </w:del>
    </w:p>
    <w:p w14:paraId="22C397E9" w14:textId="77777777" w:rsidR="00CB07DD" w:rsidRPr="0087710E" w:rsidRDefault="00CB07DD" w:rsidP="00CB07DD">
      <w:pPr>
        <w:pStyle w:val="codefirst"/>
        <w:ind w:left="0"/>
        <w:rPr>
          <w:del w:id="294" w:author="Comparison" w:date="2024-08-20T10:20:00Z" w16du:dateUtc="2024-08-20T14:20:00Z"/>
          <w:sz w:val="20"/>
          <w:szCs w:val="20"/>
        </w:rPr>
      </w:pPr>
      <w:del w:id="295" w:author="Comparison" w:date="2024-08-20T10:20:00Z" w16du:dateUtc="2024-08-20T14:20:00Z">
        <w:r w:rsidRPr="0087710E">
          <w:rPr>
            <w:sz w:val="20"/>
            <w:szCs w:val="20"/>
          </w:rPr>
          <w:delText>&lt;graphical_input x="311" y="341" width="100" height="103"&gt;</w:delText>
        </w:r>
      </w:del>
    </w:p>
    <w:p w14:paraId="44A7840F" w14:textId="77777777" w:rsidR="00CB07DD" w:rsidRPr="0087710E" w:rsidRDefault="00CB07DD" w:rsidP="00CB07DD">
      <w:pPr>
        <w:pStyle w:val="code0"/>
        <w:ind w:left="0"/>
        <w:rPr>
          <w:del w:id="296" w:author="Comparison" w:date="2024-08-20T10:20:00Z" w16du:dateUtc="2024-08-20T14:20:00Z"/>
          <w:sz w:val="20"/>
          <w:szCs w:val="20"/>
        </w:rPr>
      </w:pPr>
      <w:del w:id="297" w:author="Comparison" w:date="2024-08-20T10:20:00Z" w16du:dateUtc="2024-08-20T14:20:00Z">
        <w:r w:rsidRPr="0087710E">
          <w:rPr>
            <w:sz w:val="20"/>
            <w:szCs w:val="20"/>
          </w:rPr>
          <w:tab/>
          <w:delText>&lt;entity name="effect of overtime on productivity"&gt;</w:delText>
        </w:r>
      </w:del>
    </w:p>
    <w:p w14:paraId="6982190D" w14:textId="77777777" w:rsidR="00CB07DD" w:rsidRPr="0087710E" w:rsidRDefault="00CB07DD" w:rsidP="00CB07DD">
      <w:pPr>
        <w:pStyle w:val="code0"/>
        <w:ind w:left="0"/>
        <w:rPr>
          <w:del w:id="298" w:author="Comparison" w:date="2024-08-20T10:20:00Z" w16du:dateUtc="2024-08-20T14:20:00Z"/>
          <w:sz w:val="20"/>
          <w:szCs w:val="20"/>
        </w:rPr>
      </w:pPr>
      <w:del w:id="299" w:author="Comparison" w:date="2024-08-20T10:20:00Z" w16du:dateUtc="2024-08-20T14:20:00Z">
        <w:r w:rsidRPr="0087710E">
          <w:rPr>
            <w:sz w:val="20"/>
            <w:szCs w:val="20"/>
          </w:rPr>
          <w:tab/>
        </w:r>
        <w:r w:rsidRPr="0087710E">
          <w:rPr>
            <w:sz w:val="20"/>
            <w:szCs w:val="20"/>
          </w:rPr>
          <w:tab/>
          <w:delText>&lt;gf&gt;</w:delText>
        </w:r>
      </w:del>
    </w:p>
    <w:p w14:paraId="3F07ED40" w14:textId="77777777" w:rsidR="00CB07DD" w:rsidRPr="0087710E" w:rsidRDefault="00CB07DD" w:rsidP="00CB07DD">
      <w:pPr>
        <w:pStyle w:val="code0"/>
        <w:ind w:left="0"/>
        <w:rPr>
          <w:del w:id="300" w:author="Comparison" w:date="2024-08-20T10:20:00Z" w16du:dateUtc="2024-08-20T14:20:00Z"/>
          <w:sz w:val="20"/>
          <w:szCs w:val="20"/>
        </w:rPr>
      </w:pPr>
      <w:del w:id="301" w:author="Comparison" w:date="2024-08-20T10:20:00Z" w16du:dateUtc="2024-08-20T14:20:00Z">
        <w:r w:rsidRPr="0087710E">
          <w:rPr>
            <w:sz w:val="20"/>
            <w:szCs w:val="20"/>
          </w:rPr>
          <w:tab/>
        </w:r>
        <w:r w:rsidRPr="0087710E">
          <w:rPr>
            <w:sz w:val="20"/>
            <w:szCs w:val="20"/>
          </w:rPr>
          <w:tab/>
        </w:r>
        <w:r w:rsidRPr="0087710E">
          <w:rPr>
            <w:sz w:val="20"/>
            <w:szCs w:val="20"/>
          </w:rPr>
          <w:tab/>
          <w:delText>&lt;xscale min=</w:delText>
        </w:r>
        <w:r w:rsidRPr="0087710E">
          <w:rPr>
            <w:rStyle w:val="codeChar"/>
            <w:sz w:val="20"/>
            <w:szCs w:val="20"/>
          </w:rPr>
          <w:delText>"</w:delText>
        </w:r>
        <w:r w:rsidRPr="0087710E">
          <w:rPr>
            <w:sz w:val="20"/>
            <w:szCs w:val="20"/>
          </w:rPr>
          <w:delText>0</w:delText>
        </w:r>
        <w:r w:rsidRPr="0087710E">
          <w:rPr>
            <w:rStyle w:val="codeChar"/>
            <w:sz w:val="20"/>
            <w:szCs w:val="20"/>
          </w:rPr>
          <w:delText>"</w:delText>
        </w:r>
        <w:r w:rsidRPr="0087710E">
          <w:rPr>
            <w:sz w:val="20"/>
            <w:szCs w:val="20"/>
          </w:rPr>
          <w:delText xml:space="preserve"> max=</w:delText>
        </w:r>
        <w:r w:rsidRPr="0087710E">
          <w:rPr>
            <w:rStyle w:val="codeChar"/>
            <w:sz w:val="20"/>
            <w:szCs w:val="20"/>
          </w:rPr>
          <w:delText>"</w:delText>
        </w:r>
        <w:r w:rsidRPr="0087710E">
          <w:rPr>
            <w:sz w:val="20"/>
            <w:szCs w:val="20"/>
          </w:rPr>
          <w:delText>1</w:delText>
        </w:r>
        <w:r w:rsidRPr="0087710E">
          <w:rPr>
            <w:rStyle w:val="codeChar"/>
            <w:sz w:val="20"/>
            <w:szCs w:val="20"/>
          </w:rPr>
          <w:delText>"</w:delText>
        </w:r>
        <w:r w:rsidRPr="0087710E">
          <w:rPr>
            <w:sz w:val="20"/>
            <w:szCs w:val="20"/>
          </w:rPr>
          <w:delText>/&gt;</w:delText>
        </w:r>
      </w:del>
    </w:p>
    <w:p w14:paraId="2E258ED0" w14:textId="77777777" w:rsidR="00CB07DD" w:rsidRPr="0087710E" w:rsidRDefault="00CB07DD" w:rsidP="00CB07DD">
      <w:pPr>
        <w:pStyle w:val="code0"/>
        <w:ind w:left="0"/>
        <w:rPr>
          <w:del w:id="302" w:author="Comparison" w:date="2024-08-20T10:20:00Z" w16du:dateUtc="2024-08-20T14:20:00Z"/>
          <w:sz w:val="20"/>
          <w:szCs w:val="20"/>
        </w:rPr>
      </w:pPr>
      <w:del w:id="303" w:author="Comparison" w:date="2024-08-20T10:20:00Z" w16du:dateUtc="2024-08-20T14:20:00Z">
        <w:r w:rsidRPr="0087710E">
          <w:rPr>
            <w:sz w:val="20"/>
            <w:szCs w:val="20"/>
          </w:rPr>
          <w:tab/>
        </w:r>
        <w:r w:rsidRPr="0087710E">
          <w:rPr>
            <w:sz w:val="20"/>
            <w:szCs w:val="20"/>
          </w:rPr>
          <w:tab/>
        </w:r>
        <w:r w:rsidRPr="0087710E">
          <w:rPr>
            <w:sz w:val="20"/>
            <w:szCs w:val="20"/>
          </w:rPr>
          <w:tab/>
          <w:delText>&lt;ypts&gt;1,0.9,0.5,0.1,0&lt;/ypts&gt;</w:delText>
        </w:r>
      </w:del>
    </w:p>
    <w:p w14:paraId="71E47DE1" w14:textId="77777777" w:rsidR="00CB07DD" w:rsidRPr="0087710E" w:rsidRDefault="00CB07DD" w:rsidP="00CB07DD">
      <w:pPr>
        <w:pStyle w:val="code0"/>
        <w:ind w:left="0"/>
        <w:rPr>
          <w:del w:id="304" w:author="Comparison" w:date="2024-08-20T10:20:00Z" w16du:dateUtc="2024-08-20T14:20:00Z"/>
          <w:sz w:val="20"/>
          <w:szCs w:val="20"/>
        </w:rPr>
      </w:pPr>
      <w:del w:id="305" w:author="Comparison" w:date="2024-08-20T10:20:00Z" w16du:dateUtc="2024-08-20T14:20:00Z">
        <w:r w:rsidRPr="0087710E">
          <w:rPr>
            <w:sz w:val="20"/>
            <w:szCs w:val="20"/>
          </w:rPr>
          <w:tab/>
        </w:r>
        <w:r w:rsidRPr="0087710E">
          <w:rPr>
            <w:sz w:val="20"/>
            <w:szCs w:val="20"/>
          </w:rPr>
          <w:tab/>
          <w:delText>&lt;/gf&gt;</w:delText>
        </w:r>
      </w:del>
    </w:p>
    <w:p w14:paraId="65BE030B" w14:textId="77777777" w:rsidR="00CB07DD" w:rsidRPr="0087710E" w:rsidRDefault="00CB07DD" w:rsidP="00CB07DD">
      <w:pPr>
        <w:pStyle w:val="code0"/>
        <w:ind w:left="0"/>
        <w:rPr>
          <w:del w:id="306" w:author="Comparison" w:date="2024-08-20T10:20:00Z" w16du:dateUtc="2024-08-20T14:20:00Z"/>
          <w:sz w:val="20"/>
          <w:szCs w:val="20"/>
        </w:rPr>
      </w:pPr>
      <w:del w:id="307" w:author="Comparison" w:date="2024-08-20T10:20:00Z" w16du:dateUtc="2024-08-20T14:20:00Z">
        <w:r w:rsidRPr="0087710E">
          <w:rPr>
            <w:sz w:val="20"/>
            <w:szCs w:val="20"/>
          </w:rPr>
          <w:tab/>
          <w:delText>&lt;/entity&gt;</w:delText>
        </w:r>
      </w:del>
    </w:p>
    <w:p w14:paraId="4587A2D3" w14:textId="77777777" w:rsidR="00CB07DD" w:rsidRPr="0087710E" w:rsidRDefault="00CB07DD" w:rsidP="00CB07DD">
      <w:pPr>
        <w:pStyle w:val="code0"/>
        <w:ind w:left="0"/>
        <w:rPr>
          <w:del w:id="308" w:author="Comparison" w:date="2024-08-20T10:20:00Z" w16du:dateUtc="2024-08-20T14:20:00Z"/>
          <w:sz w:val="20"/>
          <w:szCs w:val="20"/>
        </w:rPr>
      </w:pPr>
      <w:del w:id="309" w:author="Comparison" w:date="2024-08-20T10:20:00Z" w16du:dateUtc="2024-08-20T14:20:00Z">
        <w:r>
          <w:rPr>
            <w:sz w:val="20"/>
            <w:szCs w:val="20"/>
          </w:rPr>
          <w:delText>&lt;/graphical_input&gt;</w:delText>
        </w:r>
      </w:del>
    </w:p>
    <w:p w14:paraId="7F7E4CB8" w14:textId="77777777" w:rsidR="00CB07DD" w:rsidRDefault="00CB07DD" w:rsidP="00CB07DD">
      <w:pPr>
        <w:pStyle w:val="Heading2"/>
        <w:numPr>
          <w:ilvl w:val="1"/>
          <w:numId w:val="3"/>
        </w:numPr>
      </w:pPr>
      <w:bookmarkStart w:id="310" w:name="_Toc426543579"/>
      <w:r>
        <w:t>Output Objects</w:t>
      </w:r>
      <w:bookmarkEnd w:id="310"/>
    </w:p>
    <w:p w14:paraId="2B522768" w14:textId="77777777" w:rsidR="00CB07DD" w:rsidRDefault="00CB07DD" w:rsidP="00CB07DD">
      <w:pPr>
        <w:pStyle w:val="Heading3"/>
        <w:numPr>
          <w:ilvl w:val="2"/>
          <w:numId w:val="3"/>
        </w:numPr>
      </w:pPr>
      <w:bookmarkStart w:id="311" w:name="_Toc426543580"/>
      <w:r>
        <w:t>Numeric Displays</w:t>
      </w:r>
      <w:bookmarkEnd w:id="311"/>
    </w:p>
    <w:p w14:paraId="09BE7E4D" w14:textId="77777777" w:rsidR="00CB07DD" w:rsidRDefault="00CB07DD" w:rsidP="00CB07DD">
      <w:pPr>
        <w:rPr>
          <w:rFonts w:cs="Arial"/>
        </w:rPr>
      </w:pPr>
      <w:r>
        <w:rPr>
          <w:rFonts w:cs="Arial"/>
        </w:rPr>
        <w:t xml:space="preserve">The </w:t>
      </w:r>
      <w:r>
        <w:rPr>
          <w:rFonts w:ascii="Courier New" w:hAnsi="Courier New" w:cs="Courier New"/>
        </w:rPr>
        <w:t xml:space="preserve">&lt;numeric_display&gt; </w:t>
      </w:r>
      <w:r>
        <w:rPr>
          <w:rFonts w:cs="Arial"/>
        </w:rPr>
        <w:t xml:space="preserve">tag is used to describe the appearance of a widget on the model canvas which shows the instantaneous value of a model entity as text. </w:t>
      </w:r>
      <w:r>
        <w:t>Support for this tag is OPTIONAL.</w:t>
      </w:r>
      <w:r>
        <w:rPr>
          <w:rFonts w:cs="Arial"/>
        </w:rPr>
        <w:t xml:space="preserve"> An example tag is shown below:</w:t>
      </w:r>
    </w:p>
    <w:p w14:paraId="6C000851" w14:textId="77777777" w:rsidR="00CB07DD" w:rsidRPr="004234C6" w:rsidRDefault="00CB07DD" w:rsidP="00CB07DD">
      <w:pPr>
        <w:rPr>
          <w:rFonts w:ascii="Courier New" w:hAnsi="Courier New" w:cs="Courier New"/>
        </w:rPr>
      </w:pPr>
      <w:r w:rsidRPr="004234C6">
        <w:rPr>
          <w:rFonts w:ascii="Courier New" w:hAnsi="Courier New" w:cs="Courier New"/>
        </w:rPr>
        <w:t>&lt;numeric_display precision="0.1" delimit_000s="true" color="blue" show_name="true" retain_ending_value="true" uid="1" x="339" y="261"</w:t>
      </w:r>
      <w:r>
        <w:rPr>
          <w:rFonts w:ascii="Courier New" w:hAnsi="Courier New" w:cs="Courier New"/>
        </w:rPr>
        <w:t xml:space="preserve"> width=”100” height=”22” </w:t>
      </w:r>
      <w:r>
        <w:rPr>
          <w:rFonts w:ascii="Courier New" w:hAnsi="Courier New" w:cs="Courier New"/>
          <w:szCs w:val="20"/>
        </w:rPr>
        <w:t>background</w:t>
      </w:r>
      <w:r w:rsidRPr="004234C6">
        <w:rPr>
          <w:rFonts w:ascii="Courier New" w:hAnsi="Courier New" w:cs="Courier New"/>
          <w:szCs w:val="20"/>
        </w:rPr>
        <w:t xml:space="preserve">=”white” </w:t>
      </w:r>
      <w:r>
        <w:rPr>
          <w:rFonts w:ascii="Courier New" w:hAnsi="Courier New" w:cs="Courier New"/>
          <w:szCs w:val="20"/>
        </w:rPr>
        <w:t>z_index</w:t>
      </w:r>
      <w:r w:rsidRPr="004234C6">
        <w:rPr>
          <w:rFonts w:ascii="Courier New" w:hAnsi="Courier New" w:cs="Courier New"/>
          <w:szCs w:val="20"/>
        </w:rPr>
        <w:t xml:space="preserve">=”1” </w:t>
      </w:r>
      <w:r>
        <w:rPr>
          <w:rFonts w:ascii="Courier New" w:hAnsi="Courier New" w:cs="Courier New"/>
          <w:szCs w:val="20"/>
        </w:rPr>
        <w:t>font_family</w:t>
      </w:r>
      <w:r w:rsidRPr="004234C6">
        <w:rPr>
          <w:rFonts w:ascii="Courier New" w:hAnsi="Courier New" w:cs="Courier New"/>
          <w:szCs w:val="20"/>
        </w:rPr>
        <w:t xml:space="preserve">=”Arial” </w:t>
      </w:r>
      <w:r>
        <w:rPr>
          <w:rFonts w:ascii="Courier New" w:hAnsi="Courier New" w:cs="Courier New"/>
          <w:szCs w:val="20"/>
        </w:rPr>
        <w:t>font_</w:t>
      </w:r>
      <w:r w:rsidRPr="004234C6">
        <w:rPr>
          <w:rFonts w:ascii="Courier New" w:hAnsi="Courier New" w:cs="Courier New"/>
          <w:szCs w:val="20"/>
        </w:rPr>
        <w:t xml:space="preserve">size=”9pt” </w:t>
      </w:r>
      <w:r>
        <w:rPr>
          <w:rFonts w:ascii="Courier New" w:hAnsi="Courier New" w:cs="Courier New"/>
          <w:szCs w:val="20"/>
        </w:rPr>
        <w:t>font_</w:t>
      </w:r>
      <w:r w:rsidRPr="004234C6">
        <w:rPr>
          <w:rFonts w:ascii="Courier New" w:hAnsi="Courier New" w:cs="Courier New"/>
          <w:szCs w:val="20"/>
        </w:rPr>
        <w:t xml:space="preserve">weight=”bold” </w:t>
      </w:r>
      <w:r>
        <w:rPr>
          <w:rFonts w:ascii="Courier New" w:hAnsi="Courier New" w:cs="Courier New"/>
          <w:szCs w:val="20"/>
        </w:rPr>
        <w:t>font_</w:t>
      </w:r>
      <w:r w:rsidRPr="004234C6">
        <w:rPr>
          <w:rFonts w:ascii="Courier New" w:hAnsi="Courier New" w:cs="Courier New"/>
          <w:szCs w:val="20"/>
        </w:rPr>
        <w:t xml:space="preserve">style=”italic” </w:t>
      </w:r>
      <w:r>
        <w:rPr>
          <w:rFonts w:ascii="Courier New" w:hAnsi="Courier New" w:cs="Courier New"/>
          <w:szCs w:val="20"/>
        </w:rPr>
        <w:t>text_</w:t>
      </w:r>
      <w:r w:rsidRPr="004234C6">
        <w:rPr>
          <w:rFonts w:ascii="Courier New" w:hAnsi="Courier New" w:cs="Courier New"/>
          <w:szCs w:val="20"/>
        </w:rPr>
        <w:t xml:space="preserve">decoration=”underline” </w:t>
      </w:r>
      <w:r>
        <w:rPr>
          <w:rFonts w:ascii="Courier New" w:hAnsi="Courier New" w:cs="Courier New"/>
          <w:szCs w:val="20"/>
        </w:rPr>
        <w:t>text_</w:t>
      </w:r>
      <w:r w:rsidRPr="004234C6">
        <w:rPr>
          <w:rFonts w:ascii="Courier New" w:hAnsi="Courier New" w:cs="Courier New"/>
          <w:szCs w:val="20"/>
        </w:rPr>
        <w:t xml:space="preserve">align=”center” </w:t>
      </w:r>
      <w:r>
        <w:rPr>
          <w:rFonts w:ascii="Courier New" w:hAnsi="Courier New" w:cs="Courier New"/>
          <w:szCs w:val="20"/>
        </w:rPr>
        <w:t>vertical_text_</w:t>
      </w:r>
      <w:r w:rsidRPr="004234C6">
        <w:rPr>
          <w:rFonts w:ascii="Courier New" w:hAnsi="Courier New" w:cs="Courier New"/>
          <w:szCs w:val="20"/>
        </w:rPr>
        <w:t xml:space="preserve">align=”center” </w:t>
      </w:r>
      <w:r>
        <w:rPr>
          <w:rFonts w:ascii="Courier New" w:hAnsi="Courier New" w:cs="Courier New"/>
          <w:szCs w:val="20"/>
        </w:rPr>
        <w:t>text_</w:t>
      </w:r>
      <w:r w:rsidRPr="004234C6">
        <w:rPr>
          <w:rFonts w:ascii="Courier New" w:hAnsi="Courier New" w:cs="Courier New"/>
          <w:szCs w:val="20"/>
        </w:rPr>
        <w:t xml:space="preserve">padding=”2px” </w:t>
      </w:r>
      <w:r>
        <w:rPr>
          <w:rFonts w:ascii="Courier New" w:hAnsi="Courier New" w:cs="Courier New"/>
          <w:szCs w:val="20"/>
        </w:rPr>
        <w:t>font_</w:t>
      </w:r>
      <w:r w:rsidRPr="004234C6">
        <w:rPr>
          <w:rFonts w:ascii="Courier New" w:hAnsi="Courier New" w:cs="Courier New"/>
          <w:szCs w:val="20"/>
        </w:rPr>
        <w:t xml:space="preserve">color=”blue” </w:t>
      </w:r>
      <w:r>
        <w:rPr>
          <w:rFonts w:ascii="Courier New" w:hAnsi="Courier New" w:cs="Courier New"/>
          <w:szCs w:val="20"/>
        </w:rPr>
        <w:t>text_border_color</w:t>
      </w:r>
      <w:r w:rsidRPr="004234C6">
        <w:rPr>
          <w:rFonts w:ascii="Courier New" w:hAnsi="Courier New" w:cs="Courier New"/>
          <w:szCs w:val="20"/>
        </w:rPr>
        <w:t xml:space="preserve">=”black” </w:t>
      </w:r>
      <w:r>
        <w:rPr>
          <w:rFonts w:ascii="Courier New" w:hAnsi="Courier New" w:cs="Courier New"/>
          <w:szCs w:val="20"/>
        </w:rPr>
        <w:t>text_border_width</w:t>
      </w:r>
      <w:r w:rsidRPr="004234C6">
        <w:rPr>
          <w:rFonts w:ascii="Courier New" w:hAnsi="Courier New" w:cs="Courier New"/>
          <w:szCs w:val="20"/>
        </w:rPr>
        <w:t xml:space="preserve">=”1px” </w:t>
      </w:r>
      <w:r>
        <w:rPr>
          <w:rFonts w:ascii="Courier New" w:hAnsi="Courier New" w:cs="Courier New"/>
          <w:szCs w:val="20"/>
        </w:rPr>
        <w:t>text_border_style</w:t>
      </w:r>
      <w:r w:rsidRPr="004234C6">
        <w:rPr>
          <w:rFonts w:ascii="Courier New" w:hAnsi="Courier New" w:cs="Courier New"/>
          <w:szCs w:val="20"/>
        </w:rPr>
        <w:t>=”solid”</w:t>
      </w:r>
      <w:r w:rsidRPr="004234C6">
        <w:rPr>
          <w:rFonts w:ascii="Courier New" w:hAnsi="Courier New" w:cs="Courier New"/>
        </w:rPr>
        <w:t>&gt;</w:t>
      </w:r>
    </w:p>
    <w:p w14:paraId="584BFC0B" w14:textId="77777777" w:rsidR="00CB07DD" w:rsidRPr="004234C6" w:rsidRDefault="00CB07DD" w:rsidP="00CB07DD">
      <w:pPr>
        <w:ind w:firstLine="720"/>
        <w:rPr>
          <w:rFonts w:ascii="Courier New" w:hAnsi="Courier New" w:cs="Courier New"/>
        </w:rPr>
      </w:pPr>
      <w:r w:rsidRPr="004234C6">
        <w:rPr>
          <w:rFonts w:ascii="Courier New" w:hAnsi="Courier New" w:cs="Courier New"/>
        </w:rPr>
        <w:t>&lt;entity name="Converter_2" /&gt;</w:t>
      </w:r>
    </w:p>
    <w:p w14:paraId="76110C22" w14:textId="77777777" w:rsidR="00CB07DD" w:rsidRDefault="00CB07DD" w:rsidP="00CB07DD">
      <w:pPr>
        <w:rPr>
          <w:rFonts w:ascii="Courier New" w:hAnsi="Courier New" w:cs="Courier New"/>
        </w:rPr>
      </w:pPr>
      <w:r w:rsidRPr="004234C6">
        <w:rPr>
          <w:rFonts w:ascii="Courier New" w:hAnsi="Courier New" w:cs="Courier New"/>
        </w:rPr>
        <w:t>&lt;/numeric_display&gt;</w:t>
      </w:r>
    </w:p>
    <w:p w14:paraId="070B61E7" w14:textId="77777777" w:rsidR="00CB07DD" w:rsidRDefault="00CB07DD" w:rsidP="00CB07DD">
      <w:pPr>
        <w:ind w:left="720"/>
        <w:rPr>
          <w:rFonts w:cs="Arial"/>
        </w:rPr>
      </w:pPr>
    </w:p>
    <w:p w14:paraId="5AB77D9C" w14:textId="77777777" w:rsidR="00CB07DD" w:rsidRPr="00FB0767" w:rsidRDefault="00CB07DD" w:rsidP="00CB07DD">
      <w:pPr>
        <w:numPr>
          <w:ilvl w:val="0"/>
          <w:numId w:val="28"/>
        </w:numPr>
      </w:pPr>
      <w:r w:rsidRPr="00FB0767">
        <w:t xml:space="preserve">Show name: </w:t>
      </w:r>
      <w:r>
        <w:t>OPTIONAL</w:t>
      </w:r>
      <w:r w:rsidRPr="00FB0767">
        <w:t xml:space="preserve"> </w:t>
      </w:r>
      <w:r w:rsidRPr="00DD0412">
        <w:rPr>
          <w:rStyle w:val="codeChar"/>
          <w:rFonts w:cs="Courier New"/>
          <w:szCs w:val="20"/>
        </w:rPr>
        <w:t>show_name</w:t>
      </w:r>
      <w:r w:rsidRPr="00FB0767">
        <w:rPr>
          <w:rStyle w:val="codeChar"/>
          <w:rFonts w:cs="Arial"/>
          <w:szCs w:val="20"/>
        </w:rPr>
        <w:t>="…"</w:t>
      </w:r>
      <w:r w:rsidRPr="00FB0767">
        <w:t xml:space="preserve"> with </w:t>
      </w:r>
      <w:r w:rsidRPr="00ED2B18">
        <w:rPr>
          <w:rFonts w:cs="Arial"/>
        </w:rPr>
        <w:t>true/false</w:t>
      </w:r>
      <w:r w:rsidRPr="00FB0767">
        <w:t xml:space="preserve"> (default: </w:t>
      </w:r>
      <w:r w:rsidRPr="00ED2B18">
        <w:rPr>
          <w:rStyle w:val="codeChar"/>
          <w:rFonts w:cs="Courier New"/>
          <w:szCs w:val="20"/>
        </w:rPr>
        <w:t>true</w:t>
      </w:r>
      <w:r w:rsidRPr="00FB0767">
        <w:t>)</w:t>
      </w:r>
    </w:p>
    <w:p w14:paraId="4C5AA755" w14:textId="77777777" w:rsidR="00CB07DD" w:rsidRPr="00FB0767" w:rsidRDefault="00CB07DD" w:rsidP="00CB07DD">
      <w:pPr>
        <w:numPr>
          <w:ilvl w:val="0"/>
          <w:numId w:val="28"/>
        </w:numPr>
      </w:pPr>
      <w:r w:rsidRPr="00FB0767">
        <w:t>Retain ending value (at end of simulation, rather than show nothing)</w:t>
      </w:r>
      <w:r>
        <w:t xml:space="preserve"> OPTIONAL</w:t>
      </w:r>
      <w:r w:rsidRPr="00FB0767">
        <w:t xml:space="preserve">:  </w:t>
      </w:r>
      <w:r w:rsidRPr="00DD0412">
        <w:rPr>
          <w:rStyle w:val="codeChar"/>
          <w:rFonts w:cs="Courier New"/>
          <w:szCs w:val="20"/>
        </w:rPr>
        <w:t>retain_ending_value</w:t>
      </w:r>
      <w:r w:rsidRPr="00FB0767">
        <w:rPr>
          <w:rStyle w:val="codeChar"/>
          <w:rFonts w:cs="Arial"/>
          <w:szCs w:val="20"/>
        </w:rPr>
        <w:t>="…"</w:t>
      </w:r>
      <w:r w:rsidRPr="00FB0767">
        <w:t xml:space="preserve"> with </w:t>
      </w:r>
      <w:r w:rsidRPr="00ED2B18">
        <w:rPr>
          <w:rFonts w:cs="Arial"/>
        </w:rPr>
        <w:t>true/false</w:t>
      </w:r>
      <w:r w:rsidRPr="00FB0767">
        <w:t xml:space="preserve"> (default: </w:t>
      </w:r>
      <w:r w:rsidRPr="00ED2B18">
        <w:rPr>
          <w:rStyle w:val="codeChar"/>
          <w:rFonts w:cs="Courier New"/>
          <w:szCs w:val="20"/>
        </w:rPr>
        <w:t>true</w:t>
      </w:r>
      <w:r w:rsidRPr="00FB0767">
        <w:t>)</w:t>
      </w:r>
    </w:p>
    <w:p w14:paraId="4CD243AA" w14:textId="77777777" w:rsidR="00CB07DD" w:rsidRPr="00E955E9" w:rsidRDefault="00CB07DD" w:rsidP="00CB07DD">
      <w:pPr>
        <w:numPr>
          <w:ilvl w:val="0"/>
          <w:numId w:val="28"/>
        </w:numPr>
      </w:pPr>
      <w:r w:rsidRPr="00FB0767">
        <w:t xml:space="preserve">Number formatting properties – Section </w:t>
      </w:r>
      <w:r w:rsidRPr="00E955E9">
        <w:t>4.1.1</w:t>
      </w:r>
    </w:p>
    <w:p w14:paraId="397ABE27" w14:textId="77777777" w:rsidR="00CB07DD" w:rsidRPr="00697AEF" w:rsidRDefault="00CB07DD" w:rsidP="00CB07DD">
      <w:pPr>
        <w:jc w:val="both"/>
      </w:pPr>
      <w:r>
        <w:t>Descriptions of all other display attributes of a numeric display can be found in Section 6.1.</w:t>
      </w:r>
    </w:p>
    <w:p w14:paraId="34DDBF80" w14:textId="77777777" w:rsidR="00CB07DD" w:rsidRDefault="00CB07DD" w:rsidP="00CB07DD">
      <w:pPr>
        <w:pStyle w:val="Heading3"/>
        <w:numPr>
          <w:ilvl w:val="2"/>
          <w:numId w:val="3"/>
        </w:numPr>
        <w:rPr>
          <w:del w:id="312" w:author="Comparison" w:date="2024-08-20T10:20:00Z" w16du:dateUtc="2024-08-20T14:20:00Z"/>
        </w:rPr>
      </w:pPr>
      <w:bookmarkStart w:id="313" w:name="_Toc426543581"/>
      <w:del w:id="314" w:author="Comparison" w:date="2024-08-20T10:20:00Z" w16du:dateUtc="2024-08-20T14:20:00Z">
        <w:r>
          <w:delText>Lamps and Gauges</w:delText>
        </w:r>
        <w:bookmarkEnd w:id="313"/>
      </w:del>
    </w:p>
    <w:p w14:paraId="3A086977" w14:textId="77777777" w:rsidR="00CB07DD" w:rsidRPr="00E955E9" w:rsidRDefault="00CB07DD" w:rsidP="00CB07DD">
      <w:pPr>
        <w:rPr>
          <w:del w:id="315" w:author="Comparison" w:date="2024-08-20T10:20:00Z" w16du:dateUtc="2024-08-20T14:20:00Z"/>
          <w:rFonts w:cs="Arial"/>
        </w:rPr>
      </w:pPr>
      <w:del w:id="316" w:author="Comparison" w:date="2024-08-20T10:20:00Z" w16du:dateUtc="2024-08-20T14:20:00Z">
        <w:r>
          <w:delText xml:space="preserve">Lamps and gauges also indicate the current value of a single variable.  Support for these tags is OPTIONAL. A lamp is defined with the </w:delText>
        </w:r>
        <w:r w:rsidRPr="00A806DD">
          <w:rPr>
            <w:rStyle w:val="codeChar"/>
            <w:szCs w:val="20"/>
          </w:rPr>
          <w:delText>&lt;lamp&gt;</w:delText>
        </w:r>
        <w:r>
          <w:delText xml:space="preserve"> tag and looks similar to an LED or LCD indicator.  A gauge is defined with the </w:delText>
        </w:r>
        <w:r w:rsidRPr="00A806DD">
          <w:rPr>
            <w:rStyle w:val="codeChar"/>
            <w:szCs w:val="20"/>
          </w:rPr>
          <w:delText>&lt;gauge&gt;</w:delText>
        </w:r>
        <w:r>
          <w:delText xml:space="preserve"> tag and looks similar to a speedometer.  </w:delText>
        </w:r>
        <w:r>
          <w:rPr>
            <w:rFonts w:cs="Arial"/>
          </w:rPr>
          <w:delText>An example tag is shown below:</w:delText>
        </w:r>
      </w:del>
    </w:p>
    <w:p w14:paraId="6FC2DD82" w14:textId="77777777" w:rsidR="00CB07DD" w:rsidRPr="00D776FB" w:rsidRDefault="00CB07DD" w:rsidP="00CB07DD">
      <w:pPr>
        <w:rPr>
          <w:del w:id="317" w:author="Comparison" w:date="2024-08-20T10:20:00Z" w16du:dateUtc="2024-08-20T14:20:00Z"/>
          <w:rFonts w:ascii="Courier New" w:hAnsi="Courier New" w:cs="Courier New"/>
        </w:rPr>
      </w:pPr>
      <w:del w:id="318" w:author="Comparison" w:date="2024-08-20T10:20:00Z" w16du:dateUtc="2024-08-20T14:20:00Z">
        <w:r w:rsidRPr="00D776FB">
          <w:rPr>
            <w:rFonts w:ascii="Courier New" w:hAnsi="Courier New" w:cs="Courier New"/>
          </w:rPr>
          <w:delText>&lt;lamp retain_ending_value="true" x="543" y="104" uid="3"&gt;</w:delText>
        </w:r>
      </w:del>
    </w:p>
    <w:p w14:paraId="21B8B7EB" w14:textId="77777777" w:rsidR="00CB07DD" w:rsidRPr="00D776FB" w:rsidRDefault="00CB07DD" w:rsidP="00CB07DD">
      <w:pPr>
        <w:rPr>
          <w:del w:id="319" w:author="Comparison" w:date="2024-08-20T10:20:00Z" w16du:dateUtc="2024-08-20T14:20:00Z"/>
          <w:rFonts w:ascii="Courier New" w:hAnsi="Courier New" w:cs="Courier New"/>
        </w:rPr>
      </w:pPr>
      <w:del w:id="320" w:author="Comparison" w:date="2024-08-20T10:20:00Z" w16du:dateUtc="2024-08-20T14:20:00Z">
        <w:r w:rsidRPr="00D776FB">
          <w:rPr>
            <w:rFonts w:ascii="Courier New" w:hAnsi="Courier New" w:cs="Courier New"/>
          </w:rPr>
          <w:delText>&lt;entity name="Converter_1" /&gt;</w:delText>
        </w:r>
      </w:del>
    </w:p>
    <w:p w14:paraId="4674773B" w14:textId="77777777" w:rsidR="00CB07DD" w:rsidRPr="00D776FB" w:rsidRDefault="00CB07DD" w:rsidP="00CB07DD">
      <w:pPr>
        <w:rPr>
          <w:del w:id="321" w:author="Comparison" w:date="2024-08-20T10:20:00Z" w16du:dateUtc="2024-08-20T14:20:00Z"/>
          <w:rFonts w:ascii="Courier New" w:hAnsi="Courier New" w:cs="Courier New"/>
        </w:rPr>
      </w:pPr>
      <w:del w:id="322" w:author="Comparison" w:date="2024-08-20T10:20:00Z" w16du:dateUtc="2024-08-20T14:20:00Z">
        <w:r w:rsidRPr="00D776FB">
          <w:rPr>
            <w:rFonts w:ascii="Courier New" w:hAnsi="Courier New" w:cs="Courier New"/>
          </w:rPr>
          <w:delText xml:space="preserve">       &lt;zones&gt;</w:delText>
        </w:r>
      </w:del>
    </w:p>
    <w:p w14:paraId="7D0EE97F" w14:textId="77777777" w:rsidR="00CB07DD" w:rsidRPr="00D776FB" w:rsidRDefault="00CB07DD" w:rsidP="00CB07DD">
      <w:pPr>
        <w:ind w:left="720" w:firstLine="720"/>
        <w:rPr>
          <w:del w:id="323" w:author="Comparison" w:date="2024-08-20T10:20:00Z" w16du:dateUtc="2024-08-20T14:20:00Z"/>
          <w:rFonts w:ascii="Courier New" w:hAnsi="Courier New" w:cs="Courier New"/>
        </w:rPr>
      </w:pPr>
      <w:del w:id="324" w:author="Comparison" w:date="2024-08-20T10:20:00Z" w16du:dateUtc="2024-08-20T14:20:00Z">
        <w:r w:rsidRPr="00D776FB">
          <w:rPr>
            <w:rFonts w:ascii="Courier New" w:hAnsi="Courier New" w:cs="Courier New"/>
          </w:rPr>
          <w:delText>&lt;zone type="panic" min="8" max="8.33" color="red" /&gt;</w:delText>
        </w:r>
      </w:del>
    </w:p>
    <w:p w14:paraId="4020AFE3" w14:textId="77777777" w:rsidR="00CB07DD" w:rsidRPr="00D776FB" w:rsidRDefault="00CB07DD" w:rsidP="00CB07DD">
      <w:pPr>
        <w:ind w:left="720" w:firstLine="720"/>
        <w:rPr>
          <w:del w:id="325" w:author="Comparison" w:date="2024-08-20T10:20:00Z" w16du:dateUtc="2024-08-20T14:20:00Z"/>
          <w:rFonts w:ascii="Courier New" w:hAnsi="Courier New" w:cs="Courier New"/>
        </w:rPr>
      </w:pPr>
      <w:del w:id="326" w:author="Comparison" w:date="2024-08-20T10:20:00Z" w16du:dateUtc="2024-08-20T14:20:00Z">
        <w:r w:rsidRPr="00D776FB">
          <w:rPr>
            <w:rFonts w:ascii="Courier New" w:hAnsi="Courier New" w:cs="Courier New"/>
          </w:rPr>
          <w:delText>&lt;zone type="caution" min="8.33" max="8.66" color="yellow" /&gt;</w:delText>
        </w:r>
      </w:del>
    </w:p>
    <w:p w14:paraId="41086FF5" w14:textId="77777777" w:rsidR="00CB07DD" w:rsidRPr="00D776FB" w:rsidRDefault="00CB07DD" w:rsidP="00CB07DD">
      <w:pPr>
        <w:rPr>
          <w:del w:id="327" w:author="Comparison" w:date="2024-08-20T10:20:00Z" w16du:dateUtc="2024-08-20T14:20:00Z"/>
          <w:rFonts w:ascii="Courier New" w:hAnsi="Courier New" w:cs="Courier New"/>
        </w:rPr>
      </w:pPr>
      <w:del w:id="328" w:author="Comparison" w:date="2024-08-20T10:20:00Z" w16du:dateUtc="2024-08-20T14:20:00Z">
        <w:r w:rsidRPr="00D776FB">
          <w:rPr>
            <w:rFonts w:ascii="Courier New" w:hAnsi="Courier New" w:cs="Courier New"/>
          </w:rPr>
          <w:delText xml:space="preserve">            &lt;zone type="normal" min="8.66" max="9" color="green"/&gt;</w:delText>
        </w:r>
      </w:del>
    </w:p>
    <w:p w14:paraId="7BBBD155" w14:textId="77777777" w:rsidR="00CB07DD" w:rsidRPr="00D776FB" w:rsidRDefault="00CB07DD" w:rsidP="00CB07DD">
      <w:pPr>
        <w:rPr>
          <w:del w:id="329" w:author="Comparison" w:date="2024-08-20T10:20:00Z" w16du:dateUtc="2024-08-20T14:20:00Z"/>
          <w:rFonts w:ascii="Courier New" w:hAnsi="Courier New" w:cs="Courier New"/>
        </w:rPr>
      </w:pPr>
      <w:del w:id="330" w:author="Comparison" w:date="2024-08-20T10:20:00Z" w16du:dateUtc="2024-08-20T14:20:00Z">
        <w:r w:rsidRPr="00D776FB">
          <w:rPr>
            <w:rFonts w:ascii="Courier New" w:hAnsi="Courier New" w:cs="Courier New"/>
          </w:rPr>
          <w:delText xml:space="preserve">       &lt;/zones&gt;</w:delText>
        </w:r>
      </w:del>
    </w:p>
    <w:p w14:paraId="6F5AA715" w14:textId="77777777" w:rsidR="00CB07DD" w:rsidRPr="00653628" w:rsidRDefault="00CB07DD" w:rsidP="00CB07DD">
      <w:pPr>
        <w:rPr>
          <w:del w:id="331" w:author="Comparison" w:date="2024-08-20T10:20:00Z" w16du:dateUtc="2024-08-20T14:20:00Z"/>
          <w:rFonts w:ascii="Courier New" w:hAnsi="Courier New" w:cs="Courier New"/>
        </w:rPr>
      </w:pPr>
      <w:del w:id="332" w:author="Comparison" w:date="2024-08-20T10:20:00Z" w16du:dateUtc="2024-08-20T14:20:00Z">
        <w:r w:rsidRPr="00D776FB">
          <w:rPr>
            <w:rFonts w:ascii="Courier New" w:hAnsi="Courier New" w:cs="Courier New"/>
          </w:rPr>
          <w:delText>&lt;/lamp&gt;</w:delText>
        </w:r>
      </w:del>
    </w:p>
    <w:p w14:paraId="03C8BE8D" w14:textId="77777777" w:rsidR="00CB07DD" w:rsidRPr="00986336" w:rsidRDefault="00CB07DD" w:rsidP="00CB07DD">
      <w:pPr>
        <w:numPr>
          <w:ilvl w:val="0"/>
          <w:numId w:val="29"/>
        </w:numPr>
        <w:rPr>
          <w:del w:id="333" w:author="Comparison" w:date="2024-08-20T10:20:00Z" w16du:dateUtc="2024-08-20T14:20:00Z"/>
        </w:rPr>
      </w:pPr>
      <w:del w:id="334" w:author="Comparison" w:date="2024-08-20T10:20:00Z" w16du:dateUtc="2024-08-20T14:20:00Z">
        <w:r>
          <w:delText>Show name</w:delText>
        </w:r>
        <w:r w:rsidRPr="00986336">
          <w:delText>:</w:delText>
        </w:r>
        <w:r>
          <w:delText xml:space="preserve"> OPTIONAL</w:delText>
        </w:r>
        <w:r w:rsidRPr="00986336">
          <w:delText xml:space="preserve">  </w:delText>
        </w:r>
        <w:r w:rsidRPr="00986336">
          <w:rPr>
            <w:rStyle w:val="codeChar"/>
          </w:rPr>
          <w:delText>show_name="…"</w:delText>
        </w:r>
        <w:r w:rsidRPr="00986336">
          <w:delText xml:space="preserve"> with </w:delText>
        </w:r>
        <w:r w:rsidRPr="00ED2B18">
          <w:rPr>
            <w:rFonts w:cs="Arial"/>
          </w:rPr>
          <w:delText>true/false</w:delText>
        </w:r>
        <w:r w:rsidRPr="00986336">
          <w:delText xml:space="preserve"> (default: </w:delText>
        </w:r>
        <w:r w:rsidRPr="00A14406">
          <w:rPr>
            <w:rStyle w:val="codeChar"/>
          </w:rPr>
          <w:delText>false</w:delText>
        </w:r>
        <w:r>
          <w:delText xml:space="preserve"> for lamps, </w:delText>
        </w:r>
        <w:r w:rsidRPr="0090752A">
          <w:rPr>
            <w:rStyle w:val="codeChar"/>
          </w:rPr>
          <w:delText>true</w:delText>
        </w:r>
        <w:r>
          <w:delText xml:space="preserve"> for gauges)</w:delText>
        </w:r>
      </w:del>
    </w:p>
    <w:p w14:paraId="4742ECAE" w14:textId="77777777" w:rsidR="00CB07DD" w:rsidRDefault="00CB07DD" w:rsidP="00CB07DD">
      <w:pPr>
        <w:numPr>
          <w:ilvl w:val="0"/>
          <w:numId w:val="29"/>
        </w:numPr>
        <w:rPr>
          <w:del w:id="335" w:author="Comparison" w:date="2024-08-20T10:20:00Z" w16du:dateUtc="2024-08-20T14:20:00Z"/>
        </w:rPr>
      </w:pPr>
      <w:del w:id="336" w:author="Comparison" w:date="2024-08-20T10:20:00Z" w16du:dateUtc="2024-08-20T14:20:00Z">
        <w:r>
          <w:delText xml:space="preserve">Show number (gauges only): OPTIONAL  </w:delText>
        </w:r>
        <w:r w:rsidRPr="00986336">
          <w:rPr>
            <w:rStyle w:val="codeChar"/>
          </w:rPr>
          <w:delText>show_n</w:delText>
        </w:r>
        <w:r>
          <w:rPr>
            <w:rStyle w:val="codeChar"/>
          </w:rPr>
          <w:delText>umber</w:delText>
        </w:r>
        <w:r w:rsidRPr="00986336">
          <w:rPr>
            <w:rStyle w:val="codeChar"/>
          </w:rPr>
          <w:delText>="…"</w:delText>
        </w:r>
        <w:r w:rsidRPr="00986336">
          <w:delText xml:space="preserve"> with </w:delText>
        </w:r>
        <w:r w:rsidRPr="00730A1A">
          <w:rPr>
            <w:rFonts w:cs="Arial"/>
          </w:rPr>
          <w:delText>true/false</w:delText>
        </w:r>
        <w:r w:rsidRPr="00986336">
          <w:delText xml:space="preserve"> (default: </w:delText>
        </w:r>
        <w:r w:rsidRPr="00986336">
          <w:rPr>
            <w:rStyle w:val="codeChar"/>
          </w:rPr>
          <w:delText>true</w:delText>
        </w:r>
        <w:r>
          <w:delText>)</w:delText>
        </w:r>
      </w:del>
    </w:p>
    <w:p w14:paraId="6D7EB7A9" w14:textId="77777777" w:rsidR="00CB07DD" w:rsidRDefault="00CB07DD" w:rsidP="00CB07DD">
      <w:pPr>
        <w:numPr>
          <w:ilvl w:val="0"/>
          <w:numId w:val="29"/>
        </w:numPr>
        <w:rPr>
          <w:del w:id="337" w:author="Comparison" w:date="2024-08-20T10:20:00Z" w16du:dateUtc="2024-08-20T14:20:00Z"/>
        </w:rPr>
      </w:pPr>
      <w:del w:id="338" w:author="Comparison" w:date="2024-08-20T10:20:00Z" w16du:dateUtc="2024-08-20T14:20:00Z">
        <w:r>
          <w:delText>Retain ending value (at end of simulation, rather than show nothing)</w:delText>
        </w:r>
        <w:r w:rsidRPr="00986336">
          <w:delText>:</w:delText>
        </w:r>
        <w:r>
          <w:delText xml:space="preserve"> OPTIONAL</w:delText>
        </w:r>
        <w:r w:rsidRPr="00986336">
          <w:delText xml:space="preserve">  </w:delText>
        </w:r>
        <w:r>
          <w:rPr>
            <w:rStyle w:val="codeChar"/>
          </w:rPr>
          <w:delText>retain_ending_value</w:delText>
        </w:r>
        <w:r w:rsidRPr="00986336">
          <w:rPr>
            <w:rStyle w:val="codeChar"/>
          </w:rPr>
          <w:delText>="…"</w:delText>
        </w:r>
        <w:r w:rsidRPr="00986336">
          <w:delText xml:space="preserve"> with </w:delText>
        </w:r>
        <w:r w:rsidRPr="00730A1A">
          <w:rPr>
            <w:rFonts w:cs="Arial"/>
          </w:rPr>
          <w:delText>true/false</w:delText>
        </w:r>
        <w:r w:rsidRPr="00986336">
          <w:delText xml:space="preserve"> (default: </w:delText>
        </w:r>
        <w:r w:rsidRPr="00986336">
          <w:rPr>
            <w:rStyle w:val="codeChar"/>
          </w:rPr>
          <w:delText>true</w:delText>
        </w:r>
        <w:r w:rsidRPr="00986336">
          <w:delText>)</w:delText>
        </w:r>
      </w:del>
    </w:p>
    <w:p w14:paraId="3158B02D" w14:textId="77777777" w:rsidR="00CB07DD" w:rsidRDefault="00CB07DD" w:rsidP="00CB07DD">
      <w:pPr>
        <w:numPr>
          <w:ilvl w:val="0"/>
          <w:numId w:val="29"/>
        </w:numPr>
        <w:rPr>
          <w:del w:id="339" w:author="Comparison" w:date="2024-08-20T10:20:00Z" w16du:dateUtc="2024-08-20T14:20:00Z"/>
        </w:rPr>
      </w:pPr>
      <w:del w:id="340" w:author="Comparison" w:date="2024-08-20T10:20:00Z" w16du:dateUtc="2024-08-20T14:20:00Z">
        <w:r>
          <w:delText xml:space="preserve">Flash when in the panic region:  </w:delText>
        </w:r>
        <w:r>
          <w:rPr>
            <w:rStyle w:val="codeChar"/>
          </w:rPr>
          <w:delText>flash_on_panic</w:delText>
        </w:r>
        <w:r w:rsidRPr="00986336">
          <w:rPr>
            <w:rStyle w:val="codeChar"/>
          </w:rPr>
          <w:delText>="…"</w:delText>
        </w:r>
        <w:r w:rsidRPr="00986336">
          <w:delText xml:space="preserve"> with </w:delText>
        </w:r>
        <w:r w:rsidRPr="00730A1A">
          <w:rPr>
            <w:rFonts w:cs="Arial"/>
          </w:rPr>
          <w:delText>true/false</w:delText>
        </w:r>
        <w:r w:rsidRPr="00986336">
          <w:delText xml:space="preserve"> (default: </w:delText>
        </w:r>
        <w:r>
          <w:rPr>
            <w:rStyle w:val="codeChar"/>
          </w:rPr>
          <w:delText>true</w:delText>
        </w:r>
        <w:r w:rsidRPr="00986336">
          <w:delText>)</w:delText>
        </w:r>
        <w:r>
          <w:delText xml:space="preserve"> OPTIONAL</w:delText>
        </w:r>
      </w:del>
    </w:p>
    <w:p w14:paraId="326B89D6" w14:textId="77777777" w:rsidR="00CB07DD" w:rsidRDefault="00CB07DD" w:rsidP="00CB07DD">
      <w:pPr>
        <w:rPr>
          <w:del w:id="341" w:author="Comparison" w:date="2024-08-20T10:20:00Z" w16du:dateUtc="2024-08-20T14:20:00Z"/>
        </w:rPr>
      </w:pPr>
    </w:p>
    <w:p w14:paraId="6293A843" w14:textId="77777777" w:rsidR="00CB07DD" w:rsidRDefault="00CB07DD" w:rsidP="00CB07DD">
      <w:pPr>
        <w:rPr>
          <w:del w:id="342" w:author="Comparison" w:date="2024-08-20T10:20:00Z" w16du:dateUtc="2024-08-20T14:20:00Z"/>
        </w:rPr>
      </w:pPr>
      <w:del w:id="343" w:author="Comparison" w:date="2024-08-20T10:20:00Z" w16du:dateUtc="2024-08-20T14:20:00Z">
        <w:r>
          <w:delText xml:space="preserve">Lamps and gauges REQUIRE a list of zones within a </w:delText>
        </w:r>
        <w:r w:rsidRPr="00A806DD">
          <w:rPr>
            <w:rStyle w:val="codeChar"/>
            <w:szCs w:val="20"/>
          </w:rPr>
          <w:delText>&lt;zones&gt;</w:delText>
        </w:r>
        <w:r>
          <w:delText xml:space="preserve"> tag, defining non-overlapping value ranges for the variable.  Each zone is defined by a </w:delText>
        </w:r>
        <w:r w:rsidRPr="00A806DD">
          <w:rPr>
            <w:rStyle w:val="codeChar"/>
            <w:szCs w:val="20"/>
          </w:rPr>
          <w:delText>&lt;zone&gt;</w:delText>
        </w:r>
        <w:r>
          <w:delText xml:space="preserve"> with the following attributes:</w:delText>
        </w:r>
      </w:del>
    </w:p>
    <w:p w14:paraId="55AB0428" w14:textId="77777777" w:rsidR="00CB07DD" w:rsidRPr="00986336" w:rsidRDefault="00CB07DD" w:rsidP="00CB07DD">
      <w:pPr>
        <w:numPr>
          <w:ilvl w:val="0"/>
          <w:numId w:val="25"/>
        </w:numPr>
        <w:rPr>
          <w:del w:id="344" w:author="Comparison" w:date="2024-08-20T10:20:00Z" w16du:dateUtc="2024-08-20T14:20:00Z"/>
        </w:rPr>
      </w:pPr>
      <w:del w:id="345" w:author="Comparison" w:date="2024-08-20T10:20:00Z" w16du:dateUtc="2024-08-20T14:20:00Z">
        <w:r>
          <w:delText>Type</w:delText>
        </w:r>
        <w:r w:rsidRPr="00986336">
          <w:delText xml:space="preserve">:  </w:delText>
        </w:r>
        <w:r>
          <w:rPr>
            <w:rStyle w:val="codeChar"/>
          </w:rPr>
          <w:delText>type</w:delText>
        </w:r>
        <w:r w:rsidRPr="00986336">
          <w:rPr>
            <w:rStyle w:val="codeChar"/>
          </w:rPr>
          <w:delText>="…"</w:delText>
        </w:r>
        <w:r w:rsidRPr="00986336">
          <w:delText xml:space="preserve"> with </w:delText>
        </w:r>
        <w:r w:rsidRPr="00C73D35">
          <w:rPr>
            <w:rStyle w:val="codeChar"/>
          </w:rPr>
          <w:delText>normal</w:delText>
        </w:r>
        <w:r>
          <w:delText xml:space="preserve">, </w:delText>
        </w:r>
        <w:r w:rsidRPr="00C73D35">
          <w:rPr>
            <w:rStyle w:val="codeChar"/>
          </w:rPr>
          <w:delText>caution</w:delText>
        </w:r>
        <w:r>
          <w:delText xml:space="preserve">, or </w:delText>
        </w:r>
        <w:r w:rsidRPr="00C73D35">
          <w:rPr>
            <w:rStyle w:val="codeChar"/>
          </w:rPr>
          <w:delText>panic</w:delText>
        </w:r>
        <w:r w:rsidRPr="00986336">
          <w:delText xml:space="preserve"> (default: </w:delText>
        </w:r>
        <w:r>
          <w:rPr>
            <w:rStyle w:val="codeChar"/>
          </w:rPr>
          <w:delText>normal</w:delText>
        </w:r>
        <w:r>
          <w:delText>) REQUIRED</w:delText>
        </w:r>
      </w:del>
    </w:p>
    <w:p w14:paraId="1CCB4900" w14:textId="77777777" w:rsidR="00CB07DD" w:rsidRDefault="00CB07DD" w:rsidP="00CB07DD">
      <w:pPr>
        <w:numPr>
          <w:ilvl w:val="0"/>
          <w:numId w:val="25"/>
        </w:numPr>
        <w:rPr>
          <w:del w:id="346" w:author="Comparison" w:date="2024-08-20T10:20:00Z" w16du:dateUtc="2024-08-20T14:20:00Z"/>
        </w:rPr>
      </w:pPr>
      <w:del w:id="347" w:author="Comparison" w:date="2024-08-20T10:20:00Z" w16du:dateUtc="2024-08-20T14:20:00Z">
        <w:r>
          <w:delText xml:space="preserve">Color when variable is in range:  </w:delText>
        </w:r>
        <w:r>
          <w:rPr>
            <w:rStyle w:val="codeChar"/>
          </w:rPr>
          <w:delText>color</w:delText>
        </w:r>
        <w:r w:rsidRPr="00986336">
          <w:rPr>
            <w:rStyle w:val="codeChar"/>
          </w:rPr>
          <w:delText>="…"</w:delText>
        </w:r>
        <w:r w:rsidRPr="00986336">
          <w:delText xml:space="preserve"> w/valid CSS color (default: </w:delText>
        </w:r>
        <w:r w:rsidRPr="00986336">
          <w:rPr>
            <w:rStyle w:val="codeChar"/>
          </w:rPr>
          <w:delText>black</w:delText>
        </w:r>
        <w:r w:rsidRPr="00986336">
          <w:delText>)</w:delText>
        </w:r>
        <w:r>
          <w:delText xml:space="preserve"> REQUIRED</w:delText>
        </w:r>
      </w:del>
    </w:p>
    <w:p w14:paraId="3DBC5001" w14:textId="77777777" w:rsidR="00CB07DD" w:rsidRDefault="00CB07DD" w:rsidP="00CB07DD">
      <w:pPr>
        <w:numPr>
          <w:ilvl w:val="0"/>
          <w:numId w:val="25"/>
        </w:numPr>
        <w:rPr>
          <w:del w:id="348" w:author="Comparison" w:date="2024-08-20T10:20:00Z" w16du:dateUtc="2024-08-20T14:20:00Z"/>
        </w:rPr>
      </w:pPr>
      <w:del w:id="349" w:author="Comparison" w:date="2024-08-20T10:20:00Z" w16du:dateUtc="2024-08-20T14:20:00Z">
        <w:r>
          <w:delText xml:space="preserve">Start of range:  </w:delText>
        </w:r>
        <w:r>
          <w:rPr>
            <w:rStyle w:val="codeChar"/>
          </w:rPr>
          <w:delText>min</w:delText>
        </w:r>
        <w:r w:rsidRPr="00986336">
          <w:rPr>
            <w:rStyle w:val="codeChar"/>
          </w:rPr>
          <w:delText>="…"</w:delText>
        </w:r>
        <w:r w:rsidRPr="00986336">
          <w:delText xml:space="preserve"> with</w:delText>
        </w:r>
        <w:r>
          <w:delText xml:space="preserve"> starting value of range REQUIRED</w:delText>
        </w:r>
      </w:del>
    </w:p>
    <w:p w14:paraId="7C560961" w14:textId="77777777" w:rsidR="00CB07DD" w:rsidRDefault="00CB07DD" w:rsidP="00CB07DD">
      <w:pPr>
        <w:numPr>
          <w:ilvl w:val="0"/>
          <w:numId w:val="25"/>
        </w:numPr>
        <w:rPr>
          <w:del w:id="350" w:author="Comparison" w:date="2024-08-20T10:20:00Z" w16du:dateUtc="2024-08-20T14:20:00Z"/>
        </w:rPr>
      </w:pPr>
      <w:del w:id="351" w:author="Comparison" w:date="2024-08-20T10:20:00Z" w16du:dateUtc="2024-08-20T14:20:00Z">
        <w:r>
          <w:delText xml:space="preserve">End of range:  </w:delText>
        </w:r>
        <w:r>
          <w:rPr>
            <w:rStyle w:val="codeChar"/>
          </w:rPr>
          <w:delText>max</w:delText>
        </w:r>
        <w:r w:rsidRPr="00986336">
          <w:rPr>
            <w:rStyle w:val="codeChar"/>
          </w:rPr>
          <w:delText>="…"</w:delText>
        </w:r>
        <w:r w:rsidRPr="00986336">
          <w:delText xml:space="preserve"> with</w:delText>
        </w:r>
        <w:r>
          <w:delText xml:space="preserve"> ending value of range REQUIRED</w:delText>
        </w:r>
      </w:del>
    </w:p>
    <w:p w14:paraId="0BB2D856" w14:textId="77777777" w:rsidR="00CB07DD" w:rsidRDefault="00CB07DD" w:rsidP="00CB07DD">
      <w:pPr>
        <w:numPr>
          <w:ilvl w:val="0"/>
          <w:numId w:val="25"/>
        </w:numPr>
        <w:rPr>
          <w:del w:id="352" w:author="Comparison" w:date="2024-08-20T10:20:00Z" w16du:dateUtc="2024-08-20T14:20:00Z"/>
        </w:rPr>
      </w:pPr>
      <w:del w:id="353" w:author="Comparison" w:date="2024-08-20T10:20:00Z" w16du:dateUtc="2024-08-20T14:20:00Z">
        <w:r>
          <w:delText xml:space="preserve">Sound to play while in range:  </w:delText>
        </w:r>
        <w:r>
          <w:rPr>
            <w:rStyle w:val="codeChar"/>
          </w:rPr>
          <w:delText>sound</w:delText>
        </w:r>
        <w:r w:rsidRPr="00986336">
          <w:rPr>
            <w:rStyle w:val="codeChar"/>
          </w:rPr>
          <w:delText>="…"</w:delText>
        </w:r>
        <w:r>
          <w:delText>.  The value should be a resource which is a relative file path, an absolute file path, or an URL. OPTIONAL</w:delText>
        </w:r>
      </w:del>
    </w:p>
    <w:p w14:paraId="672205B9" w14:textId="77777777" w:rsidR="00CB07DD" w:rsidRDefault="00CB07DD" w:rsidP="00CB07DD">
      <w:pPr>
        <w:jc w:val="both"/>
        <w:rPr>
          <w:del w:id="354" w:author="Comparison" w:date="2024-08-20T10:20:00Z" w16du:dateUtc="2024-08-20T14:20:00Z"/>
        </w:rPr>
      </w:pPr>
      <w:del w:id="355" w:author="Comparison" w:date="2024-08-20T10:20:00Z" w16du:dateUtc="2024-08-20T14:20:00Z">
        <w:r>
          <w:delText>Descriptions of all other display attributes of a lamp or gauge can be found in Section 6.1.</w:delText>
        </w:r>
      </w:del>
    </w:p>
    <w:p w14:paraId="1F428A09" w14:textId="77777777" w:rsidR="00CB07DD" w:rsidRDefault="00CB07DD" w:rsidP="00CB07DD">
      <w:pPr>
        <w:pStyle w:val="Heading3"/>
        <w:numPr>
          <w:ilvl w:val="2"/>
          <w:numId w:val="3"/>
        </w:numPr>
      </w:pPr>
      <w:bookmarkStart w:id="356" w:name="_Toc426543582"/>
      <w:r>
        <w:t>Graphs</w:t>
      </w:r>
      <w:bookmarkEnd w:id="356"/>
    </w:p>
    <w:p w14:paraId="56B65076" w14:textId="77777777" w:rsidR="00CB07DD" w:rsidRPr="00986336" w:rsidRDefault="00CB07DD" w:rsidP="00CB07DD">
      <w:r>
        <w:t xml:space="preserve">Support for this tags is REQUIRED if the implementation supports outputs (per the header options, Section 2.2.1). </w:t>
      </w:r>
      <w:r w:rsidRPr="00986336">
        <w:t xml:space="preserve">Graphs are defined within the </w:t>
      </w:r>
      <w:r w:rsidRPr="00986336">
        <w:rPr>
          <w:rStyle w:val="codeChar"/>
        </w:rPr>
        <w:t>&lt;graph&gt;</w:t>
      </w:r>
      <w:r w:rsidRPr="00986336">
        <w:t xml:space="preserve"> tag, which has the following attributes and properties, beyond the applicable display attributes, e.g., </w:t>
      </w:r>
      <w:r w:rsidRPr="00986336">
        <w:rPr>
          <w:rStyle w:val="codeChar"/>
        </w:rPr>
        <w:t>background</w:t>
      </w:r>
      <w:r w:rsidRPr="00986336">
        <w:t>:</w:t>
      </w:r>
      <w:r>
        <w:t xml:space="preserve"> </w:t>
      </w:r>
    </w:p>
    <w:p w14:paraId="2B39ACDD" w14:textId="77777777" w:rsidR="00CB07DD" w:rsidRPr="00986336" w:rsidRDefault="00CB07DD" w:rsidP="00CB07DD">
      <w:pPr>
        <w:numPr>
          <w:ilvl w:val="0"/>
          <w:numId w:val="34"/>
        </w:numPr>
      </w:pPr>
      <w:r w:rsidRPr="00986336">
        <w:t xml:space="preserve">Graph type: </w:t>
      </w:r>
      <w:r>
        <w:t>REQUIRED</w:t>
      </w:r>
      <w:r w:rsidRPr="00986336">
        <w:t xml:space="preserve"> </w:t>
      </w:r>
      <w:r w:rsidRPr="00986336">
        <w:rPr>
          <w:rStyle w:val="codeChar"/>
        </w:rPr>
        <w:t>type="…"</w:t>
      </w:r>
      <w:r w:rsidRPr="00986336">
        <w:t xml:space="preserve"> with </w:t>
      </w:r>
      <w:r w:rsidRPr="00986336">
        <w:rPr>
          <w:rStyle w:val="codeChar"/>
        </w:rPr>
        <w:t>time_series</w:t>
      </w:r>
      <w:r w:rsidRPr="00986336">
        <w:t xml:space="preserve">, </w:t>
      </w:r>
      <w:r w:rsidRPr="00986336">
        <w:rPr>
          <w:rStyle w:val="codeChar"/>
        </w:rPr>
        <w:t>scatter</w:t>
      </w:r>
      <w:r w:rsidRPr="00986336">
        <w:t xml:space="preserve">, or </w:t>
      </w:r>
      <w:r w:rsidRPr="00986336">
        <w:rPr>
          <w:rStyle w:val="codeChar"/>
        </w:rPr>
        <w:t>bar</w:t>
      </w:r>
      <w:r w:rsidRPr="00986336">
        <w:t xml:space="preserve"> (default: </w:t>
      </w:r>
      <w:r w:rsidRPr="00986336">
        <w:rPr>
          <w:rStyle w:val="codeChar"/>
        </w:rPr>
        <w:t>time_series</w:t>
      </w:r>
      <w:r w:rsidRPr="00986336">
        <w:t>)</w:t>
      </w:r>
    </w:p>
    <w:p w14:paraId="5EA966A3" w14:textId="77777777" w:rsidR="00CB07DD" w:rsidRPr="00986336" w:rsidRDefault="00CB07DD" w:rsidP="00CB07DD">
      <w:pPr>
        <w:numPr>
          <w:ilvl w:val="0"/>
          <w:numId w:val="34"/>
        </w:numPr>
      </w:pPr>
      <w:r w:rsidRPr="00986336">
        <w:t xml:space="preserve">Title:  </w:t>
      </w:r>
      <w:r>
        <w:t xml:space="preserve">OPTIONAL </w:t>
      </w:r>
      <w:r>
        <w:rPr>
          <w:rStyle w:val="codeChar"/>
        </w:rPr>
        <w:t>&lt;t</w:t>
      </w:r>
      <w:r w:rsidRPr="00986336">
        <w:rPr>
          <w:rStyle w:val="codeChar"/>
        </w:rPr>
        <w:t>itle</w:t>
      </w:r>
      <w:r>
        <w:rPr>
          <w:rStyle w:val="codeChar"/>
        </w:rPr>
        <w:t>&gt;</w:t>
      </w:r>
      <w:r w:rsidRPr="00986336">
        <w:t xml:space="preserve"> with graph title (default: none)</w:t>
      </w:r>
    </w:p>
    <w:p w14:paraId="23D35894" w14:textId="77777777" w:rsidR="00CB07DD" w:rsidRPr="00986336" w:rsidRDefault="00CB07DD" w:rsidP="00CB07DD">
      <w:pPr>
        <w:numPr>
          <w:ilvl w:val="0"/>
          <w:numId w:val="34"/>
        </w:numPr>
      </w:pPr>
      <w:r w:rsidRPr="00986336">
        <w:t xml:space="preserve">Documentation:  </w:t>
      </w:r>
      <w:r>
        <w:t xml:space="preserve">OPTIONAL </w:t>
      </w:r>
      <w:r w:rsidRPr="00986336">
        <w:rPr>
          <w:rStyle w:val="codeChar"/>
        </w:rPr>
        <w:t>&lt;doc&gt;</w:t>
      </w:r>
      <w:r>
        <w:t xml:space="preserve"> with </w:t>
      </w:r>
      <w:r w:rsidRPr="00986336">
        <w:t>block of text</w:t>
      </w:r>
      <w:r>
        <w:t>, optionally in HTML format</w:t>
      </w:r>
      <w:r w:rsidRPr="00986336">
        <w:t xml:space="preserve"> (default: none)</w:t>
      </w:r>
    </w:p>
    <w:p w14:paraId="7DF9E5AD" w14:textId="77777777" w:rsidR="00CB07DD" w:rsidRDefault="00CB07DD" w:rsidP="00CB07DD">
      <w:pPr>
        <w:numPr>
          <w:ilvl w:val="0"/>
          <w:numId w:val="34"/>
        </w:numPr>
      </w:pPr>
      <w:r w:rsidRPr="00986336">
        <w:t xml:space="preserve">Show grid: </w:t>
      </w:r>
      <w:r>
        <w:t>OPTIONAL</w:t>
      </w:r>
      <w:r w:rsidRPr="00986336">
        <w:t xml:space="preserve"> </w:t>
      </w:r>
      <w:r w:rsidRPr="00986336">
        <w:rPr>
          <w:rStyle w:val="codeChar"/>
        </w:rPr>
        <w:t>show_grid="…"</w:t>
      </w:r>
      <w:r w:rsidRPr="00986336">
        <w:t xml:space="preserve"> with true/false (default: </w:t>
      </w:r>
      <w:r w:rsidRPr="00986336">
        <w:rPr>
          <w:rStyle w:val="codeChar"/>
        </w:rPr>
        <w:t>true</w:t>
      </w:r>
      <w:r w:rsidRPr="00986336">
        <w:t>)</w:t>
      </w:r>
    </w:p>
    <w:p w14:paraId="76ED1BB9" w14:textId="77777777" w:rsidR="00CB07DD" w:rsidRDefault="00CB07DD" w:rsidP="00CB07DD">
      <w:pPr>
        <w:numPr>
          <w:ilvl w:val="0"/>
          <w:numId w:val="34"/>
        </w:numPr>
      </w:pPr>
      <w:r>
        <w:t xml:space="preserve">Number of X Grid Lines: OPTIONAL </w:t>
      </w:r>
      <w:r>
        <w:rPr>
          <w:rStyle w:val="codeChar"/>
        </w:rPr>
        <w:t>num_x_grid_lines</w:t>
      </w:r>
      <w:r w:rsidRPr="00986336">
        <w:rPr>
          <w:rStyle w:val="codeChar"/>
        </w:rPr>
        <w:t>="…"</w:t>
      </w:r>
      <w:r w:rsidRPr="00986336">
        <w:t xml:space="preserve"> with </w:t>
      </w:r>
      <w:r>
        <w:t>integer</w:t>
      </w:r>
      <w:r w:rsidRPr="00986336">
        <w:t xml:space="preserve"> (default: </w:t>
      </w:r>
      <w:r>
        <w:rPr>
          <w:rStyle w:val="codeChar"/>
        </w:rPr>
        <w:t>0</w:t>
      </w:r>
      <w:r w:rsidRPr="00986336">
        <w:t>)</w:t>
      </w:r>
    </w:p>
    <w:p w14:paraId="014D8E68" w14:textId="77777777" w:rsidR="00CB07DD" w:rsidRDefault="00CB07DD" w:rsidP="00CB07DD">
      <w:pPr>
        <w:numPr>
          <w:ilvl w:val="0"/>
          <w:numId w:val="34"/>
        </w:numPr>
      </w:pPr>
      <w:r>
        <w:t xml:space="preserve">Number of Y Grid Lines: OPTIONAL </w:t>
      </w:r>
      <w:r>
        <w:rPr>
          <w:rStyle w:val="codeChar"/>
        </w:rPr>
        <w:t>num_y_grid_lines</w:t>
      </w:r>
      <w:r w:rsidRPr="00986336">
        <w:rPr>
          <w:rStyle w:val="codeChar"/>
        </w:rPr>
        <w:t>="…"</w:t>
      </w:r>
      <w:r w:rsidRPr="00986336">
        <w:t xml:space="preserve"> with </w:t>
      </w:r>
      <w:r>
        <w:t>integer</w:t>
      </w:r>
      <w:r w:rsidRPr="00986336">
        <w:t xml:space="preserve"> (default: </w:t>
      </w:r>
      <w:r>
        <w:rPr>
          <w:rStyle w:val="codeChar"/>
        </w:rPr>
        <w:t>0</w:t>
      </w:r>
      <w:r w:rsidRPr="00986336">
        <w:t>)</w:t>
      </w:r>
    </w:p>
    <w:p w14:paraId="175CEB8C" w14:textId="77777777" w:rsidR="00CB07DD" w:rsidRDefault="00CB07DD" w:rsidP="00CB07DD">
      <w:pPr>
        <w:numPr>
          <w:ilvl w:val="0"/>
          <w:numId w:val="34"/>
        </w:numPr>
      </w:pPr>
      <w:r>
        <w:t xml:space="preserve">Number of X Axis Labels: OPTIONAL </w:t>
      </w:r>
      <w:r>
        <w:rPr>
          <w:rStyle w:val="codeChar"/>
        </w:rPr>
        <w:t>num_x_labels</w:t>
      </w:r>
      <w:r w:rsidRPr="00986336">
        <w:rPr>
          <w:rStyle w:val="codeChar"/>
        </w:rPr>
        <w:t>="…"</w:t>
      </w:r>
      <w:r w:rsidRPr="00986336">
        <w:t xml:space="preserve"> with </w:t>
      </w:r>
      <w:r>
        <w:t>integer</w:t>
      </w:r>
      <w:r w:rsidRPr="00986336">
        <w:t xml:space="preserve"> (default: </w:t>
      </w:r>
      <w:r>
        <w:rPr>
          <w:rStyle w:val="codeChar"/>
        </w:rPr>
        <w:t>0</w:t>
      </w:r>
      <w:r w:rsidRPr="00986336">
        <w:t>)</w:t>
      </w:r>
    </w:p>
    <w:p w14:paraId="62C52370" w14:textId="77777777" w:rsidR="00CB07DD" w:rsidRDefault="00CB07DD" w:rsidP="00CB07DD">
      <w:pPr>
        <w:numPr>
          <w:ilvl w:val="0"/>
          <w:numId w:val="34"/>
        </w:numPr>
      </w:pPr>
      <w:r>
        <w:t xml:space="preserve">Number of Y Axis Labels: OPTIONAL </w:t>
      </w:r>
      <w:r>
        <w:rPr>
          <w:rStyle w:val="codeChar"/>
        </w:rPr>
        <w:t>num_y_labels</w:t>
      </w:r>
      <w:r w:rsidRPr="00986336">
        <w:rPr>
          <w:rStyle w:val="codeChar"/>
        </w:rPr>
        <w:t>="…"</w:t>
      </w:r>
      <w:r w:rsidRPr="00986336">
        <w:t xml:space="preserve"> with </w:t>
      </w:r>
      <w:r>
        <w:t>integer</w:t>
      </w:r>
      <w:r w:rsidRPr="00986336">
        <w:t xml:space="preserve"> (default: </w:t>
      </w:r>
      <w:r>
        <w:rPr>
          <w:rStyle w:val="codeChar"/>
        </w:rPr>
        <w:t>0</w:t>
      </w:r>
      <w:r w:rsidRPr="00986336">
        <w:t>)</w:t>
      </w:r>
    </w:p>
    <w:p w14:paraId="3FED7344" w14:textId="77777777" w:rsidR="00CB07DD" w:rsidRDefault="00CB07DD" w:rsidP="00CB07DD">
      <w:pPr>
        <w:numPr>
          <w:ilvl w:val="0"/>
          <w:numId w:val="34"/>
        </w:numPr>
      </w:pPr>
      <w:r>
        <w:t xml:space="preserve">X Axis Title:  OPTIONAL </w:t>
      </w:r>
      <w:r>
        <w:rPr>
          <w:rStyle w:val="codeChar"/>
        </w:rPr>
        <w:t>x_axis_title</w:t>
      </w:r>
      <w:r w:rsidRPr="00986336">
        <w:rPr>
          <w:rStyle w:val="codeChar"/>
        </w:rPr>
        <w:t>="…"</w:t>
      </w:r>
      <w:r w:rsidRPr="00986336">
        <w:t xml:space="preserve"> with </w:t>
      </w:r>
      <w:r>
        <w:t>string</w:t>
      </w:r>
      <w:r w:rsidRPr="00986336">
        <w:t xml:space="preserve"> (default: </w:t>
      </w:r>
      <w:r>
        <w:rPr>
          <w:rStyle w:val="codeChar"/>
        </w:rPr>
        <w:t>empty</w:t>
      </w:r>
      <w:r w:rsidRPr="00986336">
        <w:t>)</w:t>
      </w:r>
    </w:p>
    <w:p w14:paraId="136BC555" w14:textId="77777777" w:rsidR="00CB07DD" w:rsidRDefault="00CB07DD" w:rsidP="00CB07DD">
      <w:pPr>
        <w:numPr>
          <w:ilvl w:val="0"/>
          <w:numId w:val="34"/>
        </w:numPr>
      </w:pPr>
      <w:r>
        <w:t xml:space="preserve">Right Axis Title: OPTIONAL </w:t>
      </w:r>
      <w:r>
        <w:rPr>
          <w:rStyle w:val="codeChar"/>
        </w:rPr>
        <w:t>right_axis_title</w:t>
      </w:r>
      <w:r w:rsidRPr="00986336">
        <w:rPr>
          <w:rStyle w:val="codeChar"/>
        </w:rPr>
        <w:t>="…"</w:t>
      </w:r>
      <w:r w:rsidRPr="00986336">
        <w:t xml:space="preserve"> with </w:t>
      </w:r>
      <w:r>
        <w:t>string</w:t>
      </w:r>
      <w:r w:rsidRPr="00986336">
        <w:t xml:space="preserve"> (default: </w:t>
      </w:r>
      <w:r>
        <w:rPr>
          <w:rStyle w:val="codeChar"/>
        </w:rPr>
        <w:t>empty</w:t>
      </w:r>
      <w:r w:rsidRPr="00986336">
        <w:t>)</w:t>
      </w:r>
    </w:p>
    <w:p w14:paraId="287E0840" w14:textId="77777777" w:rsidR="00CB07DD" w:rsidRDefault="00CB07DD" w:rsidP="00CB07DD">
      <w:pPr>
        <w:numPr>
          <w:ilvl w:val="0"/>
          <w:numId w:val="34"/>
        </w:numPr>
      </w:pPr>
      <w:r>
        <w:t xml:space="preserve">Right Axis Auto-scale: OPTIONAL </w:t>
      </w:r>
      <w:r>
        <w:rPr>
          <w:rStyle w:val="codeChar"/>
        </w:rPr>
        <w:t>right_axis_auto_scale</w:t>
      </w:r>
      <w:r w:rsidRPr="00986336">
        <w:rPr>
          <w:rStyle w:val="codeChar"/>
        </w:rPr>
        <w:t>="…"</w:t>
      </w:r>
      <w:r w:rsidRPr="00986336">
        <w:t xml:space="preserve"> with true/false (default: </w:t>
      </w:r>
      <w:r w:rsidRPr="00986336">
        <w:rPr>
          <w:rStyle w:val="codeChar"/>
        </w:rPr>
        <w:t>true</w:t>
      </w:r>
      <w:r w:rsidRPr="00986336">
        <w:t>)</w:t>
      </w:r>
    </w:p>
    <w:p w14:paraId="060F45D6" w14:textId="77777777" w:rsidR="00CB07DD" w:rsidRDefault="00CB07DD" w:rsidP="00CB07DD">
      <w:pPr>
        <w:numPr>
          <w:ilvl w:val="0"/>
          <w:numId w:val="34"/>
        </w:numPr>
      </w:pPr>
      <w:r>
        <w:t xml:space="preserve">Right Axis Multi-scale: OPTIONAL </w:t>
      </w:r>
      <w:r>
        <w:rPr>
          <w:rStyle w:val="codeChar"/>
        </w:rPr>
        <w:t>right_axis_multi_scale</w:t>
      </w:r>
      <w:r w:rsidRPr="00986336">
        <w:rPr>
          <w:rStyle w:val="codeChar"/>
        </w:rPr>
        <w:t>="…"</w:t>
      </w:r>
      <w:r w:rsidRPr="00986336">
        <w:t xml:space="preserve"> with true/false (default: </w:t>
      </w:r>
      <w:r w:rsidRPr="00986336">
        <w:rPr>
          <w:rStyle w:val="codeChar"/>
        </w:rPr>
        <w:t>true</w:t>
      </w:r>
      <w:r w:rsidRPr="00986336">
        <w:t>)</w:t>
      </w:r>
    </w:p>
    <w:p w14:paraId="12F6DA44" w14:textId="77777777" w:rsidR="00CB07DD" w:rsidRDefault="00CB07DD" w:rsidP="00CB07DD">
      <w:pPr>
        <w:numPr>
          <w:ilvl w:val="0"/>
          <w:numId w:val="34"/>
        </w:numPr>
      </w:pPr>
      <w:r>
        <w:t>Left  Axis Title: OPTIONAL left</w:t>
      </w:r>
      <w:r>
        <w:rPr>
          <w:rStyle w:val="codeChar"/>
        </w:rPr>
        <w:t>_axis_title</w:t>
      </w:r>
      <w:r w:rsidRPr="00986336">
        <w:rPr>
          <w:rStyle w:val="codeChar"/>
        </w:rPr>
        <w:t>="…"</w:t>
      </w:r>
      <w:r w:rsidRPr="00986336">
        <w:t xml:space="preserve"> with </w:t>
      </w:r>
      <w:r>
        <w:t>string</w:t>
      </w:r>
      <w:r w:rsidRPr="00986336">
        <w:t xml:space="preserve"> (default: </w:t>
      </w:r>
      <w:r>
        <w:rPr>
          <w:rStyle w:val="codeChar"/>
        </w:rPr>
        <w:t>empty</w:t>
      </w:r>
      <w:r w:rsidRPr="00986336">
        <w:t>)</w:t>
      </w:r>
    </w:p>
    <w:p w14:paraId="23202D09" w14:textId="77777777" w:rsidR="00CB07DD" w:rsidRDefault="00CB07DD" w:rsidP="00CB07DD">
      <w:pPr>
        <w:numPr>
          <w:ilvl w:val="0"/>
          <w:numId w:val="34"/>
        </w:numPr>
      </w:pPr>
      <w:r>
        <w:t xml:space="preserve">Left Axis Auto-scale: OPTIONAL </w:t>
      </w:r>
      <w:r>
        <w:rPr>
          <w:rStyle w:val="codeChar"/>
        </w:rPr>
        <w:t>left_axis_auto_scale</w:t>
      </w:r>
      <w:r w:rsidRPr="00986336">
        <w:rPr>
          <w:rStyle w:val="codeChar"/>
        </w:rPr>
        <w:t>="…"</w:t>
      </w:r>
      <w:r w:rsidRPr="00986336">
        <w:t xml:space="preserve"> with true/false (default: </w:t>
      </w:r>
      <w:r w:rsidRPr="00986336">
        <w:rPr>
          <w:rStyle w:val="codeChar"/>
        </w:rPr>
        <w:t>true</w:t>
      </w:r>
      <w:r w:rsidRPr="00986336">
        <w:t>)</w:t>
      </w:r>
    </w:p>
    <w:p w14:paraId="246C6CF1" w14:textId="77777777" w:rsidR="00CB07DD" w:rsidRDefault="00CB07DD" w:rsidP="00CB07DD">
      <w:pPr>
        <w:numPr>
          <w:ilvl w:val="0"/>
          <w:numId w:val="34"/>
        </w:numPr>
      </w:pPr>
      <w:r>
        <w:t xml:space="preserve">Left Axis Multi-scale: OPTIONAL </w:t>
      </w:r>
      <w:r>
        <w:rPr>
          <w:rStyle w:val="codeChar"/>
        </w:rPr>
        <w:t>left_axis_multi_scale</w:t>
      </w:r>
      <w:r w:rsidRPr="00986336">
        <w:rPr>
          <w:rStyle w:val="codeChar"/>
        </w:rPr>
        <w:t>="…"</w:t>
      </w:r>
      <w:r w:rsidRPr="00986336">
        <w:t xml:space="preserve"> with true/false (default: </w:t>
      </w:r>
      <w:r w:rsidRPr="00986336">
        <w:rPr>
          <w:rStyle w:val="codeChar"/>
        </w:rPr>
        <w:t>true</w:t>
      </w:r>
      <w:r w:rsidRPr="00986336">
        <w:t>)</w:t>
      </w:r>
    </w:p>
    <w:p w14:paraId="6E9C15A4" w14:textId="77777777" w:rsidR="00CB07DD" w:rsidRPr="00986336" w:rsidRDefault="00CB07DD" w:rsidP="00CB07DD">
      <w:pPr>
        <w:numPr>
          <w:ilvl w:val="0"/>
          <w:numId w:val="34"/>
        </w:numPr>
      </w:pPr>
      <w:r w:rsidRPr="00986336">
        <w:t xml:space="preserve">Display numbers: </w:t>
      </w:r>
      <w:r>
        <w:t>OPTIONAL</w:t>
      </w:r>
      <w:r w:rsidRPr="00986336">
        <w:t xml:space="preserve"> </w:t>
      </w:r>
      <w:r>
        <w:rPr>
          <w:rStyle w:val="codeChar"/>
        </w:rPr>
        <w:t>plot_numbers</w:t>
      </w:r>
      <w:r w:rsidRPr="00986336">
        <w:rPr>
          <w:rStyle w:val="codeChar"/>
        </w:rPr>
        <w:t>="…"</w:t>
      </w:r>
      <w:r w:rsidRPr="00986336">
        <w:t xml:space="preserve"> with true/false (default: </w:t>
      </w:r>
      <w:r w:rsidRPr="00986336">
        <w:rPr>
          <w:rStyle w:val="codeChar"/>
        </w:rPr>
        <w:t>false</w:t>
      </w:r>
      <w:r w:rsidRPr="00986336">
        <w:t>)</w:t>
      </w:r>
    </w:p>
    <w:p w14:paraId="74F72857" w14:textId="77777777" w:rsidR="00CB07DD" w:rsidRDefault="00CB07DD" w:rsidP="00CB07DD">
      <w:pPr>
        <w:numPr>
          <w:ilvl w:val="0"/>
          <w:numId w:val="34"/>
        </w:numPr>
      </w:pPr>
      <w:r w:rsidRPr="00986336">
        <w:t xml:space="preserve">Comparative plots:  </w:t>
      </w:r>
      <w:r>
        <w:t xml:space="preserve">REQUIRED </w:t>
      </w:r>
      <w:r w:rsidRPr="00986336">
        <w:rPr>
          <w:rStyle w:val="codeChar"/>
        </w:rPr>
        <w:t>comparative="…"</w:t>
      </w:r>
      <w:r w:rsidRPr="00986336">
        <w:t xml:space="preserve"> with true/false (default: </w:t>
      </w:r>
      <w:r w:rsidRPr="00986336">
        <w:rPr>
          <w:rStyle w:val="codeChar"/>
        </w:rPr>
        <w:t>false</w:t>
      </w:r>
      <w:r w:rsidRPr="00986336">
        <w:t>)</w:t>
      </w:r>
      <w:r>
        <w:t xml:space="preserve">. </w:t>
      </w:r>
    </w:p>
    <w:p w14:paraId="48D383DF" w14:textId="77777777" w:rsidR="00CB07DD" w:rsidRDefault="00CB07DD" w:rsidP="00CB07DD">
      <w:pPr>
        <w:ind w:left="360"/>
      </w:pPr>
    </w:p>
    <w:p w14:paraId="7576DBFF" w14:textId="77777777" w:rsidR="00CB07DD" w:rsidRDefault="00CB07DD" w:rsidP="00CB07DD">
      <w:r>
        <w:t>*Auto-scaling is defined as rounding axis labels to ‘pretty’ increments.</w:t>
      </w:r>
    </w:p>
    <w:p w14:paraId="6BE2CB9B" w14:textId="77777777" w:rsidR="00CB07DD" w:rsidRPr="00986336" w:rsidRDefault="00CB07DD" w:rsidP="00CB07DD">
      <w:r>
        <w:t>*Multi-scaling is defined as using a different scale for each plot vs. grouping all plots on that axis to the same set of axis labels.</w:t>
      </w:r>
    </w:p>
    <w:p w14:paraId="76A9F0D1" w14:textId="77777777" w:rsidR="00CB07DD" w:rsidRPr="00986336" w:rsidRDefault="00CB07DD" w:rsidP="00CB07DD">
      <w:r>
        <w:t>Time-series graphs can OPTIONALLY</w:t>
      </w:r>
      <w:r w:rsidRPr="00986336">
        <w:t xml:space="preserve"> include the following additional attributes:</w:t>
      </w:r>
    </w:p>
    <w:p w14:paraId="70887756" w14:textId="77777777" w:rsidR="00CB07DD" w:rsidRPr="00986336" w:rsidRDefault="00CB07DD" w:rsidP="00CB07DD">
      <w:pPr>
        <w:numPr>
          <w:ilvl w:val="0"/>
          <w:numId w:val="35"/>
        </w:numPr>
      </w:pPr>
      <w:r w:rsidRPr="00986336">
        <w:t xml:space="preserve">Starting display time:  </w:t>
      </w:r>
      <w:r w:rsidRPr="00986336">
        <w:rPr>
          <w:rStyle w:val="codeChar"/>
        </w:rPr>
        <w:t>from="…"</w:t>
      </w:r>
      <w:r w:rsidRPr="00986336">
        <w:t xml:space="preserve"> with the start time (default: STARTTIME)</w:t>
      </w:r>
    </w:p>
    <w:p w14:paraId="3E57105C" w14:textId="77777777" w:rsidR="00CB07DD" w:rsidRPr="00986336" w:rsidRDefault="00CB07DD" w:rsidP="00CB07DD">
      <w:pPr>
        <w:numPr>
          <w:ilvl w:val="0"/>
          <w:numId w:val="35"/>
        </w:numPr>
      </w:pPr>
      <w:r w:rsidRPr="00986336">
        <w:t xml:space="preserve">Ending display time:  </w:t>
      </w:r>
      <w:r w:rsidRPr="00986336">
        <w:rPr>
          <w:rStyle w:val="codeChar"/>
        </w:rPr>
        <w:t>to="…"</w:t>
      </w:r>
      <w:r w:rsidRPr="00986336">
        <w:t xml:space="preserve"> with the ending time (default: STOPTIME)</w:t>
      </w:r>
    </w:p>
    <w:p w14:paraId="2D1B657A" w14:textId="77777777" w:rsidR="00CB07DD" w:rsidRPr="00986336" w:rsidRDefault="00CB07DD" w:rsidP="00CB07DD">
      <w:r w:rsidRPr="00986336">
        <w:t xml:space="preserve">Each graph includes a number of plotted variables.  Within the </w:t>
      </w:r>
      <w:r w:rsidRPr="00986336">
        <w:rPr>
          <w:rStyle w:val="codeChar"/>
        </w:rPr>
        <w:t>&lt;graph&gt;</w:t>
      </w:r>
      <w:r w:rsidRPr="00986336">
        <w:t xml:space="preserve"> tag, one </w:t>
      </w:r>
      <w:r w:rsidRPr="00DD0412">
        <w:rPr>
          <w:rStyle w:val="codeChar"/>
          <w:szCs w:val="20"/>
        </w:rPr>
        <w:t>&lt;plot&gt;</w:t>
      </w:r>
      <w:r w:rsidRPr="00986336">
        <w:t xml:space="preserve"> tag </w:t>
      </w:r>
      <w:r>
        <w:t>MUST appear</w:t>
      </w:r>
      <w:r w:rsidRPr="00986336">
        <w:t xml:space="preserve"> for each variable plotted</w:t>
      </w:r>
      <w:r>
        <w:t>.  E</w:t>
      </w:r>
      <w:r w:rsidRPr="00986336">
        <w:t xml:space="preserve">ach </w:t>
      </w:r>
      <w:r w:rsidRPr="00DD0412">
        <w:rPr>
          <w:rStyle w:val="codeChar"/>
          <w:szCs w:val="20"/>
        </w:rPr>
        <w:t>&lt;plot&gt;</w:t>
      </w:r>
      <w:r w:rsidRPr="00986336">
        <w:t xml:space="preserve"> tag has the following attributes:</w:t>
      </w:r>
    </w:p>
    <w:p w14:paraId="0F10BAD0" w14:textId="77777777" w:rsidR="00CB07DD" w:rsidRPr="00986336" w:rsidRDefault="00CB07DD" w:rsidP="00CB07DD">
      <w:pPr>
        <w:numPr>
          <w:ilvl w:val="0"/>
          <w:numId w:val="36"/>
        </w:numPr>
      </w:pPr>
      <w:r w:rsidRPr="00986336">
        <w:t xml:space="preserve">Plot index:  </w:t>
      </w:r>
      <w:r>
        <w:t xml:space="preserve">REQUIRED </w:t>
      </w:r>
      <w:r w:rsidRPr="00986336">
        <w:rPr>
          <w:rStyle w:val="codeChar"/>
        </w:rPr>
        <w:t>index="…"</w:t>
      </w:r>
      <w:r w:rsidRPr="00986336">
        <w:t xml:space="preserve"> with sequential index number starting at zero for the first plot; this is important for both the legend and plotting numbers on curves (the plotted number is one greater than the in</w:t>
      </w:r>
      <w:r>
        <w:t xml:space="preserve">dex); for scatter plots, index 0 is the </w:t>
      </w:r>
      <w:r w:rsidRPr="000A68D8">
        <w:rPr>
          <w:i/>
        </w:rPr>
        <w:t>x</w:t>
      </w:r>
      <w:r>
        <w:t xml:space="preserve">-axis variable, index 1 is the </w:t>
      </w:r>
      <w:r>
        <w:rPr>
          <w:i/>
        </w:rPr>
        <w:t>y</w:t>
      </w:r>
      <w:r>
        <w:t xml:space="preserve">-axis variable, and (if a 3D scatter plot) index 2 is the </w:t>
      </w:r>
      <w:r>
        <w:rPr>
          <w:i/>
        </w:rPr>
        <w:t>z</w:t>
      </w:r>
      <w:r>
        <w:t>-axis variable (default: position of plot relative to other plots)</w:t>
      </w:r>
    </w:p>
    <w:p w14:paraId="0FDB679A" w14:textId="77777777" w:rsidR="00CB07DD" w:rsidRPr="00DD0412" w:rsidRDefault="00CB07DD" w:rsidP="00CB07DD">
      <w:pPr>
        <w:numPr>
          <w:ilvl w:val="0"/>
          <w:numId w:val="36"/>
        </w:numPr>
        <w:rPr>
          <w:szCs w:val="20"/>
        </w:rPr>
      </w:pPr>
      <w:r w:rsidRPr="00DD0412">
        <w:rPr>
          <w:szCs w:val="20"/>
        </w:rPr>
        <w:t xml:space="preserve">Line thickness: </w:t>
      </w:r>
      <w:r>
        <w:rPr>
          <w:szCs w:val="20"/>
        </w:rPr>
        <w:t>OPTIONAL</w:t>
      </w:r>
      <w:r w:rsidRPr="00DD0412">
        <w:rPr>
          <w:szCs w:val="20"/>
        </w:rPr>
        <w:t xml:space="preserve"> </w:t>
      </w:r>
      <w:r>
        <w:rPr>
          <w:rStyle w:val="codeChar"/>
          <w:szCs w:val="20"/>
        </w:rPr>
        <w:t>pen_width</w:t>
      </w:r>
      <w:r w:rsidRPr="00DD0412">
        <w:rPr>
          <w:rStyle w:val="codeChar"/>
          <w:szCs w:val="20"/>
        </w:rPr>
        <w:t>="…"</w:t>
      </w:r>
      <w:r w:rsidRPr="00DD0412">
        <w:rPr>
          <w:szCs w:val="20"/>
        </w:rPr>
        <w:t xml:space="preserve"> with the line thickness in pixels (default: 1)</w:t>
      </w:r>
    </w:p>
    <w:p w14:paraId="6F222E99" w14:textId="77777777" w:rsidR="00CB07DD" w:rsidRPr="00DD0412" w:rsidRDefault="00CB07DD" w:rsidP="00CB07DD">
      <w:pPr>
        <w:numPr>
          <w:ilvl w:val="0"/>
          <w:numId w:val="36"/>
        </w:numPr>
        <w:rPr>
          <w:szCs w:val="20"/>
        </w:rPr>
      </w:pPr>
      <w:r w:rsidRPr="00DD0412">
        <w:rPr>
          <w:szCs w:val="20"/>
        </w:rPr>
        <w:t xml:space="preserve">Line style:  </w:t>
      </w:r>
      <w:r>
        <w:rPr>
          <w:szCs w:val="20"/>
        </w:rPr>
        <w:t xml:space="preserve">OPTIONAL </w:t>
      </w:r>
      <w:r>
        <w:rPr>
          <w:rStyle w:val="codeChar"/>
          <w:szCs w:val="20"/>
        </w:rPr>
        <w:t>pen_style</w:t>
      </w:r>
      <w:r w:rsidRPr="00DD0412">
        <w:rPr>
          <w:rStyle w:val="codeChar"/>
          <w:szCs w:val="20"/>
        </w:rPr>
        <w:t>="…"</w:t>
      </w:r>
      <w:r w:rsidRPr="00DD0412">
        <w:rPr>
          <w:szCs w:val="20"/>
        </w:rPr>
        <w:t xml:space="preserve"> with </w:t>
      </w:r>
      <w:r w:rsidRPr="00DD0412">
        <w:rPr>
          <w:rStyle w:val="codeChar"/>
          <w:szCs w:val="20"/>
        </w:rPr>
        <w:t>solid</w:t>
      </w:r>
      <w:r w:rsidRPr="00DD0412">
        <w:rPr>
          <w:szCs w:val="20"/>
        </w:rPr>
        <w:t xml:space="preserve">, </w:t>
      </w:r>
      <w:r w:rsidRPr="00DD0412">
        <w:rPr>
          <w:rStyle w:val="codeChar"/>
          <w:szCs w:val="20"/>
        </w:rPr>
        <w:t>dotted</w:t>
      </w:r>
      <w:r w:rsidRPr="00DD0412">
        <w:rPr>
          <w:szCs w:val="20"/>
        </w:rPr>
        <w:t xml:space="preserve">, </w:t>
      </w:r>
      <w:r w:rsidRPr="00DD0412">
        <w:rPr>
          <w:rStyle w:val="codeChar"/>
          <w:szCs w:val="20"/>
        </w:rPr>
        <w:t>dashed</w:t>
      </w:r>
      <w:r w:rsidRPr="00DD0412">
        <w:rPr>
          <w:szCs w:val="20"/>
        </w:rPr>
        <w:t xml:space="preserve">, or </w:t>
      </w:r>
      <w:r>
        <w:rPr>
          <w:rStyle w:val="codeChar"/>
          <w:szCs w:val="20"/>
        </w:rPr>
        <w:t>dot_</w:t>
      </w:r>
      <w:r w:rsidRPr="00DD0412">
        <w:rPr>
          <w:rStyle w:val="codeChar"/>
          <w:szCs w:val="20"/>
        </w:rPr>
        <w:t>dashed</w:t>
      </w:r>
      <w:r w:rsidRPr="00DD0412">
        <w:rPr>
          <w:szCs w:val="20"/>
        </w:rPr>
        <w:t xml:space="preserve">  (default: </w:t>
      </w:r>
      <w:r w:rsidRPr="00DD0412">
        <w:rPr>
          <w:rStyle w:val="codeChar"/>
          <w:szCs w:val="20"/>
        </w:rPr>
        <w:t>solid</w:t>
      </w:r>
      <w:r w:rsidRPr="00DD0412">
        <w:rPr>
          <w:szCs w:val="20"/>
        </w:rPr>
        <w:t>)</w:t>
      </w:r>
    </w:p>
    <w:p w14:paraId="0D629181" w14:textId="77777777" w:rsidR="00CB07DD" w:rsidRPr="00DD0412" w:rsidRDefault="00CB07DD" w:rsidP="00CB07DD">
      <w:pPr>
        <w:numPr>
          <w:ilvl w:val="0"/>
          <w:numId w:val="36"/>
        </w:numPr>
        <w:rPr>
          <w:szCs w:val="20"/>
        </w:rPr>
      </w:pPr>
      <w:r w:rsidRPr="00DD0412">
        <w:rPr>
          <w:szCs w:val="20"/>
        </w:rPr>
        <w:t xml:space="preserve">Display y-axis scale:  </w:t>
      </w:r>
      <w:r>
        <w:rPr>
          <w:szCs w:val="20"/>
        </w:rPr>
        <w:t xml:space="preserve">OPTIONAL </w:t>
      </w:r>
      <w:r w:rsidRPr="00DD0412">
        <w:rPr>
          <w:rStyle w:val="codeChar"/>
          <w:szCs w:val="20"/>
        </w:rPr>
        <w:t>show_y_axis="…"</w:t>
      </w:r>
      <w:r w:rsidRPr="00DD0412">
        <w:rPr>
          <w:szCs w:val="20"/>
        </w:rPr>
        <w:t xml:space="preserve"> with true/false (default: </w:t>
      </w:r>
      <w:r w:rsidRPr="00DD0412">
        <w:rPr>
          <w:rStyle w:val="codeChar"/>
          <w:szCs w:val="20"/>
        </w:rPr>
        <w:t>true</w:t>
      </w:r>
      <w:r w:rsidRPr="00DD0412">
        <w:rPr>
          <w:szCs w:val="20"/>
        </w:rPr>
        <w:t>)</w:t>
      </w:r>
    </w:p>
    <w:p w14:paraId="1974C753" w14:textId="77777777" w:rsidR="00CB07DD" w:rsidRPr="00DD0412" w:rsidRDefault="00CB07DD" w:rsidP="00CB07DD">
      <w:pPr>
        <w:numPr>
          <w:ilvl w:val="0"/>
          <w:numId w:val="36"/>
        </w:numPr>
        <w:rPr>
          <w:szCs w:val="20"/>
        </w:rPr>
      </w:pPr>
      <w:r w:rsidRPr="00DD0412">
        <w:rPr>
          <w:szCs w:val="20"/>
        </w:rPr>
        <w:t xml:space="preserve">Plot title:  </w:t>
      </w:r>
      <w:r>
        <w:rPr>
          <w:szCs w:val="20"/>
        </w:rPr>
        <w:t>REQUIRED</w:t>
      </w:r>
      <w:r w:rsidRPr="00DD0412">
        <w:rPr>
          <w:szCs w:val="20"/>
        </w:rPr>
        <w:t xml:space="preserve"> </w:t>
      </w:r>
      <w:r w:rsidRPr="00DD0412">
        <w:rPr>
          <w:rStyle w:val="codeChar"/>
          <w:szCs w:val="20"/>
        </w:rPr>
        <w:t>title="…"</w:t>
      </w:r>
      <w:r w:rsidRPr="00DD0412">
        <w:rPr>
          <w:szCs w:val="20"/>
        </w:rPr>
        <w:t xml:space="preserve"> with String (default: </w:t>
      </w:r>
      <w:r w:rsidRPr="00DD0412">
        <w:rPr>
          <w:rStyle w:val="codeChar"/>
          <w:szCs w:val="20"/>
        </w:rPr>
        <w:t>entity display name</w:t>
      </w:r>
      <w:r w:rsidRPr="00DD0412">
        <w:rPr>
          <w:szCs w:val="20"/>
        </w:rPr>
        <w:t>)</w:t>
      </w:r>
    </w:p>
    <w:p w14:paraId="300F7D3E" w14:textId="77777777" w:rsidR="00CB07DD" w:rsidRPr="00E955E9" w:rsidRDefault="00CB07DD" w:rsidP="00CB07DD">
      <w:pPr>
        <w:numPr>
          <w:ilvl w:val="0"/>
          <w:numId w:val="36"/>
        </w:numPr>
        <w:rPr>
          <w:szCs w:val="20"/>
        </w:rPr>
      </w:pPr>
      <w:r w:rsidRPr="00DD0412">
        <w:rPr>
          <w:szCs w:val="20"/>
        </w:rPr>
        <w:t>Which axis the plot is plotted against:</w:t>
      </w:r>
      <w:r>
        <w:rPr>
          <w:szCs w:val="20"/>
        </w:rPr>
        <w:t xml:space="preserve"> OPTIONAL</w:t>
      </w:r>
      <w:r w:rsidRPr="00DD0412">
        <w:rPr>
          <w:szCs w:val="20"/>
        </w:rPr>
        <w:t xml:space="preserve"> </w:t>
      </w:r>
      <w:r w:rsidRPr="00DD0412">
        <w:rPr>
          <w:rStyle w:val="codeChar"/>
          <w:szCs w:val="20"/>
        </w:rPr>
        <w:t>right_axis="…"</w:t>
      </w:r>
      <w:r w:rsidRPr="00DD0412">
        <w:rPr>
          <w:szCs w:val="20"/>
        </w:rPr>
        <w:t xml:space="preserve"> with true/false (default: </w:t>
      </w:r>
      <w:r w:rsidRPr="00DD0412">
        <w:rPr>
          <w:rStyle w:val="codeChar"/>
          <w:szCs w:val="20"/>
        </w:rPr>
        <w:t>false</w:t>
      </w:r>
      <w:r w:rsidRPr="00DD0412">
        <w:rPr>
          <w:szCs w:val="20"/>
        </w:rPr>
        <w:t>)</w:t>
      </w:r>
    </w:p>
    <w:p w14:paraId="5D446EF1" w14:textId="77777777" w:rsidR="00CB07DD" w:rsidRPr="00DD0412" w:rsidRDefault="00CB07DD" w:rsidP="00CB07DD">
      <w:pPr>
        <w:rPr>
          <w:szCs w:val="20"/>
        </w:rPr>
      </w:pPr>
      <w:r w:rsidRPr="00DD0412">
        <w:rPr>
          <w:szCs w:val="20"/>
        </w:rPr>
        <w:t xml:space="preserve">Within the </w:t>
      </w:r>
      <w:r w:rsidRPr="00DD0412">
        <w:rPr>
          <w:rStyle w:val="codeChar"/>
          <w:szCs w:val="20"/>
        </w:rPr>
        <w:t>&lt;plot&gt;</w:t>
      </w:r>
      <w:r w:rsidRPr="00DD0412">
        <w:rPr>
          <w:szCs w:val="20"/>
        </w:rPr>
        <w:t xml:space="preserve"> tag, the </w:t>
      </w:r>
      <w:r>
        <w:rPr>
          <w:szCs w:val="20"/>
        </w:rPr>
        <w:t>REQUIRED</w:t>
      </w:r>
      <w:r w:rsidRPr="00DD0412">
        <w:rPr>
          <w:rStyle w:val="codeChar"/>
          <w:szCs w:val="20"/>
        </w:rPr>
        <w:t>&lt;entity&gt;</w:t>
      </w:r>
      <w:r w:rsidRPr="00DD0412">
        <w:rPr>
          <w:szCs w:val="20"/>
        </w:rPr>
        <w:t xml:space="preserve"> tag defines which entity to plot, and the</w:t>
      </w:r>
      <w:r>
        <w:rPr>
          <w:szCs w:val="20"/>
        </w:rPr>
        <w:t xml:space="preserve"> OPTIONAL</w:t>
      </w:r>
      <w:r w:rsidRPr="00DD0412">
        <w:rPr>
          <w:szCs w:val="20"/>
        </w:rPr>
        <w:t xml:space="preserve"> </w:t>
      </w:r>
      <w:r w:rsidRPr="00DD0412">
        <w:rPr>
          <w:rStyle w:val="codeChar"/>
          <w:szCs w:val="20"/>
        </w:rPr>
        <w:t>&lt;scale&gt;</w:t>
      </w:r>
      <w:r w:rsidRPr="00DD0412">
        <w:rPr>
          <w:szCs w:val="20"/>
        </w:rPr>
        <w:t xml:space="preserve"> tag defines custom scaling for the entity.  The scale settings are overridden by the presence of auto-scaling or non-mutli-scaling on the axis. </w:t>
      </w:r>
    </w:p>
    <w:p w14:paraId="2560EEF7" w14:textId="77777777" w:rsidR="00CB07DD" w:rsidRPr="00DD0412" w:rsidRDefault="00CB07DD" w:rsidP="00CB07DD">
      <w:pPr>
        <w:rPr>
          <w:szCs w:val="20"/>
        </w:rPr>
      </w:pPr>
      <w:r w:rsidRPr="00DD0412">
        <w:rPr>
          <w:szCs w:val="20"/>
        </w:rPr>
        <w:t xml:space="preserve">The default scale for entities with a globally defined scale is that global scale.  When no global scale is defined for an entity, the default scale automatically fills the range of values for the entity (for comparative graphs, this is across all runs of that entity in the graph).  The </w:t>
      </w:r>
      <w:r w:rsidRPr="00DD0412">
        <w:rPr>
          <w:rStyle w:val="codeChar"/>
          <w:szCs w:val="20"/>
        </w:rPr>
        <w:t>&lt;scale&gt;</w:t>
      </w:r>
      <w:r w:rsidRPr="00DD0412">
        <w:rPr>
          <w:szCs w:val="20"/>
        </w:rPr>
        <w:t xml:space="preserve"> tag allows the u</w:t>
      </w:r>
      <w:r>
        <w:rPr>
          <w:szCs w:val="20"/>
        </w:rPr>
        <w:t>ser to override these settings.</w:t>
      </w:r>
    </w:p>
    <w:p w14:paraId="12BC444A" w14:textId="77777777" w:rsidR="00CB07DD" w:rsidRPr="00E955E9" w:rsidRDefault="00CB07DD" w:rsidP="00CB07DD">
      <w:pPr>
        <w:rPr>
          <w:rFonts w:cs="Arial"/>
        </w:rPr>
      </w:pPr>
      <w:r>
        <w:t>Graphs plot an entity’s data from the current run and any other loaded runs.</w:t>
      </w:r>
      <w:r w:rsidRPr="00DD0412">
        <w:rPr>
          <w:rFonts w:cs="Arial"/>
        </w:rPr>
        <w:t xml:space="preserve"> </w:t>
      </w:r>
      <w:r>
        <w:rPr>
          <w:rFonts w:cs="Arial"/>
        </w:rPr>
        <w:t>An example tag is shown below:</w:t>
      </w:r>
    </w:p>
    <w:p w14:paraId="5B947418" w14:textId="77777777" w:rsidR="00CB07DD" w:rsidRPr="006934A4" w:rsidRDefault="00CB07DD" w:rsidP="00CB07DD">
      <w:pPr>
        <w:rPr>
          <w:rFonts w:ascii="Courier New" w:hAnsi="Courier New" w:cs="Courier New"/>
        </w:rPr>
      </w:pPr>
      <w:r w:rsidRPr="006934A4">
        <w:rPr>
          <w:rFonts w:ascii="Courier New" w:hAnsi="Courier New" w:cs="Courier New"/>
        </w:rPr>
        <w:t xml:space="preserve">&lt;graph background="#FFFFC9" x="132" y="36" width="492" height="282" </w:t>
      </w:r>
      <w:r>
        <w:rPr>
          <w:rFonts w:ascii="Courier New" w:hAnsi="Courier New" w:cs="Courier New"/>
        </w:rPr>
        <w:t xml:space="preserve">title=”Cool Graph” </w:t>
      </w:r>
      <w:r w:rsidRPr="006934A4">
        <w:rPr>
          <w:rFonts w:ascii="Courier New" w:hAnsi="Courier New" w:cs="Courier New"/>
        </w:rPr>
        <w:t>comparative="true" type="time_series" show_grid="true" num_x_grid_lines="5" num_y_grid_lines="5" num_x_labels="5" num_y_labels="3" left_axis_multi_scale="true" left_axis_auto_scale="true" right_axis_multi_scale="true" right_axis_auto_scale="true" from="1" to="13"&gt;</w:t>
      </w:r>
    </w:p>
    <w:p w14:paraId="693692CF" w14:textId="77777777" w:rsidR="00CB07DD" w:rsidRPr="006934A4" w:rsidRDefault="00CB07DD" w:rsidP="00CB07DD">
      <w:pPr>
        <w:ind w:left="720"/>
        <w:rPr>
          <w:rFonts w:ascii="Courier New" w:hAnsi="Courier New" w:cs="Courier New"/>
        </w:rPr>
      </w:pPr>
      <w:r w:rsidRPr="006934A4">
        <w:rPr>
          <w:rFonts w:ascii="Courier New" w:hAnsi="Courier New" w:cs="Courier New"/>
        </w:rPr>
        <w:t>&lt;plot precision="1" color="blue" pen_width="1" index="0" show_y_axis="true"&gt;</w:t>
      </w:r>
    </w:p>
    <w:p w14:paraId="6DAB0416" w14:textId="77777777" w:rsidR="00CB07DD" w:rsidRPr="006934A4" w:rsidRDefault="00CB07DD" w:rsidP="00CB07DD">
      <w:pPr>
        <w:rPr>
          <w:rFonts w:ascii="Courier New" w:hAnsi="Courier New" w:cs="Courier New"/>
        </w:rPr>
      </w:pPr>
      <w:r>
        <w:rPr>
          <w:rFonts w:ascii="Courier New" w:hAnsi="Courier New" w:cs="Courier New"/>
        </w:rPr>
        <w:t xml:space="preserve">      </w:t>
      </w:r>
      <w:r>
        <w:rPr>
          <w:rFonts w:ascii="Courier New" w:hAnsi="Courier New" w:cs="Courier New"/>
        </w:rPr>
        <w:tab/>
      </w:r>
      <w:r w:rsidRPr="006934A4">
        <w:rPr>
          <w:rFonts w:ascii="Courier New" w:hAnsi="Courier New" w:cs="Courier New"/>
        </w:rPr>
        <w:t>&lt;entity name="Converter_1" /&gt;</w:t>
      </w:r>
    </w:p>
    <w:p w14:paraId="54C8A79E" w14:textId="77777777" w:rsidR="00CB07DD" w:rsidRDefault="00CB07DD" w:rsidP="00CB07DD">
      <w:pPr>
        <w:rPr>
          <w:rFonts w:ascii="Courier New" w:hAnsi="Courier New" w:cs="Courier New"/>
        </w:rPr>
      </w:pPr>
      <w:r>
        <w:rPr>
          <w:rFonts w:ascii="Courier New" w:hAnsi="Courier New" w:cs="Courier New"/>
        </w:rPr>
        <w:t xml:space="preserve">      &lt;/plot&gt;</w:t>
      </w:r>
    </w:p>
    <w:p w14:paraId="30D33A55" w14:textId="77777777" w:rsidR="00CB07DD" w:rsidRPr="006934A4" w:rsidRDefault="00CB07DD" w:rsidP="00CB07DD">
      <w:pPr>
        <w:ind w:left="720"/>
        <w:rPr>
          <w:rFonts w:ascii="Courier New" w:hAnsi="Courier New" w:cs="Courier New"/>
        </w:rPr>
      </w:pPr>
      <w:r w:rsidRPr="006934A4">
        <w:rPr>
          <w:rFonts w:ascii="Courier New" w:hAnsi="Courier New" w:cs="Courier New"/>
        </w:rPr>
        <w:t>&lt;plot precision="1" color="</w:t>
      </w:r>
      <w:r>
        <w:rPr>
          <w:rFonts w:ascii="Courier New" w:hAnsi="Courier New" w:cs="Courier New"/>
        </w:rPr>
        <w:t>red</w:t>
      </w:r>
      <w:r w:rsidRPr="006934A4">
        <w:rPr>
          <w:rFonts w:ascii="Courier New" w:hAnsi="Courier New" w:cs="Courier New"/>
        </w:rPr>
        <w:t>" pen_width="1" index="0" show_y_axis="true"</w:t>
      </w:r>
      <w:r>
        <w:rPr>
          <w:rFonts w:ascii="Courier New" w:hAnsi="Courier New" w:cs="Courier New"/>
        </w:rPr>
        <w:t xml:space="preserve"> right_axis=”true”</w:t>
      </w:r>
      <w:r w:rsidRPr="006934A4">
        <w:rPr>
          <w:rFonts w:ascii="Courier New" w:hAnsi="Courier New" w:cs="Courier New"/>
        </w:rPr>
        <w:t>&gt;</w:t>
      </w:r>
    </w:p>
    <w:p w14:paraId="327191DE" w14:textId="77777777" w:rsidR="00CB07DD" w:rsidRPr="006934A4" w:rsidRDefault="00CB07DD" w:rsidP="00CB07DD">
      <w:pPr>
        <w:rPr>
          <w:rFonts w:ascii="Courier New" w:hAnsi="Courier New" w:cs="Courier New"/>
        </w:rPr>
      </w:pPr>
      <w:r>
        <w:rPr>
          <w:rFonts w:ascii="Courier New" w:hAnsi="Courier New" w:cs="Courier New"/>
        </w:rPr>
        <w:t xml:space="preserve">      </w:t>
      </w:r>
      <w:r>
        <w:rPr>
          <w:rFonts w:ascii="Courier New" w:hAnsi="Courier New" w:cs="Courier New"/>
        </w:rPr>
        <w:tab/>
      </w:r>
      <w:r w:rsidRPr="006934A4">
        <w:rPr>
          <w:rFonts w:ascii="Courier New" w:hAnsi="Courier New" w:cs="Courier New"/>
        </w:rPr>
        <w:t>&lt;entity name="Converter_</w:t>
      </w:r>
      <w:r>
        <w:rPr>
          <w:rFonts w:ascii="Courier New" w:hAnsi="Courier New" w:cs="Courier New"/>
        </w:rPr>
        <w:t>2</w:t>
      </w:r>
      <w:r w:rsidRPr="006934A4">
        <w:rPr>
          <w:rFonts w:ascii="Courier New" w:hAnsi="Courier New" w:cs="Courier New"/>
        </w:rPr>
        <w:t>" /&gt;</w:t>
      </w:r>
    </w:p>
    <w:p w14:paraId="49F5B3F6" w14:textId="77777777" w:rsidR="00CB07DD" w:rsidRDefault="00CB07DD" w:rsidP="00CB07DD">
      <w:pPr>
        <w:rPr>
          <w:rFonts w:ascii="Courier New" w:hAnsi="Courier New" w:cs="Courier New"/>
        </w:rPr>
      </w:pPr>
      <w:r>
        <w:rPr>
          <w:rFonts w:ascii="Courier New" w:hAnsi="Courier New" w:cs="Courier New"/>
        </w:rPr>
        <w:t xml:space="preserve">      &lt;/plot&gt;</w:t>
      </w:r>
    </w:p>
    <w:p w14:paraId="7205B4B0" w14:textId="77777777" w:rsidR="00CB07DD" w:rsidRPr="00E955E9" w:rsidRDefault="00CB07DD" w:rsidP="00CB07DD">
      <w:pPr>
        <w:rPr>
          <w:rFonts w:ascii="Courier New" w:hAnsi="Courier New" w:cs="Courier New"/>
        </w:rPr>
      </w:pPr>
      <w:r>
        <w:rPr>
          <w:rFonts w:ascii="Courier New" w:hAnsi="Courier New" w:cs="Courier New"/>
        </w:rPr>
        <w:t>&lt;/graph&gt;</w:t>
      </w:r>
    </w:p>
    <w:p w14:paraId="5FF1B959" w14:textId="77777777" w:rsidR="00CB07DD" w:rsidRDefault="00CB07DD" w:rsidP="00CB07DD">
      <w:pPr>
        <w:pStyle w:val="Heading3"/>
        <w:numPr>
          <w:ilvl w:val="2"/>
          <w:numId w:val="3"/>
        </w:numPr>
      </w:pPr>
      <w:bookmarkStart w:id="357" w:name="_Toc426543583"/>
      <w:r>
        <w:t>Tables</w:t>
      </w:r>
      <w:bookmarkEnd w:id="357"/>
    </w:p>
    <w:p w14:paraId="57607D72" w14:textId="77777777" w:rsidR="00CB07DD" w:rsidRPr="00EB0E10" w:rsidRDefault="00CB07DD" w:rsidP="00CB07DD">
      <w:pPr>
        <w:rPr>
          <w:szCs w:val="20"/>
        </w:rPr>
      </w:pPr>
      <w:r>
        <w:t xml:space="preserve">Support for this tags is REQUIRED if outputs are supported (per the header options, Section 2.2.1). </w:t>
      </w:r>
      <w:r w:rsidRPr="00EB0E10">
        <w:rPr>
          <w:szCs w:val="20"/>
        </w:rPr>
        <w:t xml:space="preserve">Tables are defined within the </w:t>
      </w:r>
      <w:r w:rsidRPr="00EB0E10">
        <w:rPr>
          <w:rStyle w:val="codeChar"/>
          <w:szCs w:val="20"/>
        </w:rPr>
        <w:t>&lt;table&gt;</w:t>
      </w:r>
      <w:r w:rsidRPr="00EB0E10">
        <w:rPr>
          <w:szCs w:val="20"/>
        </w:rPr>
        <w:t xml:space="preserve"> tag, which has the following attributes and properties, beyond the applicable display attributes, e.g., </w:t>
      </w:r>
      <w:r w:rsidRPr="00EB0E10">
        <w:rPr>
          <w:rStyle w:val="codeChar"/>
          <w:szCs w:val="20"/>
        </w:rPr>
        <w:t>background</w:t>
      </w:r>
      <w:r w:rsidRPr="00EB0E10">
        <w:rPr>
          <w:szCs w:val="20"/>
        </w:rPr>
        <w:t xml:space="preserve"> and </w:t>
      </w:r>
      <w:r>
        <w:rPr>
          <w:rStyle w:val="codeChar"/>
          <w:szCs w:val="20"/>
        </w:rPr>
        <w:t>font_</w:t>
      </w:r>
      <w:r w:rsidRPr="00EB0E10">
        <w:rPr>
          <w:rStyle w:val="codeChar"/>
          <w:szCs w:val="20"/>
        </w:rPr>
        <w:t>size</w:t>
      </w:r>
      <w:r w:rsidRPr="00EB0E10">
        <w:rPr>
          <w:szCs w:val="20"/>
        </w:rPr>
        <w:t xml:space="preserve"> (and their defaults):</w:t>
      </w:r>
    </w:p>
    <w:p w14:paraId="2BB970C2" w14:textId="77777777" w:rsidR="00CB07DD" w:rsidRPr="00EB0E10" w:rsidRDefault="00CB07DD" w:rsidP="00CB07DD">
      <w:pPr>
        <w:numPr>
          <w:ilvl w:val="0"/>
          <w:numId w:val="37"/>
        </w:numPr>
        <w:rPr>
          <w:szCs w:val="20"/>
        </w:rPr>
      </w:pPr>
      <w:r w:rsidRPr="00EB0E10">
        <w:rPr>
          <w:szCs w:val="20"/>
        </w:rPr>
        <w:t>Title:</w:t>
      </w:r>
      <w:r>
        <w:rPr>
          <w:szCs w:val="20"/>
        </w:rPr>
        <w:t xml:space="preserve"> OPTIONAL</w:t>
      </w:r>
      <w:r w:rsidRPr="00EB0E10">
        <w:rPr>
          <w:szCs w:val="20"/>
        </w:rPr>
        <w:t xml:space="preserve">  </w:t>
      </w:r>
      <w:r w:rsidRPr="00EB0E10">
        <w:rPr>
          <w:rStyle w:val="codeChar"/>
          <w:szCs w:val="20"/>
        </w:rPr>
        <w:t>&lt;title&gt;</w:t>
      </w:r>
      <w:r w:rsidRPr="00EB0E10">
        <w:rPr>
          <w:szCs w:val="20"/>
        </w:rPr>
        <w:t xml:space="preserve"> with table title (default: none)</w:t>
      </w:r>
    </w:p>
    <w:p w14:paraId="04277D00" w14:textId="77777777" w:rsidR="00CB07DD" w:rsidRPr="00EB0E10" w:rsidRDefault="00CB07DD" w:rsidP="00CB07DD">
      <w:pPr>
        <w:numPr>
          <w:ilvl w:val="0"/>
          <w:numId w:val="37"/>
        </w:numPr>
        <w:rPr>
          <w:szCs w:val="20"/>
        </w:rPr>
      </w:pPr>
      <w:r w:rsidRPr="00EB0E10">
        <w:rPr>
          <w:szCs w:val="20"/>
        </w:rPr>
        <w:t xml:space="preserve">Documentation: </w:t>
      </w:r>
      <w:r>
        <w:rPr>
          <w:szCs w:val="20"/>
        </w:rPr>
        <w:t>OPTIONAL</w:t>
      </w:r>
      <w:r w:rsidRPr="00EB0E10">
        <w:rPr>
          <w:szCs w:val="20"/>
        </w:rPr>
        <w:t xml:space="preserve"> </w:t>
      </w:r>
      <w:r w:rsidRPr="00EB0E10">
        <w:rPr>
          <w:rStyle w:val="codeChar"/>
          <w:szCs w:val="20"/>
        </w:rPr>
        <w:t>&lt;doc&gt;</w:t>
      </w:r>
      <w:r w:rsidRPr="00EB0E10">
        <w:rPr>
          <w:szCs w:val="20"/>
        </w:rPr>
        <w:t xml:space="preserve"> with block of text, optionally in HTML format (default: none)</w:t>
      </w:r>
    </w:p>
    <w:p w14:paraId="79F31727" w14:textId="77777777" w:rsidR="00CB07DD" w:rsidRPr="00EB0E10" w:rsidRDefault="00CB07DD" w:rsidP="00CB07DD">
      <w:pPr>
        <w:numPr>
          <w:ilvl w:val="0"/>
          <w:numId w:val="37"/>
        </w:numPr>
        <w:rPr>
          <w:szCs w:val="20"/>
        </w:rPr>
      </w:pPr>
      <w:r w:rsidRPr="00EB0E10">
        <w:rPr>
          <w:szCs w:val="20"/>
        </w:rPr>
        <w:t xml:space="preserve">Data orientation:  </w:t>
      </w:r>
      <w:r>
        <w:rPr>
          <w:szCs w:val="20"/>
        </w:rPr>
        <w:t xml:space="preserve">REQUIRED </w:t>
      </w:r>
      <w:r w:rsidRPr="00EB0E10">
        <w:rPr>
          <w:rStyle w:val="codeChar"/>
          <w:szCs w:val="20"/>
        </w:rPr>
        <w:t>orientation="…"</w:t>
      </w:r>
      <w:r w:rsidRPr="00EB0E10">
        <w:rPr>
          <w:szCs w:val="20"/>
        </w:rPr>
        <w:t xml:space="preserve"> with either </w:t>
      </w:r>
      <w:r w:rsidRPr="00EB0E10">
        <w:rPr>
          <w:rStyle w:val="codeChar"/>
          <w:szCs w:val="20"/>
        </w:rPr>
        <w:t>horizontal</w:t>
      </w:r>
      <w:r w:rsidRPr="00EB0E10">
        <w:rPr>
          <w:szCs w:val="20"/>
        </w:rPr>
        <w:t xml:space="preserve"> or </w:t>
      </w:r>
      <w:r w:rsidRPr="00EB0E10">
        <w:rPr>
          <w:rStyle w:val="codeChar"/>
          <w:szCs w:val="20"/>
        </w:rPr>
        <w:t>vertical</w:t>
      </w:r>
      <w:r w:rsidRPr="00EB0E10">
        <w:rPr>
          <w:szCs w:val="20"/>
        </w:rPr>
        <w:t xml:space="preserve"> (default: </w:t>
      </w:r>
      <w:r w:rsidRPr="00EB0E10">
        <w:rPr>
          <w:rStyle w:val="codeChar"/>
          <w:szCs w:val="20"/>
        </w:rPr>
        <w:t>vertical</w:t>
      </w:r>
      <w:r w:rsidRPr="00EB0E10">
        <w:rPr>
          <w:szCs w:val="20"/>
        </w:rPr>
        <w:t>)</w:t>
      </w:r>
    </w:p>
    <w:p w14:paraId="7DCC2F2C" w14:textId="77777777" w:rsidR="00CB07DD" w:rsidRPr="00EB0E10" w:rsidRDefault="00CB07DD" w:rsidP="00CB07DD">
      <w:pPr>
        <w:numPr>
          <w:ilvl w:val="0"/>
          <w:numId w:val="37"/>
        </w:numPr>
        <w:rPr>
          <w:szCs w:val="20"/>
        </w:rPr>
      </w:pPr>
      <w:r w:rsidRPr="00EB0E10">
        <w:rPr>
          <w:szCs w:val="20"/>
        </w:rPr>
        <w:t xml:space="preserve">Default column width:  </w:t>
      </w:r>
      <w:r>
        <w:rPr>
          <w:szCs w:val="20"/>
        </w:rPr>
        <w:t xml:space="preserve">REQUIRED </w:t>
      </w:r>
      <w:r w:rsidRPr="00EB0E10">
        <w:rPr>
          <w:rStyle w:val="codeChar"/>
          <w:szCs w:val="20"/>
        </w:rPr>
        <w:t>column_width="…"</w:t>
      </w:r>
      <w:r w:rsidRPr="00EB0E10">
        <w:rPr>
          <w:szCs w:val="20"/>
        </w:rPr>
        <w:t xml:space="preserve"> with width in model coordinates</w:t>
      </w:r>
    </w:p>
    <w:p w14:paraId="1D3A9C81" w14:textId="77777777" w:rsidR="00CB07DD" w:rsidRPr="00EB0E10" w:rsidRDefault="00CB07DD" w:rsidP="00CB07DD">
      <w:pPr>
        <w:numPr>
          <w:ilvl w:val="0"/>
          <w:numId w:val="37"/>
        </w:numPr>
        <w:rPr>
          <w:szCs w:val="20"/>
        </w:rPr>
      </w:pPr>
      <w:r w:rsidRPr="00EB0E10">
        <w:rPr>
          <w:szCs w:val="20"/>
        </w:rPr>
        <w:t xml:space="preserve">Default blank column width: </w:t>
      </w:r>
      <w:r>
        <w:rPr>
          <w:szCs w:val="20"/>
        </w:rPr>
        <w:t xml:space="preserve">OPTIONAL </w:t>
      </w:r>
      <w:r w:rsidRPr="00EB0E10">
        <w:rPr>
          <w:rStyle w:val="codeChar"/>
          <w:szCs w:val="20"/>
        </w:rPr>
        <w:t>blank_column_width="…"</w:t>
      </w:r>
      <w:r w:rsidRPr="00EB0E10">
        <w:rPr>
          <w:szCs w:val="20"/>
        </w:rPr>
        <w:t xml:space="preserve"> with width in model coordinates</w:t>
      </w:r>
    </w:p>
    <w:p w14:paraId="6C92BB88" w14:textId="77777777" w:rsidR="00CB07DD" w:rsidRPr="00EB0E10" w:rsidRDefault="00CB07DD" w:rsidP="00CB07DD">
      <w:pPr>
        <w:numPr>
          <w:ilvl w:val="0"/>
          <w:numId w:val="37"/>
        </w:numPr>
        <w:rPr>
          <w:szCs w:val="20"/>
        </w:rPr>
      </w:pPr>
      <w:r w:rsidRPr="00EB0E10">
        <w:rPr>
          <w:szCs w:val="20"/>
        </w:rPr>
        <w:t xml:space="preserve">Report interval:  </w:t>
      </w:r>
      <w:r>
        <w:rPr>
          <w:szCs w:val="20"/>
        </w:rPr>
        <w:t xml:space="preserve">REQUIRED </w:t>
      </w:r>
      <w:r w:rsidRPr="00EB0E10">
        <w:rPr>
          <w:rStyle w:val="codeChar"/>
          <w:szCs w:val="20"/>
        </w:rPr>
        <w:t>interval="…"</w:t>
      </w:r>
      <w:r w:rsidRPr="00EB0E10">
        <w:rPr>
          <w:szCs w:val="20"/>
        </w:rPr>
        <w:t xml:space="preserve"> specifying how often, in model time, to report values during the simulation; use </w:t>
      </w:r>
      <w:r w:rsidRPr="00EB0E10">
        <w:rPr>
          <w:rStyle w:val="codeChar"/>
          <w:szCs w:val="20"/>
        </w:rPr>
        <w:t>DT</w:t>
      </w:r>
      <w:r w:rsidRPr="00EB0E10">
        <w:rPr>
          <w:szCs w:val="20"/>
        </w:rPr>
        <w:t xml:space="preserve"> to export every DT (default: 1)</w:t>
      </w:r>
    </w:p>
    <w:p w14:paraId="543132DC" w14:textId="77777777" w:rsidR="00CB07DD" w:rsidRPr="00EB0E10" w:rsidRDefault="00CB07DD" w:rsidP="00CB07DD">
      <w:pPr>
        <w:numPr>
          <w:ilvl w:val="0"/>
          <w:numId w:val="37"/>
        </w:numPr>
        <w:rPr>
          <w:szCs w:val="20"/>
        </w:rPr>
      </w:pPr>
      <w:r w:rsidRPr="00EB0E10">
        <w:rPr>
          <w:szCs w:val="20"/>
        </w:rPr>
        <w:t>Report ending/beginning balances:</w:t>
      </w:r>
      <w:r>
        <w:rPr>
          <w:szCs w:val="20"/>
        </w:rPr>
        <w:t xml:space="preserve"> OPTIONAL</w:t>
      </w:r>
      <w:r w:rsidRPr="00EB0E10">
        <w:rPr>
          <w:szCs w:val="20"/>
        </w:rPr>
        <w:t xml:space="preserve">  </w:t>
      </w:r>
      <w:r w:rsidRPr="00EB0E10">
        <w:rPr>
          <w:rStyle w:val="codeChar"/>
          <w:szCs w:val="20"/>
        </w:rPr>
        <w:t>report_balances="…"</w:t>
      </w:r>
      <w:r w:rsidRPr="00EB0E10">
        <w:rPr>
          <w:szCs w:val="20"/>
        </w:rPr>
        <w:t xml:space="preserve"> with either </w:t>
      </w:r>
      <w:r w:rsidRPr="00EB0E10">
        <w:rPr>
          <w:rStyle w:val="codeChar"/>
          <w:szCs w:val="20"/>
        </w:rPr>
        <w:t>beginning</w:t>
      </w:r>
      <w:r w:rsidRPr="00EB0E10">
        <w:rPr>
          <w:szCs w:val="20"/>
        </w:rPr>
        <w:t xml:space="preserve"> or </w:t>
      </w:r>
      <w:r w:rsidRPr="00EB0E10">
        <w:rPr>
          <w:rStyle w:val="codeChar"/>
          <w:szCs w:val="20"/>
        </w:rPr>
        <w:t>ending</w:t>
      </w:r>
      <w:r w:rsidRPr="00EB0E10">
        <w:rPr>
          <w:szCs w:val="20"/>
        </w:rPr>
        <w:t xml:space="preserve"> (default: </w:t>
      </w:r>
      <w:r w:rsidRPr="00EB0E10">
        <w:rPr>
          <w:rStyle w:val="codeChar"/>
          <w:szCs w:val="20"/>
        </w:rPr>
        <w:t>beginning</w:t>
      </w:r>
      <w:r w:rsidRPr="00EB0E10">
        <w:rPr>
          <w:szCs w:val="20"/>
        </w:rPr>
        <w:t>)</w:t>
      </w:r>
    </w:p>
    <w:p w14:paraId="7E7915D5" w14:textId="77777777" w:rsidR="00CB07DD" w:rsidRPr="00EB0E10" w:rsidRDefault="00CB07DD" w:rsidP="00CB07DD">
      <w:pPr>
        <w:numPr>
          <w:ilvl w:val="0"/>
          <w:numId w:val="37"/>
        </w:numPr>
        <w:rPr>
          <w:szCs w:val="20"/>
        </w:rPr>
      </w:pPr>
      <w:r w:rsidRPr="00EB0E10">
        <w:rPr>
          <w:szCs w:val="20"/>
        </w:rPr>
        <w:t xml:space="preserve">Sum flows across report interval:  </w:t>
      </w:r>
      <w:r>
        <w:rPr>
          <w:szCs w:val="20"/>
        </w:rPr>
        <w:t xml:space="preserve">OPTIONAL </w:t>
      </w:r>
      <w:r w:rsidRPr="00EB0E10">
        <w:rPr>
          <w:rStyle w:val="codeChar"/>
          <w:szCs w:val="20"/>
        </w:rPr>
        <w:t>report_flows="…"</w:t>
      </w:r>
      <w:r w:rsidRPr="00EB0E10">
        <w:rPr>
          <w:szCs w:val="20"/>
        </w:rPr>
        <w:t xml:space="preserve"> with either </w:t>
      </w:r>
      <w:r w:rsidRPr="00EB0E10">
        <w:rPr>
          <w:rStyle w:val="codeChar"/>
          <w:szCs w:val="20"/>
        </w:rPr>
        <w:t>instantaneous</w:t>
      </w:r>
      <w:r w:rsidRPr="00EB0E10">
        <w:rPr>
          <w:szCs w:val="20"/>
        </w:rPr>
        <w:t xml:space="preserve"> or </w:t>
      </w:r>
      <w:r w:rsidRPr="00EB0E10">
        <w:rPr>
          <w:rStyle w:val="codeChar"/>
          <w:szCs w:val="20"/>
        </w:rPr>
        <w:t>summed</w:t>
      </w:r>
      <w:r w:rsidRPr="00EB0E10">
        <w:rPr>
          <w:szCs w:val="20"/>
        </w:rPr>
        <w:t xml:space="preserve"> (default: </w:t>
      </w:r>
      <w:r w:rsidRPr="00EB0E10">
        <w:rPr>
          <w:rStyle w:val="codeChar"/>
          <w:szCs w:val="20"/>
        </w:rPr>
        <w:t>instantaneous</w:t>
      </w:r>
      <w:r w:rsidRPr="00EB0E10">
        <w:rPr>
          <w:szCs w:val="20"/>
        </w:rPr>
        <w:t>)</w:t>
      </w:r>
    </w:p>
    <w:p w14:paraId="06478C83" w14:textId="77777777" w:rsidR="00CB07DD" w:rsidRPr="00EB0E10" w:rsidRDefault="00CB07DD" w:rsidP="00CB07DD">
      <w:pPr>
        <w:numPr>
          <w:ilvl w:val="0"/>
          <w:numId w:val="37"/>
        </w:numPr>
        <w:rPr>
          <w:szCs w:val="20"/>
        </w:rPr>
      </w:pPr>
      <w:r w:rsidRPr="00EB0E10">
        <w:rPr>
          <w:szCs w:val="20"/>
        </w:rPr>
        <w:t xml:space="preserve">Comparative plots:  </w:t>
      </w:r>
      <w:r>
        <w:rPr>
          <w:szCs w:val="20"/>
        </w:rPr>
        <w:t xml:space="preserve">REQUIRED </w:t>
      </w:r>
      <w:r w:rsidRPr="00EB0E10">
        <w:rPr>
          <w:rStyle w:val="codeChar"/>
          <w:szCs w:val="20"/>
        </w:rPr>
        <w:t>comparative="…"</w:t>
      </w:r>
      <w:r w:rsidRPr="00EB0E10">
        <w:rPr>
          <w:szCs w:val="20"/>
        </w:rPr>
        <w:t xml:space="preserve"> with true/false (default: </w:t>
      </w:r>
      <w:r w:rsidRPr="00EB0E10">
        <w:rPr>
          <w:rStyle w:val="codeChar"/>
          <w:szCs w:val="20"/>
        </w:rPr>
        <w:t>false</w:t>
      </w:r>
      <w:r w:rsidRPr="00EB0E10">
        <w:rPr>
          <w:szCs w:val="20"/>
        </w:rPr>
        <w:t>)</w:t>
      </w:r>
    </w:p>
    <w:p w14:paraId="01E62216" w14:textId="77777777" w:rsidR="00CB07DD" w:rsidRPr="00EB0E10" w:rsidRDefault="00CB07DD" w:rsidP="00CB07DD">
      <w:pPr>
        <w:numPr>
          <w:ilvl w:val="0"/>
          <w:numId w:val="37"/>
        </w:numPr>
        <w:rPr>
          <w:szCs w:val="20"/>
        </w:rPr>
      </w:pPr>
      <w:r w:rsidRPr="00EB0E10">
        <w:rPr>
          <w:szCs w:val="20"/>
        </w:rPr>
        <w:t xml:space="preserve">Wrap text in columns:  </w:t>
      </w:r>
      <w:r>
        <w:rPr>
          <w:szCs w:val="20"/>
        </w:rPr>
        <w:t xml:space="preserve">OPTIONAL </w:t>
      </w:r>
      <w:r w:rsidRPr="00EB0E10">
        <w:rPr>
          <w:rStyle w:val="codeChar"/>
          <w:szCs w:val="20"/>
        </w:rPr>
        <w:t>wrap_text="…"</w:t>
      </w:r>
      <w:r w:rsidRPr="00EB0E10">
        <w:rPr>
          <w:szCs w:val="20"/>
        </w:rPr>
        <w:t xml:space="preserve"> with true/false (default: </w:t>
      </w:r>
      <w:r w:rsidRPr="00EB0E10">
        <w:rPr>
          <w:rStyle w:val="codeChar"/>
          <w:szCs w:val="20"/>
        </w:rPr>
        <w:t>false</w:t>
      </w:r>
      <w:r w:rsidRPr="00EB0E10">
        <w:rPr>
          <w:szCs w:val="20"/>
        </w:rPr>
        <w:t>)</w:t>
      </w:r>
    </w:p>
    <w:p w14:paraId="74B644B6" w14:textId="77777777" w:rsidR="00CB07DD" w:rsidRPr="00E955E9" w:rsidRDefault="00CB07DD" w:rsidP="00CB07DD">
      <w:pPr>
        <w:numPr>
          <w:ilvl w:val="0"/>
          <w:numId w:val="37"/>
        </w:numPr>
        <w:rPr>
          <w:szCs w:val="20"/>
        </w:rPr>
      </w:pPr>
      <w:r w:rsidRPr="00EB0E10">
        <w:rPr>
          <w:szCs w:val="20"/>
        </w:rPr>
        <w:t xml:space="preserve">Header style:  </w:t>
      </w:r>
      <w:r>
        <w:rPr>
          <w:szCs w:val="20"/>
        </w:rPr>
        <w:t>OPTIONAL Same attributes from section 5.2</w:t>
      </w:r>
      <w:r w:rsidRPr="00EB0E10">
        <w:rPr>
          <w:szCs w:val="20"/>
        </w:rPr>
        <w:t xml:space="preserve"> prefixed with “</w:t>
      </w:r>
      <w:r>
        <w:rPr>
          <w:rStyle w:val="codeChar"/>
          <w:szCs w:val="20"/>
        </w:rPr>
        <w:t>header_</w:t>
      </w:r>
      <w:r w:rsidRPr="00EB0E10">
        <w:rPr>
          <w:rStyle w:val="codeChar"/>
          <w:szCs w:val="20"/>
        </w:rPr>
        <w:t>“</w:t>
      </w:r>
    </w:p>
    <w:p w14:paraId="0F76E618" w14:textId="77777777" w:rsidR="00CB07DD" w:rsidRPr="00EB0E10" w:rsidRDefault="00CB07DD" w:rsidP="00CB07DD">
      <w:pPr>
        <w:rPr>
          <w:szCs w:val="20"/>
        </w:rPr>
      </w:pPr>
      <w:r w:rsidRPr="00EB0E10">
        <w:rPr>
          <w:szCs w:val="20"/>
        </w:rPr>
        <w:t xml:space="preserve">Each table includes a number of variables.  Within the </w:t>
      </w:r>
      <w:r w:rsidRPr="00EB0E10">
        <w:rPr>
          <w:rStyle w:val="codeChar"/>
          <w:szCs w:val="20"/>
        </w:rPr>
        <w:t>&lt;table&gt;</w:t>
      </w:r>
      <w:r w:rsidRPr="00EB0E10">
        <w:rPr>
          <w:szCs w:val="20"/>
        </w:rPr>
        <w:t xml:space="preserve"> tag,</w:t>
      </w:r>
      <w:r>
        <w:rPr>
          <w:szCs w:val="20"/>
        </w:rPr>
        <w:t xml:space="preserve"> it is REQUIRED that</w:t>
      </w:r>
      <w:r w:rsidRPr="00EB0E10">
        <w:rPr>
          <w:szCs w:val="20"/>
        </w:rPr>
        <w:t xml:space="preserve"> one </w:t>
      </w:r>
      <w:r w:rsidRPr="00EB0E10">
        <w:rPr>
          <w:rStyle w:val="codeChar"/>
          <w:szCs w:val="20"/>
        </w:rPr>
        <w:t>&lt;item&gt;</w:t>
      </w:r>
      <w:r w:rsidRPr="00EB0E10">
        <w:rPr>
          <w:szCs w:val="20"/>
        </w:rPr>
        <w:t xml:space="preserve"> tag appears for each variable displayed.  Each </w:t>
      </w:r>
      <w:r w:rsidRPr="00EB0E10">
        <w:rPr>
          <w:rStyle w:val="codeChar"/>
          <w:szCs w:val="20"/>
        </w:rPr>
        <w:t>&lt;item&gt;</w:t>
      </w:r>
      <w:r w:rsidRPr="00EB0E10">
        <w:rPr>
          <w:szCs w:val="20"/>
        </w:rPr>
        <w:t xml:space="preserve"> tag has t</w:t>
      </w:r>
      <w:r>
        <w:rPr>
          <w:szCs w:val="20"/>
        </w:rPr>
        <w:t>he following unique attributes:</w:t>
      </w:r>
    </w:p>
    <w:p w14:paraId="5F65E761" w14:textId="77777777" w:rsidR="00CB07DD" w:rsidRPr="00E955E9" w:rsidRDefault="00CB07DD" w:rsidP="00CB07DD">
      <w:pPr>
        <w:numPr>
          <w:ilvl w:val="0"/>
          <w:numId w:val="38"/>
        </w:numPr>
        <w:rPr>
          <w:szCs w:val="20"/>
        </w:rPr>
      </w:pPr>
      <w:r w:rsidRPr="00EB0E10">
        <w:rPr>
          <w:szCs w:val="20"/>
        </w:rPr>
        <w:t xml:space="preserve">Item type: </w:t>
      </w:r>
      <w:r>
        <w:rPr>
          <w:szCs w:val="20"/>
        </w:rPr>
        <w:t>REQUIRED</w:t>
      </w:r>
      <w:r w:rsidRPr="00EB0E10">
        <w:rPr>
          <w:szCs w:val="20"/>
        </w:rPr>
        <w:t xml:space="preserve"> </w:t>
      </w:r>
      <w:r w:rsidRPr="00EB0E10">
        <w:rPr>
          <w:rStyle w:val="codeChar"/>
          <w:szCs w:val="20"/>
        </w:rPr>
        <w:t>type="…"</w:t>
      </w:r>
      <w:r w:rsidRPr="00EB0E10">
        <w:rPr>
          <w:szCs w:val="20"/>
        </w:rPr>
        <w:t xml:space="preserve"> with either </w:t>
      </w:r>
      <w:r w:rsidRPr="00EB0E10">
        <w:rPr>
          <w:rStyle w:val="codeChar"/>
          <w:szCs w:val="20"/>
        </w:rPr>
        <w:t>time</w:t>
      </w:r>
      <w:r w:rsidRPr="00EB0E10">
        <w:rPr>
          <w:szCs w:val="20"/>
        </w:rPr>
        <w:t xml:space="preserve">, </w:t>
      </w:r>
      <w:r w:rsidRPr="00EB0E10">
        <w:rPr>
          <w:rStyle w:val="codeChar"/>
          <w:szCs w:val="20"/>
        </w:rPr>
        <w:t>variable</w:t>
      </w:r>
      <w:r w:rsidRPr="00EB0E10">
        <w:rPr>
          <w:szCs w:val="20"/>
        </w:rPr>
        <w:t xml:space="preserve">, or </w:t>
      </w:r>
      <w:r w:rsidRPr="00EB0E10">
        <w:rPr>
          <w:rStyle w:val="codeChar"/>
          <w:szCs w:val="20"/>
        </w:rPr>
        <w:t>blank</w:t>
      </w:r>
      <w:r w:rsidRPr="00EB0E10">
        <w:rPr>
          <w:szCs w:val="20"/>
        </w:rPr>
        <w:t xml:space="preserve"> (blank line) (default: </w:t>
      </w:r>
      <w:r w:rsidRPr="00EB0E10">
        <w:rPr>
          <w:rStyle w:val="codeChar"/>
          <w:szCs w:val="20"/>
        </w:rPr>
        <w:t>variable</w:t>
      </w:r>
      <w:r w:rsidRPr="00EB0E10">
        <w:rPr>
          <w:szCs w:val="20"/>
        </w:rPr>
        <w:t xml:space="preserve">).  Note that the </w:t>
      </w:r>
      <w:r w:rsidRPr="00EB0E10">
        <w:rPr>
          <w:rStyle w:val="codeChar"/>
          <w:szCs w:val="20"/>
        </w:rPr>
        <w:t>time</w:t>
      </w:r>
      <w:r w:rsidRPr="00EB0E10">
        <w:rPr>
          <w:szCs w:val="20"/>
        </w:rPr>
        <w:t xml:space="preserve"> item only needs to be specified to override the default item settings (e.g., the column width) for the time column/row.</w:t>
      </w:r>
    </w:p>
    <w:p w14:paraId="636A6B13" w14:textId="77777777" w:rsidR="00CB07DD" w:rsidRPr="00EB0E10" w:rsidRDefault="00CB07DD" w:rsidP="00CB07DD">
      <w:pPr>
        <w:rPr>
          <w:szCs w:val="20"/>
        </w:rPr>
      </w:pPr>
      <w:r w:rsidRPr="00EB0E10">
        <w:rPr>
          <w:szCs w:val="20"/>
        </w:rPr>
        <w:t xml:space="preserve">Note that, unlike other display objects, the default </w:t>
      </w:r>
      <w:r>
        <w:rPr>
          <w:rStyle w:val="codeChar"/>
          <w:szCs w:val="20"/>
        </w:rPr>
        <w:t>text_</w:t>
      </w:r>
      <w:r w:rsidRPr="00EB0E10">
        <w:rPr>
          <w:rStyle w:val="codeChar"/>
          <w:szCs w:val="20"/>
        </w:rPr>
        <w:t>align</w:t>
      </w:r>
      <w:r w:rsidRPr="00EB0E10">
        <w:rPr>
          <w:szCs w:val="20"/>
        </w:rPr>
        <w:t xml:space="preserve"> for table variables is </w:t>
      </w:r>
      <w:r w:rsidRPr="00EB0E10">
        <w:rPr>
          <w:rStyle w:val="codeChar"/>
          <w:szCs w:val="20"/>
        </w:rPr>
        <w:t>right</w:t>
      </w:r>
      <w:r w:rsidRPr="00EB0E10">
        <w:rPr>
          <w:szCs w:val="20"/>
        </w:rPr>
        <w:t xml:space="preserve">, rather than </w:t>
      </w:r>
      <w:r w:rsidRPr="00EB0E10">
        <w:rPr>
          <w:rStyle w:val="codeChar"/>
          <w:szCs w:val="20"/>
        </w:rPr>
        <w:t>left</w:t>
      </w:r>
      <w:r>
        <w:rPr>
          <w:szCs w:val="20"/>
        </w:rPr>
        <w:t>.</w:t>
      </w:r>
    </w:p>
    <w:p w14:paraId="049A94E4" w14:textId="77777777" w:rsidR="00CB07DD" w:rsidRPr="00EB0E10" w:rsidRDefault="00CB07DD" w:rsidP="00CB07DD">
      <w:pPr>
        <w:rPr>
          <w:szCs w:val="20"/>
        </w:rPr>
      </w:pPr>
      <w:r w:rsidRPr="00EB0E10">
        <w:rPr>
          <w:szCs w:val="20"/>
        </w:rPr>
        <w:t xml:space="preserve">Within the </w:t>
      </w:r>
      <w:r w:rsidRPr="00EB0E10">
        <w:rPr>
          <w:rStyle w:val="codeChar"/>
          <w:szCs w:val="20"/>
        </w:rPr>
        <w:t>&lt;item&gt;</w:t>
      </w:r>
      <w:r w:rsidRPr="00EB0E10">
        <w:rPr>
          <w:szCs w:val="20"/>
        </w:rPr>
        <w:t xml:space="preserve"> tag, the </w:t>
      </w:r>
      <w:r>
        <w:rPr>
          <w:szCs w:val="20"/>
        </w:rPr>
        <w:t xml:space="preserve">REQUIRED </w:t>
      </w:r>
      <w:r w:rsidRPr="00EB0E10">
        <w:rPr>
          <w:rStyle w:val="codeChar"/>
          <w:szCs w:val="20"/>
        </w:rPr>
        <w:t>&lt;entity&gt;</w:t>
      </w:r>
      <w:r w:rsidRPr="00EB0E10">
        <w:rPr>
          <w:szCs w:val="20"/>
        </w:rPr>
        <w:t xml:space="preserve"> ta</w:t>
      </w:r>
      <w:r>
        <w:rPr>
          <w:szCs w:val="20"/>
        </w:rPr>
        <w:t>g defines which entity to plot.</w:t>
      </w:r>
    </w:p>
    <w:p w14:paraId="394EB244" w14:textId="77777777" w:rsidR="00CB07DD" w:rsidRPr="00EB0E10" w:rsidRDefault="00CB07DD" w:rsidP="00CB07DD">
      <w:pPr>
        <w:rPr>
          <w:szCs w:val="20"/>
        </w:rPr>
      </w:pPr>
      <w:r w:rsidRPr="00EB0E10">
        <w:rPr>
          <w:szCs w:val="20"/>
        </w:rPr>
        <w:t xml:space="preserve">Just as with the graph Tables plot an entity’s data from the current run and any other loaded runs.  </w:t>
      </w:r>
      <w:r>
        <w:rPr>
          <w:rFonts w:cs="Arial"/>
        </w:rPr>
        <w:t>An example tag is shown below:</w:t>
      </w:r>
    </w:p>
    <w:p w14:paraId="1B19A077" w14:textId="77777777" w:rsidR="00CB07DD" w:rsidRPr="00EB0E10" w:rsidRDefault="00CB07DD" w:rsidP="00CB07DD">
      <w:pPr>
        <w:rPr>
          <w:rFonts w:ascii="Courier New" w:hAnsi="Courier New" w:cs="Courier New"/>
          <w:szCs w:val="20"/>
        </w:rPr>
      </w:pPr>
      <w:r w:rsidRPr="00EB0E10">
        <w:rPr>
          <w:rFonts w:ascii="Courier New" w:hAnsi="Courier New" w:cs="Courier New"/>
          <w:szCs w:val="20"/>
        </w:rPr>
        <w:t xml:space="preserve">&lt;table </w:t>
      </w:r>
      <w:r>
        <w:rPr>
          <w:rFonts w:ascii="Courier New" w:hAnsi="Courier New" w:cs="Courier New"/>
          <w:szCs w:val="20"/>
        </w:rPr>
        <w:t>font_</w:t>
      </w:r>
      <w:r w:rsidRPr="00EB0E10">
        <w:rPr>
          <w:rFonts w:ascii="Courier New" w:hAnsi="Courier New" w:cs="Courier New"/>
          <w:szCs w:val="20"/>
        </w:rPr>
        <w:t>size="9pt" column_width="59" x="127" y="355" width="465" height="286" comparative="true"&gt;</w:t>
      </w:r>
    </w:p>
    <w:p w14:paraId="412DACD4" w14:textId="77777777" w:rsidR="00CB07DD" w:rsidRPr="00EB0E10" w:rsidRDefault="00CB07DD" w:rsidP="00CB07DD">
      <w:pPr>
        <w:rPr>
          <w:rFonts w:ascii="Courier New" w:hAnsi="Courier New" w:cs="Courier New"/>
          <w:szCs w:val="20"/>
        </w:rPr>
      </w:pPr>
      <w:r w:rsidRPr="00EB0E10">
        <w:rPr>
          <w:rFonts w:ascii="Courier New" w:hAnsi="Courier New" w:cs="Courier New"/>
          <w:szCs w:val="20"/>
        </w:rPr>
        <w:t xml:space="preserve">      &lt;item precision="0.01" type="time" /&gt;</w:t>
      </w:r>
    </w:p>
    <w:p w14:paraId="104C1251" w14:textId="77777777" w:rsidR="00CB07DD" w:rsidRPr="00EB0E10" w:rsidRDefault="00CB07DD" w:rsidP="00CB07DD">
      <w:pPr>
        <w:rPr>
          <w:rFonts w:ascii="Courier New" w:hAnsi="Courier New" w:cs="Courier New"/>
          <w:szCs w:val="20"/>
        </w:rPr>
      </w:pPr>
      <w:r w:rsidRPr="00EB0E10">
        <w:rPr>
          <w:rFonts w:ascii="Courier New" w:hAnsi="Courier New" w:cs="Courier New"/>
          <w:szCs w:val="20"/>
        </w:rPr>
        <w:t xml:space="preserve">      &lt;item precision="0.01" delimit_000s="true"&gt;</w:t>
      </w:r>
    </w:p>
    <w:p w14:paraId="516763F9" w14:textId="77777777" w:rsidR="00CB07DD" w:rsidRPr="00EB0E10" w:rsidRDefault="00CB07DD" w:rsidP="00CB07DD">
      <w:pPr>
        <w:rPr>
          <w:rFonts w:ascii="Courier New" w:hAnsi="Courier New" w:cs="Courier New"/>
          <w:szCs w:val="20"/>
        </w:rPr>
      </w:pPr>
      <w:r w:rsidRPr="00EB0E10">
        <w:rPr>
          <w:rFonts w:ascii="Courier New" w:hAnsi="Courier New" w:cs="Courier New"/>
          <w:szCs w:val="20"/>
        </w:rPr>
        <w:t xml:space="preserve">      </w:t>
      </w:r>
      <w:r w:rsidRPr="00EB0E10">
        <w:rPr>
          <w:rFonts w:ascii="Courier New" w:hAnsi="Courier New" w:cs="Courier New"/>
          <w:szCs w:val="20"/>
        </w:rPr>
        <w:tab/>
        <w:t>&lt;entity name="Converter_1" /&gt;</w:t>
      </w:r>
    </w:p>
    <w:p w14:paraId="06732A4B" w14:textId="77777777" w:rsidR="00CB07DD" w:rsidRPr="00EB0E10" w:rsidRDefault="00CB07DD" w:rsidP="00CB07DD">
      <w:pPr>
        <w:ind w:firstLine="720"/>
        <w:rPr>
          <w:rFonts w:ascii="Courier New" w:hAnsi="Courier New" w:cs="Courier New"/>
          <w:szCs w:val="20"/>
        </w:rPr>
      </w:pPr>
      <w:r w:rsidRPr="00EB0E10">
        <w:rPr>
          <w:rFonts w:ascii="Courier New" w:hAnsi="Courier New" w:cs="Courier New"/>
          <w:szCs w:val="20"/>
        </w:rPr>
        <w:t>&lt;/item&gt;</w:t>
      </w:r>
    </w:p>
    <w:p w14:paraId="0B2A22C4" w14:textId="77777777" w:rsidR="00CB07DD" w:rsidRPr="00EB0E10" w:rsidRDefault="00CB07DD" w:rsidP="00CB07DD">
      <w:pPr>
        <w:rPr>
          <w:rFonts w:ascii="Courier New" w:hAnsi="Courier New" w:cs="Courier New"/>
          <w:szCs w:val="20"/>
        </w:rPr>
      </w:pPr>
      <w:r w:rsidRPr="00EB0E10">
        <w:rPr>
          <w:rFonts w:ascii="Courier New" w:hAnsi="Courier New" w:cs="Courier New"/>
          <w:szCs w:val="20"/>
        </w:rPr>
        <w:t>&lt;/table&gt;</w:t>
      </w:r>
    </w:p>
    <w:p w14:paraId="6A84706C" w14:textId="77777777" w:rsidR="00CB07DD" w:rsidRPr="002B6B03" w:rsidRDefault="00CB07DD" w:rsidP="00CB07DD">
      <w:pPr>
        <w:pStyle w:val="Heading2"/>
        <w:numPr>
          <w:ilvl w:val="1"/>
          <w:numId w:val="3"/>
        </w:numPr>
      </w:pPr>
      <w:bookmarkStart w:id="358" w:name="_Toc426543584"/>
      <w:r>
        <w:t>Annotations</w:t>
      </w:r>
      <w:bookmarkEnd w:id="358"/>
    </w:p>
    <w:p w14:paraId="75D9DA6A" w14:textId="77777777" w:rsidR="00CB07DD" w:rsidRDefault="00CB07DD" w:rsidP="00CB07DD">
      <w:pPr>
        <w:pStyle w:val="Heading3"/>
        <w:numPr>
          <w:ilvl w:val="2"/>
          <w:numId w:val="3"/>
        </w:numPr>
      </w:pPr>
      <w:bookmarkStart w:id="359" w:name="_Toc426543585"/>
      <w:r>
        <w:t>Text Boxes</w:t>
      </w:r>
      <w:bookmarkEnd w:id="359"/>
    </w:p>
    <w:p w14:paraId="419D0606" w14:textId="77777777" w:rsidR="00CB07DD" w:rsidRPr="00F14C40" w:rsidRDefault="00CB07DD" w:rsidP="00CB07DD">
      <w:pPr>
        <w:rPr>
          <w:rFonts w:cs="Arial"/>
        </w:rPr>
      </w:pPr>
      <w:r>
        <w:rPr>
          <w:rFonts w:cs="Arial"/>
        </w:rPr>
        <w:t xml:space="preserve">The </w:t>
      </w:r>
      <w:r>
        <w:rPr>
          <w:rFonts w:ascii="Courier New" w:hAnsi="Courier New" w:cs="Courier New"/>
        </w:rPr>
        <w:t xml:space="preserve">&lt;text_box&gt; </w:t>
      </w:r>
      <w:r>
        <w:rPr>
          <w:rFonts w:cs="Arial"/>
        </w:rPr>
        <w:t xml:space="preserve">tag is used to describe the appearance of a static label on the model canvas. </w:t>
      </w:r>
      <w:r>
        <w:t xml:space="preserve">Support for this tag is OPTIONAL.  </w:t>
      </w:r>
      <w:r>
        <w:rPr>
          <w:rFonts w:cs="Arial"/>
        </w:rPr>
        <w:t>An example tag is shown below:</w:t>
      </w:r>
    </w:p>
    <w:p w14:paraId="3FFCF536" w14:textId="77777777" w:rsidR="00CB07DD" w:rsidRDefault="00CB07DD" w:rsidP="00CB07DD">
      <w:pPr>
        <w:rPr>
          <w:rFonts w:ascii="Courier New" w:hAnsi="Courier New" w:cs="Courier New"/>
        </w:rPr>
      </w:pPr>
      <w:r w:rsidRPr="00697BEC">
        <w:rPr>
          <w:rFonts w:ascii="Courier New" w:hAnsi="Courier New" w:cs="Courier New"/>
        </w:rPr>
        <w:t xml:space="preserve">&lt;text_box x="274" y="119" uid="0" </w:t>
      </w:r>
      <w:r>
        <w:rPr>
          <w:rFonts w:ascii="Courier New" w:hAnsi="Courier New" w:cs="Courier New"/>
        </w:rPr>
        <w:t xml:space="preserve">color=”black” background=”white” z_index=”1” font_family=”Arial” font_size=”9pt” font_weight=”bold” font_style=”italic” text_decoration=”underline” text_align=”center” vertical_text_align=”center” text_padding=”2px” font_color=”black” text_border_color=”black” text_border_width=”1px” text_border_style=”solid” </w:t>
      </w:r>
      <w:r w:rsidRPr="00697BEC">
        <w:rPr>
          <w:rFonts w:ascii="Courier New" w:hAnsi="Courier New" w:cs="Courier New"/>
        </w:rPr>
        <w:t>width="260" height="58"</w:t>
      </w:r>
      <w:r>
        <w:rPr>
          <w:rFonts w:ascii="Courier New" w:hAnsi="Courier New" w:cs="Courier New"/>
        </w:rPr>
        <w:t xml:space="preserve"> </w:t>
      </w:r>
      <w:r w:rsidRPr="005D4827">
        <w:rPr>
          <w:rFonts w:ascii="Courier New" w:hAnsi="Courier New" w:cs="Courier New"/>
        </w:rPr>
        <w:t>appearance="transparent"</w:t>
      </w:r>
      <w:r w:rsidRPr="00697BEC">
        <w:rPr>
          <w:rFonts w:ascii="Courier New" w:hAnsi="Courier New" w:cs="Courier New"/>
        </w:rPr>
        <w:t>&gt;</w:t>
      </w:r>
    </w:p>
    <w:p w14:paraId="6657FB12" w14:textId="77777777" w:rsidR="00CB07DD" w:rsidRDefault="00CB07DD" w:rsidP="00CB07DD">
      <w:pPr>
        <w:ind w:firstLine="720"/>
        <w:rPr>
          <w:rFonts w:ascii="Courier New" w:hAnsi="Courier New" w:cs="Courier New"/>
        </w:rPr>
      </w:pPr>
      <w:r w:rsidRPr="00697BEC">
        <w:rPr>
          <w:rFonts w:ascii="Courier New" w:hAnsi="Courier New" w:cs="Courier New"/>
        </w:rPr>
        <w:t>Some text</w:t>
      </w:r>
    </w:p>
    <w:p w14:paraId="5847D54D" w14:textId="77777777" w:rsidR="00CB07DD" w:rsidRDefault="00CB07DD" w:rsidP="00CB07DD">
      <w:pPr>
        <w:rPr>
          <w:rFonts w:ascii="Courier New" w:hAnsi="Courier New" w:cs="Courier New"/>
        </w:rPr>
      </w:pPr>
      <w:r w:rsidRPr="00697BEC">
        <w:rPr>
          <w:rFonts w:ascii="Courier New" w:hAnsi="Courier New" w:cs="Courier New"/>
        </w:rPr>
        <w:t>&lt;/text_box&gt;</w:t>
      </w:r>
    </w:p>
    <w:p w14:paraId="56CEDD2A" w14:textId="77777777" w:rsidR="00CB07DD" w:rsidRDefault="00CB07DD" w:rsidP="00CB07DD">
      <w:pPr>
        <w:numPr>
          <w:ilvl w:val="0"/>
          <w:numId w:val="24"/>
        </w:numPr>
        <w:jc w:val="both"/>
      </w:pPr>
      <w:r w:rsidRPr="005D4827">
        <w:rPr>
          <w:rFonts w:ascii="Courier New" w:hAnsi="Courier New" w:cs="Courier New"/>
        </w:rPr>
        <w:t>appearance</w:t>
      </w:r>
      <w:r w:rsidRPr="005D4827">
        <w:rPr>
          <w:rFonts w:cs="Arial"/>
        </w:rPr>
        <w:t xml:space="preserve"> </w:t>
      </w:r>
      <w:r>
        <w:rPr>
          <w:rFonts w:cs="Arial"/>
        </w:rPr>
        <w:t xml:space="preserve">OPTIONAL </w:t>
      </w:r>
      <w:r w:rsidRPr="005D4827">
        <w:rPr>
          <w:rFonts w:cs="Arial"/>
        </w:rPr>
        <w:t xml:space="preserve">– “transparent|normal” – default </w:t>
      </w:r>
      <w:r w:rsidRPr="00343E5E">
        <w:rPr>
          <w:rFonts w:ascii="Courier New" w:hAnsi="Courier New" w:cs="Courier New"/>
        </w:rPr>
        <w:t>normal</w:t>
      </w:r>
      <w:r>
        <w:rPr>
          <w:rFonts w:cs="Arial"/>
        </w:rPr>
        <w:t xml:space="preserve">.  A text box with a transparent appearance has no background and can easily be layered on top of other XMILE objects.  A text box with a normal appearance respects its </w:t>
      </w:r>
      <w:r>
        <w:rPr>
          <w:rFonts w:ascii="Courier New" w:hAnsi="Courier New" w:cs="Courier New"/>
        </w:rPr>
        <w:t>background</w:t>
      </w:r>
      <w:r>
        <w:rPr>
          <w:rFonts w:cs="Arial"/>
        </w:rPr>
        <w:t xml:space="preserve"> setting.</w:t>
      </w:r>
    </w:p>
    <w:p w14:paraId="59076734" w14:textId="77777777" w:rsidR="00CB07DD" w:rsidRPr="003F7F85" w:rsidRDefault="00CB07DD" w:rsidP="00CB07DD">
      <w:pPr>
        <w:jc w:val="both"/>
      </w:pPr>
      <w:r>
        <w:t>Descriptions of all display attributes of a text box can be found in Section 6.1.</w:t>
      </w:r>
    </w:p>
    <w:p w14:paraId="0C0F12A8" w14:textId="77777777" w:rsidR="00CB07DD" w:rsidRDefault="00CB07DD" w:rsidP="00CB07DD">
      <w:pPr>
        <w:pStyle w:val="Heading3"/>
        <w:numPr>
          <w:ilvl w:val="2"/>
          <w:numId w:val="3"/>
        </w:numPr>
        <w:rPr>
          <w:del w:id="360" w:author="Comparison" w:date="2024-08-20T10:20:00Z" w16du:dateUtc="2024-08-20T14:20:00Z"/>
        </w:rPr>
      </w:pPr>
      <w:bookmarkStart w:id="361" w:name="_Toc426543586"/>
      <w:del w:id="362" w:author="Comparison" w:date="2024-08-20T10:20:00Z" w16du:dateUtc="2024-08-20T14:20:00Z">
        <w:r>
          <w:delText>Graphics Frames</w:delText>
        </w:r>
        <w:bookmarkEnd w:id="361"/>
      </w:del>
    </w:p>
    <w:p w14:paraId="394B6590" w14:textId="77777777" w:rsidR="00CB07DD" w:rsidRDefault="00CB07DD" w:rsidP="00CB07DD">
      <w:pPr>
        <w:rPr>
          <w:del w:id="363" w:author="Comparison" w:date="2024-08-20T10:20:00Z" w16du:dateUtc="2024-08-20T14:20:00Z"/>
          <w:rFonts w:cs="Arial"/>
        </w:rPr>
      </w:pPr>
      <w:del w:id="364" w:author="Comparison" w:date="2024-08-20T10:20:00Z" w16du:dateUtc="2024-08-20T14:20:00Z">
        <w:r>
          <w:rPr>
            <w:rFonts w:cs="Arial"/>
          </w:rPr>
          <w:delText xml:space="preserve">The </w:delText>
        </w:r>
        <w:r>
          <w:rPr>
            <w:rFonts w:ascii="Courier New" w:hAnsi="Courier New" w:cs="Courier New"/>
          </w:rPr>
          <w:delText xml:space="preserve">&lt;graphics_frame&gt; </w:delText>
        </w:r>
        <w:r>
          <w:rPr>
            <w:rFonts w:cs="Arial"/>
          </w:rPr>
          <w:delText xml:space="preserve">tag is used to describe the appearance of an image or video on the model canvas. </w:delText>
        </w:r>
        <w:r>
          <w:delText xml:space="preserve">Support for this tag is OPTIONAL. </w:delText>
        </w:r>
        <w:r>
          <w:rPr>
            <w:rFonts w:cs="Arial"/>
          </w:rPr>
          <w:delText xml:space="preserve">The content for a graphics frame goes inside of the graphics frame object and is represented using either an </w:delText>
        </w:r>
        <w:r w:rsidRPr="00343E5E">
          <w:rPr>
            <w:rFonts w:ascii="Courier New" w:hAnsi="Courier New" w:cs="Courier New"/>
          </w:rPr>
          <w:delText>image</w:delText>
        </w:r>
        <w:r>
          <w:rPr>
            <w:rFonts w:cs="Arial"/>
          </w:rPr>
          <w:delText xml:space="preserve"> or a </w:delText>
        </w:r>
        <w:r w:rsidRPr="00343E5E">
          <w:rPr>
            <w:rFonts w:ascii="Courier New" w:hAnsi="Courier New" w:cs="Courier New"/>
          </w:rPr>
          <w:delText>video</w:delText>
        </w:r>
        <w:r>
          <w:rPr>
            <w:rFonts w:cs="Arial"/>
          </w:rPr>
          <w:delText xml:space="preserve"> tag.  The </w:delText>
        </w:r>
        <w:r w:rsidRPr="00343E5E">
          <w:rPr>
            <w:rFonts w:ascii="Courier New" w:hAnsi="Courier New" w:cs="Courier New"/>
          </w:rPr>
          <w:delText>image</w:delText>
        </w:r>
        <w:r>
          <w:rPr>
            <w:rFonts w:cs="Arial"/>
          </w:rPr>
          <w:delText xml:space="preserve"> tag is capable of representing its data as a string embedded within the XMILE file, or like the </w:delText>
        </w:r>
        <w:r w:rsidRPr="00343E5E">
          <w:rPr>
            <w:rFonts w:ascii="Courier New" w:hAnsi="Courier New" w:cs="Courier New"/>
          </w:rPr>
          <w:delText>video</w:delText>
        </w:r>
        <w:r>
          <w:rPr>
            <w:rFonts w:cs="Arial"/>
          </w:rPr>
          <w:delText xml:space="preserve"> tag is capable of referring to an external file using URL syntax.  For files hosted on the local file system, the file:// syntax is used.  Files can be referred to either absolutely or relatively.  If referred to absolutely and if a lookup by absolute path fails, a lookup using just the file name in the same directory as the XMILE file is the RECOMMENDED fallback.   An example graphics frame tag is shown below:</w:delText>
        </w:r>
      </w:del>
    </w:p>
    <w:p w14:paraId="1C841770" w14:textId="77777777" w:rsidR="00CB07DD" w:rsidRDefault="00CB07DD" w:rsidP="00CB07DD">
      <w:pPr>
        <w:rPr>
          <w:del w:id="365" w:author="Comparison" w:date="2024-08-20T10:20:00Z" w16du:dateUtc="2024-08-20T14:20:00Z"/>
          <w:rFonts w:ascii="Courier New" w:hAnsi="Courier New" w:cs="Courier New"/>
        </w:rPr>
      </w:pPr>
      <w:del w:id="366" w:author="Comparison" w:date="2024-08-20T10:20:00Z" w16du:dateUtc="2024-08-20T14:20:00Z">
        <w:r w:rsidRPr="00241DF4">
          <w:rPr>
            <w:rFonts w:ascii="Courier New" w:hAnsi="Courier New" w:cs="Courier New"/>
          </w:rPr>
          <w:delText>&lt;graphics_frame x="102" y="301" uid="1" width="400" height="300" border</w:delText>
        </w:r>
        <w:r>
          <w:rPr>
            <w:rFonts w:ascii="Courier New" w:hAnsi="Courier New" w:cs="Courier New"/>
          </w:rPr>
          <w:delText>_color</w:delText>
        </w:r>
        <w:r w:rsidRPr="00241DF4">
          <w:rPr>
            <w:rFonts w:ascii="Courier New" w:hAnsi="Courier New" w:cs="Courier New"/>
          </w:rPr>
          <w:delText xml:space="preserve">="black" </w:delText>
        </w:r>
        <w:r>
          <w:rPr>
            <w:rFonts w:ascii="Courier New" w:hAnsi="Courier New" w:cs="Courier New"/>
          </w:rPr>
          <w:delText>border_</w:delText>
        </w:r>
        <w:r w:rsidRPr="00241DF4">
          <w:rPr>
            <w:rFonts w:ascii="Courier New" w:hAnsi="Courier New" w:cs="Courier New"/>
          </w:rPr>
          <w:delText xml:space="preserve">style="solid" </w:delText>
        </w:r>
        <w:r>
          <w:rPr>
            <w:rFonts w:ascii="Courier New" w:hAnsi="Courier New" w:cs="Courier New"/>
          </w:rPr>
          <w:delText>border_</w:delText>
        </w:r>
        <w:r w:rsidRPr="00241DF4">
          <w:rPr>
            <w:rFonts w:ascii="Courier New" w:hAnsi="Courier New" w:cs="Courier New"/>
          </w:rPr>
          <w:delText>width="thin</w:delText>
        </w:r>
        <w:r>
          <w:rPr>
            <w:rFonts w:ascii="Courier New" w:hAnsi="Courier New" w:cs="Courier New"/>
          </w:rPr>
          <w:delText>”</w:delText>
        </w:r>
        <w:r w:rsidRPr="00241DF4">
          <w:rPr>
            <w:rFonts w:ascii="Courier New" w:hAnsi="Courier New" w:cs="Courier New"/>
          </w:rPr>
          <w:delText>&gt;</w:delText>
        </w:r>
      </w:del>
    </w:p>
    <w:p w14:paraId="1283DA2A" w14:textId="77777777" w:rsidR="00CB07DD" w:rsidRDefault="00CB07DD" w:rsidP="00CB07DD">
      <w:pPr>
        <w:rPr>
          <w:del w:id="367" w:author="Comparison" w:date="2024-08-20T10:20:00Z" w16du:dateUtc="2024-08-20T14:20:00Z"/>
          <w:rFonts w:ascii="Courier New" w:hAnsi="Courier New" w:cs="Courier New"/>
        </w:rPr>
      </w:pPr>
      <w:del w:id="368" w:author="Comparison" w:date="2024-08-20T10:20:00Z" w16du:dateUtc="2024-08-20T14:20:00Z">
        <w:r>
          <w:rPr>
            <w:rFonts w:ascii="Courier New" w:hAnsi="Courier New" w:cs="Courier New"/>
          </w:rPr>
          <w:tab/>
          <w:delText>&lt;image|video/&gt;</w:delText>
        </w:r>
      </w:del>
    </w:p>
    <w:p w14:paraId="675532C1" w14:textId="77777777" w:rsidR="00CB07DD" w:rsidRPr="00634BB7" w:rsidRDefault="00CB07DD" w:rsidP="00CB07DD">
      <w:pPr>
        <w:rPr>
          <w:del w:id="369" w:author="Comparison" w:date="2024-08-20T10:20:00Z" w16du:dateUtc="2024-08-20T14:20:00Z"/>
          <w:rFonts w:ascii="Courier New" w:hAnsi="Courier New" w:cs="Courier New"/>
        </w:rPr>
      </w:pPr>
      <w:del w:id="370" w:author="Comparison" w:date="2024-08-20T10:20:00Z" w16du:dateUtc="2024-08-20T14:20:00Z">
        <w:r>
          <w:rPr>
            <w:rFonts w:ascii="Courier New" w:hAnsi="Courier New" w:cs="Courier New"/>
          </w:rPr>
          <w:delText>&lt;/graphics_frame&gt;</w:delText>
        </w:r>
      </w:del>
    </w:p>
    <w:p w14:paraId="4A890A7A" w14:textId="77777777" w:rsidR="00CB07DD" w:rsidRPr="003F7F85" w:rsidRDefault="00CB07DD" w:rsidP="00CB07DD">
      <w:pPr>
        <w:jc w:val="both"/>
        <w:rPr>
          <w:del w:id="371" w:author="Comparison" w:date="2024-08-20T10:20:00Z" w16du:dateUtc="2024-08-20T14:20:00Z"/>
        </w:rPr>
      </w:pPr>
      <w:del w:id="372" w:author="Comparison" w:date="2024-08-20T10:20:00Z" w16du:dateUtc="2024-08-20T14:20:00Z">
        <w:r>
          <w:delText>Descriptions of all display attributes of a graphics frame can be found in Section 6.1.</w:delText>
        </w:r>
      </w:del>
    </w:p>
    <w:p w14:paraId="0663C789" w14:textId="77777777" w:rsidR="00CB07DD" w:rsidRDefault="00CB07DD" w:rsidP="00CB07DD">
      <w:pPr>
        <w:rPr>
          <w:del w:id="373" w:author="Comparison" w:date="2024-08-20T10:20:00Z" w16du:dateUtc="2024-08-20T14:20:00Z"/>
        </w:rPr>
      </w:pPr>
      <w:del w:id="374" w:author="Comparison" w:date="2024-08-20T10:20:00Z" w16du:dateUtc="2024-08-20T14:20:00Z">
        <w:r>
          <w:delText xml:space="preserve">Both </w:delText>
        </w:r>
        <w:r w:rsidRPr="00680A4B">
          <w:rPr>
            <w:rStyle w:val="codeChar"/>
          </w:rPr>
          <w:delText>&lt;image&gt;</w:delText>
        </w:r>
        <w:r>
          <w:delText xml:space="preserve"> and </w:delText>
        </w:r>
        <w:r w:rsidRPr="00680A4B">
          <w:rPr>
            <w:rStyle w:val="codeChar"/>
          </w:rPr>
          <w:delText>&lt;video&gt;</w:delText>
        </w:r>
        <w:r>
          <w:delText xml:space="preserve"> have one OPTIONAL attribute:</w:delText>
        </w:r>
      </w:del>
    </w:p>
    <w:p w14:paraId="3CEA84BF" w14:textId="77777777" w:rsidR="00CB07DD" w:rsidRDefault="00CB07DD" w:rsidP="00CB07DD">
      <w:pPr>
        <w:numPr>
          <w:ilvl w:val="0"/>
          <w:numId w:val="45"/>
        </w:numPr>
        <w:rPr>
          <w:del w:id="375" w:author="Comparison" w:date="2024-08-20T10:20:00Z" w16du:dateUtc="2024-08-20T14:20:00Z"/>
        </w:rPr>
      </w:pPr>
      <w:del w:id="376" w:author="Comparison" w:date="2024-08-20T10:20:00Z" w16du:dateUtc="2024-08-20T14:20:00Z">
        <w:r>
          <w:delText>Resize to completely fill the parent container</w:delText>
        </w:r>
        <w:r w:rsidRPr="00986336">
          <w:delText xml:space="preserve">:  </w:delText>
        </w:r>
        <w:r>
          <w:rPr>
            <w:rStyle w:val="codeChar"/>
          </w:rPr>
          <w:delText>size_to_parent=</w:delText>
        </w:r>
        <w:r w:rsidRPr="00986336">
          <w:rPr>
            <w:rStyle w:val="codeChar"/>
          </w:rPr>
          <w:delText>"…"</w:delText>
        </w:r>
        <w:r w:rsidRPr="00986336">
          <w:delText xml:space="preserve"> with </w:delText>
        </w:r>
        <w:r>
          <w:delText>true/false</w:delText>
        </w:r>
        <w:r w:rsidRPr="00986336">
          <w:delText xml:space="preserve"> (default: </w:delText>
        </w:r>
        <w:r>
          <w:rPr>
            <w:rStyle w:val="codeChar"/>
          </w:rPr>
          <w:delText>false</w:delText>
        </w:r>
        <w:r>
          <w:delText>)</w:delText>
        </w:r>
      </w:del>
    </w:p>
    <w:p w14:paraId="0BF37326" w14:textId="77777777" w:rsidR="00CB07DD" w:rsidRPr="00634BB7" w:rsidRDefault="00CB07DD" w:rsidP="00CB07DD">
      <w:pPr>
        <w:rPr>
          <w:del w:id="377" w:author="Comparison" w:date="2024-08-20T10:20:00Z" w16du:dateUtc="2024-08-20T14:20:00Z"/>
          <w:rFonts w:cs="Arial"/>
        </w:rPr>
      </w:pPr>
      <w:del w:id="378" w:author="Comparison" w:date="2024-08-20T10:20:00Z" w16du:dateUtc="2024-08-20T14:20:00Z">
        <w:r w:rsidRPr="00BC6FB0">
          <w:rPr>
            <w:rFonts w:cs="Arial"/>
          </w:rPr>
          <w:delText>Example</w:delText>
        </w:r>
        <w:r>
          <w:rPr>
            <w:rFonts w:ascii="Courier New" w:hAnsi="Courier New" w:cs="Courier New"/>
          </w:rPr>
          <w:delText xml:space="preserve"> &lt;image&gt; </w:delText>
        </w:r>
        <w:r w:rsidRPr="00BC6FB0">
          <w:rPr>
            <w:rFonts w:cs="Arial"/>
          </w:rPr>
          <w:delText>and</w:delText>
        </w:r>
        <w:r>
          <w:rPr>
            <w:rFonts w:ascii="Courier New" w:hAnsi="Courier New" w:cs="Courier New"/>
          </w:rPr>
          <w:delText xml:space="preserve"> &lt;video&gt; </w:delText>
        </w:r>
        <w:r w:rsidRPr="00BC6FB0">
          <w:rPr>
            <w:rFonts w:cs="Arial"/>
          </w:rPr>
          <w:delText>tags</w:delText>
        </w:r>
        <w:r>
          <w:rPr>
            <w:rFonts w:cs="Arial"/>
          </w:rPr>
          <w:delText>:</w:delText>
        </w:r>
      </w:del>
    </w:p>
    <w:p w14:paraId="15953187" w14:textId="77777777" w:rsidR="00CB07DD" w:rsidRDefault="00CB07DD" w:rsidP="00CB07DD">
      <w:pPr>
        <w:rPr>
          <w:del w:id="379" w:author="Comparison" w:date="2024-08-20T10:20:00Z" w16du:dateUtc="2024-08-20T14:20:00Z"/>
          <w:rFonts w:ascii="Courier New" w:hAnsi="Courier New" w:cs="Courier New"/>
        </w:rPr>
      </w:pPr>
      <w:del w:id="380" w:author="Comparison" w:date="2024-08-20T10:20:00Z" w16du:dateUtc="2024-08-20T14:20:00Z">
        <w:r w:rsidRPr="00241DF4">
          <w:rPr>
            <w:rFonts w:ascii="Courier New" w:hAnsi="Courier New" w:cs="Courier New"/>
          </w:rPr>
          <w:delText>&lt;image size_to_parent="true" width="2509" height="1932"&gt;</w:delText>
        </w:r>
      </w:del>
    </w:p>
    <w:p w14:paraId="1799CEC7" w14:textId="77777777" w:rsidR="00CB07DD" w:rsidRDefault="00CB07DD" w:rsidP="00CB07DD">
      <w:pPr>
        <w:ind w:firstLine="720"/>
        <w:rPr>
          <w:del w:id="381" w:author="Comparison" w:date="2024-08-20T10:20:00Z" w16du:dateUtc="2024-08-20T14:20:00Z"/>
          <w:rFonts w:ascii="Courier New" w:hAnsi="Courier New" w:cs="Courier New"/>
        </w:rPr>
      </w:pPr>
      <w:del w:id="382" w:author="Comparison" w:date="2024-08-20T10:20:00Z" w16du:dateUtc="2024-08-20T14:20:00Z">
        <w:r>
          <w:rPr>
            <w:rFonts w:ascii="Courier New" w:hAnsi="Courier New" w:cs="Courier New"/>
          </w:rPr>
          <w:delText>file://</w:delText>
        </w:r>
        <w:r w:rsidRPr="00241DF4">
          <w:rPr>
            <w:rFonts w:ascii="Courier New" w:hAnsi="Courier New" w:cs="Courier New"/>
          </w:rPr>
          <w:delText>C:/Users/</w:delText>
        </w:r>
        <w:r>
          <w:rPr>
            <w:rFonts w:ascii="Courier New" w:hAnsi="Courier New" w:cs="Courier New"/>
          </w:rPr>
          <w:delText>xmile</w:delText>
        </w:r>
        <w:r w:rsidRPr="00241DF4">
          <w:rPr>
            <w:rFonts w:ascii="Courier New" w:hAnsi="Courier New" w:cs="Courier New"/>
          </w:rPr>
          <w:delText>/Downloads/Archive/home-screen.png</w:delText>
        </w:r>
      </w:del>
    </w:p>
    <w:p w14:paraId="029E6DC1" w14:textId="77777777" w:rsidR="00CB07DD" w:rsidRDefault="00CB07DD" w:rsidP="00CB07DD">
      <w:pPr>
        <w:rPr>
          <w:del w:id="383" w:author="Comparison" w:date="2024-08-20T10:20:00Z" w16du:dateUtc="2024-08-20T14:20:00Z"/>
          <w:rFonts w:ascii="Courier New" w:hAnsi="Courier New" w:cs="Courier New"/>
        </w:rPr>
      </w:pPr>
      <w:del w:id="384" w:author="Comparison" w:date="2024-08-20T10:20:00Z" w16du:dateUtc="2024-08-20T14:20:00Z">
        <w:r w:rsidRPr="00241DF4">
          <w:rPr>
            <w:rFonts w:ascii="Courier New" w:hAnsi="Courier New" w:cs="Courier New"/>
          </w:rPr>
          <w:delText>&lt;/image&gt;</w:delText>
        </w:r>
      </w:del>
    </w:p>
    <w:p w14:paraId="12E54734" w14:textId="77777777" w:rsidR="00CB07DD" w:rsidRDefault="00CB07DD" w:rsidP="00CB07DD">
      <w:pPr>
        <w:rPr>
          <w:del w:id="385" w:author="Comparison" w:date="2024-08-20T10:20:00Z" w16du:dateUtc="2024-08-20T14:20:00Z"/>
          <w:rFonts w:ascii="Courier New" w:hAnsi="Courier New" w:cs="Courier New"/>
        </w:rPr>
      </w:pPr>
      <w:del w:id="386" w:author="Comparison" w:date="2024-08-20T10:20:00Z" w16du:dateUtc="2024-08-20T14:20:00Z">
        <w:r w:rsidRPr="00241DF4">
          <w:rPr>
            <w:rFonts w:ascii="Courier New" w:hAnsi="Courier New" w:cs="Courier New"/>
          </w:rPr>
          <w:delText>&lt;</w:delText>
        </w:r>
        <w:r>
          <w:rPr>
            <w:rFonts w:ascii="Courier New" w:hAnsi="Courier New" w:cs="Courier New"/>
          </w:rPr>
          <w:delText>video</w:delText>
        </w:r>
        <w:r w:rsidRPr="00241DF4">
          <w:rPr>
            <w:rFonts w:ascii="Courier New" w:hAnsi="Courier New" w:cs="Courier New"/>
          </w:rPr>
          <w:delText xml:space="preserve"> size_to_parent="true" width="2509"</w:delText>
        </w:r>
        <w:r>
          <w:rPr>
            <w:rFonts w:ascii="Courier New" w:hAnsi="Courier New" w:cs="Courier New"/>
          </w:rPr>
          <w:delText xml:space="preserve"> h</w:delText>
        </w:r>
        <w:r w:rsidRPr="00241DF4">
          <w:rPr>
            <w:rFonts w:ascii="Courier New" w:hAnsi="Courier New" w:cs="Courier New"/>
          </w:rPr>
          <w:delText>eight="1932"&gt;</w:delText>
        </w:r>
      </w:del>
    </w:p>
    <w:p w14:paraId="00E95151" w14:textId="77777777" w:rsidR="00CB07DD" w:rsidRDefault="00CB07DD" w:rsidP="00CB07DD">
      <w:pPr>
        <w:ind w:firstLine="720"/>
        <w:rPr>
          <w:del w:id="387" w:author="Comparison" w:date="2024-08-20T10:20:00Z" w16du:dateUtc="2024-08-20T14:20:00Z"/>
          <w:rFonts w:ascii="Courier New" w:hAnsi="Courier New" w:cs="Courier New"/>
        </w:rPr>
      </w:pPr>
      <w:del w:id="388" w:author="Comparison" w:date="2024-08-20T10:20:00Z" w16du:dateUtc="2024-08-20T14:20:00Z">
        <w:r>
          <w:rPr>
            <w:rFonts w:ascii="Courier New" w:hAnsi="Courier New" w:cs="Courier New"/>
          </w:rPr>
          <w:delText>file://</w:delText>
        </w:r>
        <w:r w:rsidRPr="00241DF4">
          <w:rPr>
            <w:rFonts w:ascii="Courier New" w:hAnsi="Courier New" w:cs="Courier New"/>
          </w:rPr>
          <w:delText>C:/Users/</w:delText>
        </w:r>
        <w:r>
          <w:rPr>
            <w:rFonts w:ascii="Courier New" w:hAnsi="Courier New" w:cs="Courier New"/>
          </w:rPr>
          <w:delText>xmile</w:delText>
        </w:r>
        <w:r w:rsidRPr="00241DF4">
          <w:rPr>
            <w:rFonts w:ascii="Courier New" w:hAnsi="Courier New" w:cs="Courier New"/>
          </w:rPr>
          <w:delText>/Downloads/Archive/home-screen.png</w:delText>
        </w:r>
      </w:del>
    </w:p>
    <w:p w14:paraId="11E1361E" w14:textId="77777777" w:rsidR="00CB07DD" w:rsidRDefault="00CB07DD" w:rsidP="00CB07DD">
      <w:pPr>
        <w:rPr>
          <w:del w:id="389" w:author="Comparison" w:date="2024-08-20T10:20:00Z" w16du:dateUtc="2024-08-20T14:20:00Z"/>
          <w:rFonts w:ascii="Courier New" w:hAnsi="Courier New" w:cs="Courier New"/>
        </w:rPr>
      </w:pPr>
      <w:del w:id="390" w:author="Comparison" w:date="2024-08-20T10:20:00Z" w16du:dateUtc="2024-08-20T14:20:00Z">
        <w:r w:rsidRPr="00241DF4">
          <w:rPr>
            <w:rFonts w:ascii="Courier New" w:hAnsi="Courier New" w:cs="Courier New"/>
          </w:rPr>
          <w:delText>&lt;/</w:delText>
        </w:r>
        <w:r>
          <w:rPr>
            <w:rFonts w:ascii="Courier New" w:hAnsi="Courier New" w:cs="Courier New"/>
          </w:rPr>
          <w:delText>video</w:delText>
        </w:r>
        <w:r w:rsidRPr="00241DF4">
          <w:rPr>
            <w:rFonts w:ascii="Courier New" w:hAnsi="Courier New" w:cs="Courier New"/>
          </w:rPr>
          <w:delText>&gt;</w:delText>
        </w:r>
      </w:del>
    </w:p>
    <w:p w14:paraId="07E5DE64" w14:textId="77777777" w:rsidR="00CB07DD" w:rsidRPr="00634BB7" w:rsidRDefault="00CB07DD" w:rsidP="00CB07DD">
      <w:pPr>
        <w:rPr>
          <w:del w:id="391" w:author="Comparison" w:date="2024-08-20T10:20:00Z" w16du:dateUtc="2024-08-20T14:20:00Z"/>
          <w:rFonts w:cs="Arial"/>
        </w:rPr>
      </w:pPr>
      <w:del w:id="392" w:author="Comparison" w:date="2024-08-20T10:20:00Z" w16du:dateUtc="2024-08-20T14:20:00Z">
        <w:r>
          <w:rPr>
            <w:rFonts w:cs="Arial"/>
          </w:rPr>
          <w:delText>When an image is embedded directly within the XMILE file, the data is started by using with ‘data:’ then its MIME type (’image/png’), then a semi-colon (‘;’) then the type of encoding (‘base64’) (base64 is the only REQUIRED option for this version of the spec) a comma (‘,’) and finally the data (</w:delText>
        </w:r>
        <w:r w:rsidRPr="00241DF4">
          <w:rPr>
            <w:rFonts w:ascii="Courier New" w:hAnsi="Courier New" w:cs="Courier New"/>
          </w:rPr>
          <w:delText>data:image/png;base64,</w:delText>
        </w:r>
        <w:r>
          <w:rPr>
            <w:rFonts w:ascii="Courier New" w:hAnsi="Courier New" w:cs="Courier New"/>
          </w:rPr>
          <w:delText>)</w:delText>
        </w:r>
        <w:r>
          <w:rPr>
            <w:rFonts w:cs="Arial"/>
          </w:rPr>
          <w:delText>. An example tag is shown below:</w:delText>
        </w:r>
      </w:del>
    </w:p>
    <w:p w14:paraId="189157DE" w14:textId="77777777" w:rsidR="00CB07DD" w:rsidRDefault="00CB07DD" w:rsidP="00CB07DD">
      <w:pPr>
        <w:rPr>
          <w:del w:id="393" w:author="Comparison" w:date="2024-08-20T10:20:00Z" w16du:dateUtc="2024-08-20T14:20:00Z"/>
          <w:rFonts w:ascii="Courier New" w:hAnsi="Courier New" w:cs="Courier New"/>
        </w:rPr>
      </w:pPr>
      <w:del w:id="394" w:author="Comparison" w:date="2024-08-20T10:20:00Z" w16du:dateUtc="2024-08-20T14:20:00Z">
        <w:r w:rsidRPr="00241DF4">
          <w:rPr>
            <w:rFonts w:ascii="Courier New" w:hAnsi="Courier New" w:cs="Courier New"/>
          </w:rPr>
          <w:delText>&lt;image siz</w:delText>
        </w:r>
        <w:r>
          <w:rPr>
            <w:rFonts w:ascii="Courier New" w:hAnsi="Courier New" w:cs="Courier New"/>
          </w:rPr>
          <w:delText xml:space="preserve">e_to_parent="true" width="2509" </w:delText>
        </w:r>
        <w:r w:rsidRPr="00241DF4">
          <w:rPr>
            <w:rFonts w:ascii="Courier New" w:hAnsi="Courier New" w:cs="Courier New"/>
          </w:rPr>
          <w:delText>height="1932"&gt;</w:delText>
        </w:r>
      </w:del>
    </w:p>
    <w:p w14:paraId="1AE49DF4" w14:textId="77777777" w:rsidR="00CB07DD" w:rsidRDefault="00CB07DD" w:rsidP="00CB07DD">
      <w:pPr>
        <w:ind w:firstLine="720"/>
        <w:rPr>
          <w:del w:id="395" w:author="Comparison" w:date="2024-08-20T10:20:00Z" w16du:dateUtc="2024-08-20T14:20:00Z"/>
          <w:rFonts w:ascii="Courier New" w:hAnsi="Courier New" w:cs="Courier New"/>
        </w:rPr>
      </w:pPr>
      <w:del w:id="396" w:author="Comparison" w:date="2024-08-20T10:20:00Z" w16du:dateUtc="2024-08-20T14:20:00Z">
        <w:r w:rsidRPr="00241DF4">
          <w:rPr>
            <w:rFonts w:ascii="Courier New" w:hAnsi="Courier New" w:cs="Courier New"/>
          </w:rPr>
          <w:delText>data:image/png;base64,</w:delText>
        </w:r>
        <w:r>
          <w:rPr>
            <w:rFonts w:ascii="Courier New" w:hAnsi="Courier New" w:cs="Courier New"/>
          </w:rPr>
          <w:delText>*</w:delText>
        </w:r>
      </w:del>
    </w:p>
    <w:p w14:paraId="4F8C619C" w14:textId="77777777" w:rsidR="00CB07DD" w:rsidRDefault="00CB07DD" w:rsidP="00CB07DD">
      <w:pPr>
        <w:rPr>
          <w:del w:id="397" w:author="Comparison" w:date="2024-08-20T10:20:00Z" w16du:dateUtc="2024-08-20T14:20:00Z"/>
          <w:rFonts w:ascii="Courier New" w:hAnsi="Courier New" w:cs="Courier New"/>
        </w:rPr>
      </w:pPr>
      <w:del w:id="398" w:author="Comparison" w:date="2024-08-20T10:20:00Z" w16du:dateUtc="2024-08-20T14:20:00Z">
        <w:r>
          <w:rPr>
            <w:rFonts w:ascii="Courier New" w:hAnsi="Courier New" w:cs="Courier New"/>
          </w:rPr>
          <w:delText>&lt;/image&gt;</w:delText>
        </w:r>
      </w:del>
    </w:p>
    <w:p w14:paraId="57897633" w14:textId="77777777" w:rsidR="00CB07DD" w:rsidRDefault="00CB07DD" w:rsidP="00CB07DD">
      <w:pPr>
        <w:pStyle w:val="Heading3"/>
        <w:numPr>
          <w:ilvl w:val="2"/>
          <w:numId w:val="3"/>
        </w:numPr>
        <w:rPr>
          <w:del w:id="399" w:author="Comparison" w:date="2024-08-20T10:20:00Z" w16du:dateUtc="2024-08-20T14:20:00Z"/>
        </w:rPr>
      </w:pPr>
      <w:bookmarkStart w:id="400" w:name="_Toc426543587"/>
      <w:del w:id="401" w:author="Comparison" w:date="2024-08-20T10:20:00Z" w16du:dateUtc="2024-08-20T14:20:00Z">
        <w:r>
          <w:delText>Buttons</w:delText>
        </w:r>
        <w:bookmarkEnd w:id="400"/>
      </w:del>
    </w:p>
    <w:p w14:paraId="4F88607D" w14:textId="77777777" w:rsidR="00CB07DD" w:rsidRPr="00A62DD3" w:rsidRDefault="00CB07DD" w:rsidP="00CB07DD">
      <w:pPr>
        <w:rPr>
          <w:del w:id="402" w:author="Comparison" w:date="2024-08-20T10:20:00Z" w16du:dateUtc="2024-08-20T14:20:00Z"/>
        </w:rPr>
      </w:pPr>
      <w:del w:id="403" w:author="Comparison" w:date="2024-08-20T10:20:00Z" w16du:dateUtc="2024-08-20T14:20:00Z">
        <w:r w:rsidRPr="00A62DD3">
          <w:delText xml:space="preserve">Buttons are used to control the program, navigate to a hyperlinked location, or to display an information window </w:delText>
        </w:r>
        <w:r w:rsidRPr="00A9359E">
          <w:rPr>
            <w:rFonts w:ascii="Cordia New" w:hAnsi="Cordia New" w:cs="Cordia New"/>
          </w:rPr>
          <w:delText>(</w:delText>
        </w:r>
        <w:r w:rsidRPr="00A9359E">
          <w:rPr>
            <w:rFonts w:ascii="Courier New" w:hAnsi="Courier New" w:cs="Courier New"/>
          </w:rPr>
          <w:delText>&lt;popup&gt;</w:delText>
        </w:r>
        <w:r>
          <w:delText xml:space="preserve"> </w:delText>
        </w:r>
        <w:r w:rsidRPr="00A62DD3">
          <w:delText xml:space="preserve">containing text, an image, or a </w:delText>
        </w:r>
        <w:r>
          <w:delText>video</w:delText>
        </w:r>
        <w:r w:rsidRPr="00A62DD3">
          <w:delText xml:space="preserve">).  </w:delText>
        </w:r>
        <w:r>
          <w:delText xml:space="preserve">Support for this tag is OPTIONAL. </w:delText>
        </w:r>
        <w:r w:rsidRPr="00A62DD3">
          <w:delText xml:space="preserve">All buttons appear within the </w:delText>
        </w:r>
        <w:r w:rsidRPr="00A62DD3">
          <w:rPr>
            <w:rStyle w:val="codeChar"/>
            <w:szCs w:val="20"/>
          </w:rPr>
          <w:delText>&lt;button&gt;</w:delText>
        </w:r>
        <w:r w:rsidRPr="00A62DD3">
          <w:delText xml:space="preserve"> tag, which includes the standard display properties (</w:delText>
        </w:r>
        <w:r>
          <w:delText>section 5.2</w:delText>
        </w:r>
        <w:r w:rsidRPr="00A62DD3">
          <w:delText>), as well as the following properties:</w:delText>
        </w:r>
      </w:del>
    </w:p>
    <w:p w14:paraId="3DEA6CB5" w14:textId="77777777" w:rsidR="00CB07DD" w:rsidRPr="00A62DD3" w:rsidRDefault="00CB07DD" w:rsidP="00CB07DD">
      <w:pPr>
        <w:numPr>
          <w:ilvl w:val="0"/>
          <w:numId w:val="30"/>
        </w:numPr>
        <w:rPr>
          <w:del w:id="404" w:author="Comparison" w:date="2024-08-20T10:20:00Z" w16du:dateUtc="2024-08-20T14:20:00Z"/>
        </w:rPr>
      </w:pPr>
      <w:del w:id="405" w:author="Comparison" w:date="2024-08-20T10:20:00Z" w16du:dateUtc="2024-08-20T14:20:00Z">
        <w:r w:rsidRPr="00A62DD3">
          <w:delText xml:space="preserve">Transparency: </w:delText>
        </w:r>
        <w:r>
          <w:delText>OPTIONAL</w:delText>
        </w:r>
        <w:r w:rsidRPr="00A62DD3">
          <w:delText xml:space="preserve"> </w:delText>
        </w:r>
        <w:r w:rsidRPr="00A62DD3">
          <w:rPr>
            <w:rStyle w:val="codeChar"/>
            <w:szCs w:val="20"/>
          </w:rPr>
          <w:delText>appearance="…"</w:delText>
        </w:r>
        <w:r w:rsidRPr="00A62DD3">
          <w:delText xml:space="preserve"> with either </w:delText>
        </w:r>
        <w:r w:rsidRPr="00A62DD3">
          <w:rPr>
            <w:rStyle w:val="codeChar"/>
            <w:szCs w:val="20"/>
          </w:rPr>
          <w:delText>opaque</w:delText>
        </w:r>
        <w:r w:rsidRPr="00A62DD3">
          <w:delText xml:space="preserve"> or </w:delText>
        </w:r>
        <w:r w:rsidRPr="00A62DD3">
          <w:rPr>
            <w:rStyle w:val="codeChar"/>
            <w:szCs w:val="20"/>
          </w:rPr>
          <w:delText>transparent</w:delText>
        </w:r>
        <w:r w:rsidRPr="00A62DD3">
          <w:delText xml:space="preserve"> (default: </w:delText>
        </w:r>
        <w:r w:rsidRPr="00A62DD3">
          <w:rPr>
            <w:rStyle w:val="codeChar"/>
            <w:szCs w:val="20"/>
          </w:rPr>
          <w:delText>opaque</w:delText>
        </w:r>
        <w:r w:rsidRPr="00A62DD3">
          <w:delText>)</w:delText>
        </w:r>
      </w:del>
    </w:p>
    <w:p w14:paraId="655938AA" w14:textId="77777777" w:rsidR="00CB07DD" w:rsidRPr="00A62DD3" w:rsidRDefault="00CB07DD" w:rsidP="00CB07DD">
      <w:pPr>
        <w:numPr>
          <w:ilvl w:val="0"/>
          <w:numId w:val="30"/>
        </w:numPr>
        <w:rPr>
          <w:del w:id="406" w:author="Comparison" w:date="2024-08-20T10:20:00Z" w16du:dateUtc="2024-08-20T14:20:00Z"/>
        </w:rPr>
      </w:pPr>
      <w:del w:id="407" w:author="Comparison" w:date="2024-08-20T10:20:00Z" w16du:dateUtc="2024-08-20T14:20:00Z">
        <w:r w:rsidRPr="00A62DD3">
          <w:delText xml:space="preserve">Button corner style:  </w:delText>
        </w:r>
        <w:r>
          <w:delText xml:space="preserve">OPTIONAL </w:delText>
        </w:r>
        <w:r w:rsidRPr="00A62DD3">
          <w:rPr>
            <w:rStyle w:val="codeChar"/>
            <w:szCs w:val="20"/>
          </w:rPr>
          <w:delText>style="…"</w:delText>
        </w:r>
        <w:r w:rsidRPr="00A62DD3">
          <w:delText xml:space="preserve"> with </w:delText>
        </w:r>
        <w:r w:rsidRPr="00A62DD3">
          <w:rPr>
            <w:rStyle w:val="codeChar"/>
            <w:szCs w:val="20"/>
          </w:rPr>
          <w:delText>square</w:delText>
        </w:r>
        <w:r w:rsidRPr="00A62DD3">
          <w:delText xml:space="preserve">, </w:delText>
        </w:r>
        <w:r w:rsidRPr="00A62DD3">
          <w:rPr>
            <w:rStyle w:val="codeChar"/>
            <w:szCs w:val="20"/>
          </w:rPr>
          <w:delText>rounded</w:delText>
        </w:r>
        <w:r w:rsidRPr="00A62DD3">
          <w:delText xml:space="preserve">, or </w:delText>
        </w:r>
        <w:r w:rsidRPr="00A62DD3">
          <w:rPr>
            <w:rStyle w:val="codeChar"/>
            <w:szCs w:val="20"/>
          </w:rPr>
          <w:delText>capsule</w:delText>
        </w:r>
        <w:r w:rsidRPr="00A62DD3">
          <w:delText xml:space="preserve"> (default: </w:delText>
        </w:r>
        <w:r w:rsidRPr="00A62DD3">
          <w:rPr>
            <w:rStyle w:val="codeChar"/>
            <w:szCs w:val="20"/>
          </w:rPr>
          <w:delText>square</w:delText>
        </w:r>
        <w:r w:rsidRPr="00A62DD3">
          <w:delText>)</w:delText>
        </w:r>
      </w:del>
    </w:p>
    <w:p w14:paraId="2ADFB497" w14:textId="77777777" w:rsidR="00CB07DD" w:rsidRPr="00A62DD3" w:rsidRDefault="00CB07DD" w:rsidP="00CB07DD">
      <w:pPr>
        <w:numPr>
          <w:ilvl w:val="0"/>
          <w:numId w:val="30"/>
        </w:numPr>
        <w:rPr>
          <w:del w:id="408" w:author="Comparison" w:date="2024-08-20T10:20:00Z" w16du:dateUtc="2024-08-20T14:20:00Z"/>
        </w:rPr>
      </w:pPr>
      <w:del w:id="409" w:author="Comparison" w:date="2024-08-20T10:20:00Z" w16du:dateUtc="2024-08-20T14:20:00Z">
        <w:r>
          <w:delText>Label OPTIONAL</w:delText>
        </w:r>
        <w:r w:rsidRPr="00A62DD3">
          <w:delText xml:space="preserve">:  </w:delText>
        </w:r>
        <w:r w:rsidRPr="00A62DD3">
          <w:rPr>
            <w:rStyle w:val="codeChar"/>
            <w:szCs w:val="20"/>
          </w:rPr>
          <w:delText>label="…"</w:delText>
        </w:r>
        <w:r w:rsidRPr="00A62DD3">
          <w:delText xml:space="preserve"> with text of label to appear on button; when there is a label, the default text alignment is center (rather than left)</w:delText>
        </w:r>
      </w:del>
    </w:p>
    <w:p w14:paraId="631FCEBC" w14:textId="77777777" w:rsidR="00CB07DD" w:rsidRPr="00A62DD3" w:rsidRDefault="00CB07DD" w:rsidP="00CB07DD">
      <w:pPr>
        <w:numPr>
          <w:ilvl w:val="0"/>
          <w:numId w:val="16"/>
        </w:numPr>
        <w:rPr>
          <w:del w:id="410" w:author="Comparison" w:date="2024-08-20T10:20:00Z" w16du:dateUtc="2024-08-20T14:20:00Z"/>
        </w:rPr>
      </w:pPr>
      <w:del w:id="411" w:author="Comparison" w:date="2024-08-20T10:20:00Z" w16du:dateUtc="2024-08-20T14:20:00Z">
        <w:r w:rsidRPr="00A62DD3">
          <w:delText>Image on button (overrides label)</w:delText>
        </w:r>
        <w:r>
          <w:delText xml:space="preserve"> OPTIONAL</w:delText>
        </w:r>
        <w:r w:rsidRPr="00A62DD3">
          <w:delText xml:space="preserve">:  </w:delText>
        </w:r>
        <w:r>
          <w:delText xml:space="preserve">Image in JPG, GIF, TIF, or PNG format:  </w:delText>
        </w:r>
        <w:r w:rsidRPr="007A326F">
          <w:rPr>
            <w:rStyle w:val="codeChar"/>
          </w:rPr>
          <w:delText>&lt;image</w:delText>
        </w:r>
        <w:r>
          <w:rPr>
            <w:rStyle w:val="codeChar"/>
          </w:rPr>
          <w:delText xml:space="preserve"> resource=””</w:delText>
        </w:r>
        <w:r w:rsidRPr="007A326F">
          <w:rPr>
            <w:rStyle w:val="codeChar"/>
          </w:rPr>
          <w:delText>&gt;</w:delText>
        </w:r>
        <w:r>
          <w:rPr>
            <w:rStyle w:val="codeChar"/>
          </w:rPr>
          <w:delText>.</w:delText>
        </w:r>
        <w:r>
          <w:delText xml:space="preserve"> The </w:delText>
        </w:r>
        <w:r>
          <w:rPr>
            <w:rStyle w:val="codeChar"/>
          </w:rPr>
          <w:delText>resource</w:delText>
        </w:r>
        <w:r>
          <w:delText xml:space="preserve"> attribute is OPTIONAL and may specify a relative file path, an absolute file path, or an URL</w:delText>
        </w:r>
        <w:r>
          <w:rPr>
            <w:rStyle w:val="codeChar"/>
          </w:rPr>
          <w:delText xml:space="preserve">. </w:delText>
        </w:r>
        <w:r w:rsidRPr="00A45BBE">
          <w:delText>The</w:delText>
        </w:r>
        <w:r>
          <w:rPr>
            <w:rStyle w:val="codeChar"/>
          </w:rPr>
          <w:delText xml:space="preserve"> </w:delText>
        </w:r>
        <w:r>
          <w:delText>picture data may also be embedded inside the &lt;</w:delText>
        </w:r>
        <w:r w:rsidRPr="00A45BBE">
          <w:rPr>
            <w:rStyle w:val="codeChar"/>
          </w:rPr>
          <w:delText>image</w:delText>
        </w:r>
        <w:r>
          <w:delText>&gt; tag in Data URI format, using base64 encoding.</w:delText>
        </w:r>
      </w:del>
    </w:p>
    <w:p w14:paraId="564ADFE2" w14:textId="77777777" w:rsidR="00CB07DD" w:rsidRPr="00A62DD3" w:rsidRDefault="00CB07DD" w:rsidP="00CB07DD">
      <w:pPr>
        <w:numPr>
          <w:ilvl w:val="0"/>
          <w:numId w:val="30"/>
        </w:numPr>
        <w:rPr>
          <w:del w:id="412" w:author="Comparison" w:date="2024-08-20T10:20:00Z" w16du:dateUtc="2024-08-20T14:20:00Z"/>
        </w:rPr>
      </w:pPr>
      <w:del w:id="413" w:author="Comparison" w:date="2024-08-20T10:20:00Z" w16du:dateUtc="2024-08-20T14:20:00Z">
        <w:r w:rsidRPr="00A62DD3">
          <w:delText xml:space="preserve">Make a sound when clicked: </w:delText>
        </w:r>
        <w:r>
          <w:delText xml:space="preserve"> OPTIONAL</w:delText>
        </w:r>
        <w:r w:rsidRPr="00A62DD3">
          <w:delText xml:space="preserve"> </w:delText>
        </w:r>
        <w:r w:rsidRPr="00A62DD3">
          <w:rPr>
            <w:rStyle w:val="codeChar"/>
            <w:szCs w:val="20"/>
          </w:rPr>
          <w:delText>clicking_sound="…"</w:delText>
        </w:r>
        <w:r w:rsidRPr="00A62DD3">
          <w:delText xml:space="preserve"> with true/false (default: </w:delText>
        </w:r>
        <w:r w:rsidRPr="00A62DD3">
          <w:rPr>
            <w:rStyle w:val="codeChar"/>
            <w:szCs w:val="20"/>
          </w:rPr>
          <w:delText>true</w:delText>
        </w:r>
        <w:r w:rsidRPr="00A62DD3">
          <w:delText>)</w:delText>
        </w:r>
      </w:del>
    </w:p>
    <w:p w14:paraId="117BB5EC" w14:textId="77777777" w:rsidR="00CB07DD" w:rsidRDefault="00CB07DD" w:rsidP="00CB07DD">
      <w:pPr>
        <w:numPr>
          <w:ilvl w:val="0"/>
          <w:numId w:val="30"/>
        </w:numPr>
        <w:rPr>
          <w:del w:id="414" w:author="Comparison" w:date="2024-08-20T10:20:00Z" w16du:dateUtc="2024-08-20T14:20:00Z"/>
        </w:rPr>
      </w:pPr>
      <w:del w:id="415" w:author="Comparison" w:date="2024-08-20T10:20:00Z" w16du:dateUtc="2024-08-20T14:20:00Z">
        <w:r w:rsidRPr="00A62DD3">
          <w:delText xml:space="preserve">Sound played after click </w:delText>
        </w:r>
        <w:r>
          <w:delText>OPTIONAL</w:delText>
        </w:r>
        <w:r w:rsidRPr="00A62DD3">
          <w:delText xml:space="preserve"> </w:delText>
        </w:r>
        <w:r>
          <w:delText>(</w:delText>
        </w:r>
        <w:r w:rsidRPr="00A62DD3">
          <w:delText xml:space="preserve">played after clicking sound, if any):  </w:delText>
        </w:r>
        <w:r w:rsidRPr="00A62DD3">
          <w:rPr>
            <w:rStyle w:val="codeChar"/>
            <w:szCs w:val="20"/>
          </w:rPr>
          <w:delText>&lt;sound&gt;</w:delText>
        </w:r>
        <w:r w:rsidRPr="00A62DD3">
          <w:delText xml:space="preserve"> with URL-format pathname (default protocol is file://)</w:delText>
        </w:r>
      </w:del>
    </w:p>
    <w:p w14:paraId="51FEE9E3" w14:textId="77777777" w:rsidR="00CB07DD" w:rsidRDefault="00CB07DD" w:rsidP="00CB07DD">
      <w:pPr>
        <w:pStyle w:val="text"/>
        <w:rPr>
          <w:del w:id="416" w:author="Comparison" w:date="2024-08-20T10:20:00Z" w16du:dateUtc="2024-08-20T14:20:00Z"/>
          <w:rFonts w:ascii="Arial" w:hAnsi="Arial" w:cs="Arial"/>
          <w:sz w:val="20"/>
          <w:szCs w:val="20"/>
        </w:rPr>
      </w:pPr>
      <w:del w:id="417" w:author="Comparison" w:date="2024-08-20T10:20:00Z" w16du:dateUtc="2024-08-20T14:20:00Z">
        <w:r w:rsidRPr="00A9359E">
          <w:rPr>
            <w:rFonts w:ascii="Arial" w:hAnsi="Arial" w:cs="Arial"/>
            <w:sz w:val="20"/>
            <w:szCs w:val="20"/>
          </w:rPr>
          <w:delText xml:space="preserve">Buttons that launch an information window contain a </w:delText>
        </w:r>
        <w:r w:rsidRPr="00A9359E">
          <w:rPr>
            <w:rFonts w:ascii="Courier New" w:hAnsi="Courier New" w:cs="Courier New"/>
            <w:sz w:val="20"/>
            <w:szCs w:val="20"/>
          </w:rPr>
          <w:delText>&lt;popup&gt;</w:delText>
        </w:r>
        <w:r>
          <w:rPr>
            <w:rFonts w:ascii="Arial" w:hAnsi="Arial" w:cs="Arial"/>
            <w:sz w:val="20"/>
            <w:szCs w:val="20"/>
          </w:rPr>
          <w:delText xml:space="preserve"> </w:delText>
        </w:r>
        <w:r w:rsidRPr="00A9359E">
          <w:rPr>
            <w:rFonts w:ascii="Arial" w:hAnsi="Arial" w:cs="Arial"/>
            <w:sz w:val="20"/>
            <w:szCs w:val="20"/>
          </w:rPr>
          <w:delText>tag</w:delText>
        </w:r>
        <w:r>
          <w:rPr>
            <w:rFonts w:cs="Arial"/>
          </w:rPr>
          <w:delText xml:space="preserve">. </w:delText>
        </w:r>
        <w:r w:rsidRPr="00A9359E">
          <w:rPr>
            <w:rFonts w:ascii="Arial" w:hAnsi="Arial" w:cs="Arial"/>
            <w:sz w:val="20"/>
            <w:szCs w:val="20"/>
          </w:rPr>
          <w:delText>The</w:delText>
        </w:r>
        <w:r>
          <w:delText xml:space="preserve"> </w:delText>
        </w:r>
        <w:r w:rsidRPr="00A9359E">
          <w:rPr>
            <w:rStyle w:val="codeChar"/>
            <w:rFonts w:cs="Courier New"/>
            <w:sz w:val="20"/>
            <w:szCs w:val="20"/>
          </w:rPr>
          <w:delText>&lt;popup&gt;</w:delText>
        </w:r>
        <w:r w:rsidRPr="00A9359E">
          <w:rPr>
            <w:rFonts w:ascii="Arial" w:hAnsi="Arial" w:cs="Arial"/>
            <w:sz w:val="20"/>
            <w:szCs w:val="20"/>
          </w:rPr>
          <w:delText xml:space="preserve"> tag uses the same attributes as the other display objects, but its coordinates and size are in </w:delText>
        </w:r>
        <w:r w:rsidRPr="00A9359E">
          <w:rPr>
            <w:rFonts w:ascii="Arial" w:hAnsi="Arial" w:cs="Arial"/>
            <w:i/>
            <w:sz w:val="20"/>
            <w:szCs w:val="20"/>
          </w:rPr>
          <w:delText>screen</w:delText>
        </w:r>
        <w:r w:rsidRPr="00A9359E">
          <w:rPr>
            <w:rFonts w:ascii="Arial" w:hAnsi="Arial" w:cs="Arial"/>
            <w:sz w:val="20"/>
            <w:szCs w:val="20"/>
          </w:rPr>
          <w:delText xml:space="preserve"> coordinates rather than model coordinates.  </w:delText>
        </w:r>
        <w:r>
          <w:rPr>
            <w:rFonts w:ascii="Arial" w:hAnsi="Arial" w:cs="Arial"/>
            <w:sz w:val="20"/>
            <w:szCs w:val="20"/>
          </w:rPr>
          <w:delText>I</w:delText>
        </w:r>
        <w:r w:rsidRPr="00A9359E">
          <w:rPr>
            <w:rFonts w:ascii="Arial" w:hAnsi="Arial" w:cs="Arial"/>
            <w:sz w:val="20"/>
            <w:szCs w:val="20"/>
          </w:rPr>
          <w:delText xml:space="preserve">ts position is relative to the top-left corner of </w:delText>
        </w:r>
        <w:r>
          <w:rPr>
            <w:rFonts w:ascii="Arial" w:hAnsi="Arial" w:cs="Arial"/>
            <w:sz w:val="20"/>
            <w:szCs w:val="20"/>
          </w:rPr>
          <w:delText>the button</w:delText>
        </w:r>
        <w:r w:rsidRPr="00A9359E">
          <w:rPr>
            <w:rFonts w:ascii="Arial" w:hAnsi="Arial" w:cs="Arial"/>
            <w:sz w:val="20"/>
            <w:szCs w:val="20"/>
          </w:rPr>
          <w:delText xml:space="preserve"> (in screen coordin</w:delText>
        </w:r>
        <w:r>
          <w:rPr>
            <w:rFonts w:ascii="Arial" w:hAnsi="Arial" w:cs="Arial"/>
            <w:sz w:val="20"/>
            <w:szCs w:val="20"/>
          </w:rPr>
          <w:delText>ates).  If it is off screen, it is RECOMMENDED to</w:delText>
        </w:r>
        <w:r w:rsidRPr="00A9359E">
          <w:rPr>
            <w:rFonts w:ascii="Arial" w:hAnsi="Arial" w:cs="Arial"/>
            <w:sz w:val="20"/>
            <w:szCs w:val="20"/>
          </w:rPr>
          <w:delText xml:space="preserve"> be forced on screen when it appears.  The </w:delText>
        </w:r>
        <w:r w:rsidRPr="00A9359E">
          <w:rPr>
            <w:rStyle w:val="codeChar"/>
            <w:rFonts w:cs="Courier New"/>
            <w:sz w:val="20"/>
            <w:szCs w:val="20"/>
          </w:rPr>
          <w:delText>&lt;popup&gt;</w:delText>
        </w:r>
        <w:r w:rsidRPr="00A9359E">
          <w:rPr>
            <w:rFonts w:ascii="Arial" w:hAnsi="Arial" w:cs="Arial"/>
            <w:sz w:val="20"/>
            <w:szCs w:val="20"/>
          </w:rPr>
          <w:delText xml:space="preserve"> tag </w:delText>
        </w:r>
        <w:r>
          <w:rPr>
            <w:rFonts w:ascii="Arial" w:hAnsi="Arial" w:cs="Arial"/>
            <w:sz w:val="20"/>
            <w:szCs w:val="20"/>
          </w:rPr>
          <w:delText>OPTIONALLY</w:delText>
        </w:r>
        <w:r w:rsidRPr="00A9359E">
          <w:rPr>
            <w:rFonts w:ascii="Arial" w:hAnsi="Arial" w:cs="Arial"/>
            <w:sz w:val="20"/>
            <w:szCs w:val="20"/>
          </w:rPr>
          <w:delText xml:space="preserve"> contains one of the following:</w:delText>
        </w:r>
      </w:del>
    </w:p>
    <w:p w14:paraId="3B5F8A6C" w14:textId="77777777" w:rsidR="00CB07DD" w:rsidRPr="00A9359E" w:rsidRDefault="00CB07DD" w:rsidP="000050A2">
      <w:pPr>
        <w:pStyle w:val="text"/>
        <w:numPr>
          <w:ilvl w:val="0"/>
          <w:numId w:val="83"/>
        </w:numPr>
        <w:rPr>
          <w:del w:id="418" w:author="Comparison" w:date="2024-08-20T10:20:00Z" w16du:dateUtc="2024-08-20T14:20:00Z"/>
          <w:rFonts w:ascii="Arial" w:hAnsi="Arial" w:cs="Arial"/>
          <w:sz w:val="20"/>
          <w:szCs w:val="20"/>
        </w:rPr>
      </w:pPr>
      <w:del w:id="419" w:author="Comparison" w:date="2024-08-20T10:20:00Z" w16du:dateUtc="2024-08-20T14:20:00Z">
        <w:r w:rsidRPr="00A9359E">
          <w:rPr>
            <w:rFonts w:ascii="Arial" w:hAnsi="Arial" w:cs="Arial"/>
            <w:sz w:val="20"/>
            <w:szCs w:val="20"/>
          </w:rPr>
          <w:delText xml:space="preserve">A </w:delText>
        </w:r>
        <w:r w:rsidRPr="00A9359E">
          <w:rPr>
            <w:rStyle w:val="codeChar"/>
            <w:rFonts w:cs="Courier New"/>
            <w:sz w:val="20"/>
            <w:szCs w:val="20"/>
          </w:rPr>
          <w:delText>&lt;text_box&gt;</w:delText>
        </w:r>
        <w:r w:rsidRPr="00A9359E">
          <w:rPr>
            <w:rFonts w:ascii="Arial" w:hAnsi="Arial" w:cs="Arial"/>
            <w:sz w:val="20"/>
            <w:szCs w:val="20"/>
          </w:rPr>
          <w:delText xml:space="preserve"> tag to display text (described under “Text Boxes” below)</w:delText>
        </w:r>
      </w:del>
    </w:p>
    <w:p w14:paraId="5B4E2CB8" w14:textId="77777777" w:rsidR="00CB07DD" w:rsidRPr="00A9359E" w:rsidRDefault="00CB07DD" w:rsidP="000050A2">
      <w:pPr>
        <w:pStyle w:val="text"/>
        <w:numPr>
          <w:ilvl w:val="0"/>
          <w:numId w:val="83"/>
        </w:numPr>
        <w:spacing w:before="0"/>
        <w:rPr>
          <w:del w:id="420" w:author="Comparison" w:date="2024-08-20T10:20:00Z" w16du:dateUtc="2024-08-20T14:20:00Z"/>
          <w:rFonts w:ascii="Arial" w:hAnsi="Arial" w:cs="Arial"/>
          <w:sz w:val="20"/>
          <w:szCs w:val="20"/>
        </w:rPr>
      </w:pPr>
      <w:del w:id="421" w:author="Comparison" w:date="2024-08-20T10:20:00Z" w16du:dateUtc="2024-08-20T14:20:00Z">
        <w:r w:rsidRPr="00A9359E">
          <w:rPr>
            <w:rFonts w:ascii="Arial" w:hAnsi="Arial" w:cs="Arial"/>
            <w:sz w:val="20"/>
            <w:szCs w:val="20"/>
          </w:rPr>
          <w:delText xml:space="preserve">An </w:delText>
        </w:r>
        <w:r w:rsidRPr="00A9359E">
          <w:rPr>
            <w:rStyle w:val="codeChar"/>
            <w:rFonts w:cs="Courier New"/>
            <w:sz w:val="20"/>
            <w:szCs w:val="20"/>
          </w:rPr>
          <w:delText>&lt;image&gt;</w:delText>
        </w:r>
        <w:r w:rsidRPr="00A9359E">
          <w:rPr>
            <w:rFonts w:ascii="Arial" w:hAnsi="Arial" w:cs="Arial"/>
            <w:sz w:val="20"/>
            <w:szCs w:val="20"/>
          </w:rPr>
          <w:delText xml:space="preserve"> tag to display an image</w:delText>
        </w:r>
      </w:del>
    </w:p>
    <w:p w14:paraId="611686BA" w14:textId="77777777" w:rsidR="00CB07DD" w:rsidRPr="00A9359E" w:rsidRDefault="00CB07DD" w:rsidP="000050A2">
      <w:pPr>
        <w:pStyle w:val="text"/>
        <w:numPr>
          <w:ilvl w:val="0"/>
          <w:numId w:val="83"/>
        </w:numPr>
        <w:spacing w:before="0"/>
        <w:rPr>
          <w:del w:id="422" w:author="Comparison" w:date="2024-08-20T10:20:00Z" w16du:dateUtc="2024-08-20T14:20:00Z"/>
          <w:rFonts w:ascii="Arial" w:hAnsi="Arial" w:cs="Arial"/>
          <w:sz w:val="20"/>
          <w:szCs w:val="20"/>
        </w:rPr>
      </w:pPr>
      <w:del w:id="423" w:author="Comparison" w:date="2024-08-20T10:20:00Z" w16du:dateUtc="2024-08-20T14:20:00Z">
        <w:r w:rsidRPr="00A9359E">
          <w:rPr>
            <w:rFonts w:ascii="Arial" w:hAnsi="Arial" w:cs="Arial"/>
            <w:sz w:val="20"/>
            <w:szCs w:val="20"/>
          </w:rPr>
          <w:delText xml:space="preserve">A </w:delText>
        </w:r>
        <w:r w:rsidRPr="00A9359E">
          <w:rPr>
            <w:rStyle w:val="codeChar"/>
            <w:rFonts w:cs="Courier New"/>
            <w:sz w:val="20"/>
            <w:szCs w:val="20"/>
          </w:rPr>
          <w:delText>&lt;video&gt;</w:delText>
        </w:r>
        <w:r w:rsidRPr="00A9359E">
          <w:rPr>
            <w:rFonts w:ascii="Arial" w:hAnsi="Arial" w:cs="Arial"/>
            <w:sz w:val="20"/>
            <w:szCs w:val="20"/>
          </w:rPr>
          <w:delText xml:space="preserve"> tag to display a movie</w:delText>
        </w:r>
      </w:del>
    </w:p>
    <w:p w14:paraId="383B7F63" w14:textId="77777777" w:rsidR="00CB07DD" w:rsidRPr="006659FE" w:rsidRDefault="00CB07DD" w:rsidP="00CB07DD">
      <w:pPr>
        <w:rPr>
          <w:del w:id="424" w:author="Comparison" w:date="2024-08-20T10:20:00Z" w16du:dateUtc="2024-08-20T14:20:00Z"/>
          <w:szCs w:val="20"/>
        </w:rPr>
      </w:pPr>
      <w:del w:id="425" w:author="Comparison" w:date="2024-08-20T10:20:00Z" w16du:dateUtc="2024-08-20T14:20:00Z">
        <w:r w:rsidRPr="00A62DD3">
          <w:delText xml:space="preserve">Buttons that navigate include a </w:delText>
        </w:r>
        <w:r w:rsidRPr="00A62DD3">
          <w:rPr>
            <w:rStyle w:val="codeChar"/>
            <w:szCs w:val="20"/>
          </w:rPr>
          <w:delText>&lt;link&gt;</w:delText>
        </w:r>
        <w:r>
          <w:delText xml:space="preserve">.  </w:delText>
        </w:r>
        <w:r w:rsidRPr="006659FE">
          <w:rPr>
            <w:szCs w:val="20"/>
          </w:rPr>
          <w:delText xml:space="preserve">The </w:delText>
        </w:r>
        <w:r>
          <w:rPr>
            <w:szCs w:val="20"/>
          </w:rPr>
          <w:delText xml:space="preserve">OPTIONAL </w:delText>
        </w:r>
        <w:r w:rsidRPr="006659FE">
          <w:rPr>
            <w:rStyle w:val="codeChar"/>
            <w:szCs w:val="20"/>
          </w:rPr>
          <w:delText>&lt;link&gt;</w:delText>
        </w:r>
        <w:r w:rsidRPr="006659FE">
          <w:rPr>
            <w:szCs w:val="20"/>
          </w:rPr>
          <w:delText xml:space="preserve"> tag has several attributes:</w:delText>
        </w:r>
      </w:del>
    </w:p>
    <w:p w14:paraId="5D92CF6E" w14:textId="77777777" w:rsidR="00CB07DD" w:rsidRPr="006659FE" w:rsidRDefault="00CB07DD" w:rsidP="00CB07DD">
      <w:pPr>
        <w:numPr>
          <w:ilvl w:val="0"/>
          <w:numId w:val="43"/>
        </w:numPr>
        <w:rPr>
          <w:del w:id="426" w:author="Comparison" w:date="2024-08-20T10:20:00Z" w16du:dateUtc="2024-08-20T14:20:00Z"/>
        </w:rPr>
      </w:pPr>
      <w:del w:id="427" w:author="Comparison" w:date="2024-08-20T10:20:00Z" w16du:dateUtc="2024-08-20T14:20:00Z">
        <w:r w:rsidRPr="006659FE">
          <w:delText xml:space="preserve">Top left </w:delText>
        </w:r>
        <w:r>
          <w:delText>position</w:delText>
        </w:r>
        <w:r w:rsidRPr="006659FE">
          <w:rPr>
            <w:rFonts w:ascii="Courier New" w:hAnsi="Courier New" w:cs="Courier New"/>
          </w:rPr>
          <w:delText xml:space="preserve">:  </w:delText>
        </w:r>
        <w:r w:rsidRPr="006659FE">
          <w:rPr>
            <w:rStyle w:val="codeChar"/>
            <w:rFonts w:cs="Courier New"/>
            <w:szCs w:val="20"/>
          </w:rPr>
          <w:delText>x="…"</w:delText>
        </w:r>
        <w:r w:rsidRPr="006659FE">
          <w:rPr>
            <w:rFonts w:ascii="Courier New" w:hAnsi="Courier New" w:cs="Courier New"/>
          </w:rPr>
          <w:delText xml:space="preserve"> </w:delText>
        </w:r>
        <w:r w:rsidRPr="006659FE">
          <w:rPr>
            <w:rFonts w:cs="Arial"/>
          </w:rPr>
          <w:delText>and</w:delText>
        </w:r>
        <w:r w:rsidRPr="006659FE">
          <w:rPr>
            <w:rFonts w:ascii="Courier New" w:hAnsi="Courier New" w:cs="Courier New"/>
          </w:rPr>
          <w:delText xml:space="preserve"> </w:delText>
        </w:r>
        <w:r w:rsidRPr="006659FE">
          <w:rPr>
            <w:rStyle w:val="codeChar"/>
            <w:rFonts w:cs="Courier New"/>
            <w:szCs w:val="20"/>
          </w:rPr>
          <w:delText>y="…"</w:delText>
        </w:r>
        <w:r>
          <w:rPr>
            <w:rStyle w:val="codeChar"/>
            <w:rFonts w:cs="Courier New"/>
            <w:szCs w:val="20"/>
          </w:rPr>
          <w:delText>(</w:delText>
        </w:r>
        <w:r>
          <w:delText>default: 0) REQUIRED</w:delText>
        </w:r>
      </w:del>
    </w:p>
    <w:p w14:paraId="642CA053" w14:textId="77777777" w:rsidR="00CB07DD" w:rsidRDefault="00CB07DD" w:rsidP="00CB07DD">
      <w:pPr>
        <w:numPr>
          <w:ilvl w:val="0"/>
          <w:numId w:val="43"/>
        </w:numPr>
        <w:rPr>
          <w:del w:id="428" w:author="Comparison" w:date="2024-08-20T10:20:00Z" w16du:dateUtc="2024-08-20T14:20:00Z"/>
        </w:rPr>
      </w:pPr>
      <w:del w:id="429" w:author="Comparison" w:date="2024-08-20T10:20:00Z" w16du:dateUtc="2024-08-20T14:20:00Z">
        <w:r w:rsidRPr="006659FE">
          <w:delText xml:space="preserve">Zoom level (when </w:delText>
        </w:r>
        <w:r w:rsidRPr="006659FE">
          <w:rPr>
            <w:rStyle w:val="codeChar"/>
            <w:rFonts w:cs="Arial"/>
            <w:szCs w:val="20"/>
          </w:rPr>
          <w:delText>target</w:delText>
        </w:r>
        <w:r w:rsidRPr="006659FE">
          <w:delText xml:space="preserve"> is model or interface):  </w:delText>
        </w:r>
        <w:r>
          <w:delText xml:space="preserve">REQUIRED </w:delText>
        </w:r>
        <w:r w:rsidRPr="006659FE">
          <w:rPr>
            <w:rStyle w:val="codeChar"/>
            <w:rFonts w:cs="Courier New"/>
            <w:szCs w:val="20"/>
          </w:rPr>
          <w:delText>zoom</w:delText>
        </w:r>
        <w:r w:rsidRPr="006659FE">
          <w:rPr>
            <w:rStyle w:val="codeChar"/>
            <w:rFonts w:cs="Arial"/>
            <w:szCs w:val="20"/>
          </w:rPr>
          <w:delText>="…"</w:delText>
        </w:r>
        <w:r>
          <w:delText xml:space="preserve"> with</w:delText>
        </w:r>
        <w:r w:rsidRPr="006659FE">
          <w:delText xml:space="preserve"> percentage zoom (default: 100.0)</w:delText>
        </w:r>
      </w:del>
    </w:p>
    <w:p w14:paraId="1F0F898A" w14:textId="77777777" w:rsidR="00CB07DD" w:rsidRPr="000F0D33" w:rsidRDefault="00CB07DD" w:rsidP="00CB07DD">
      <w:pPr>
        <w:pStyle w:val="text"/>
        <w:numPr>
          <w:ilvl w:val="0"/>
          <w:numId w:val="43"/>
        </w:numPr>
        <w:spacing w:before="0"/>
        <w:ind w:right="-90"/>
        <w:rPr>
          <w:del w:id="430" w:author="Comparison" w:date="2024-08-20T10:20:00Z" w16du:dateUtc="2024-08-20T14:20:00Z"/>
          <w:sz w:val="20"/>
          <w:szCs w:val="20"/>
        </w:rPr>
      </w:pPr>
      <w:del w:id="431" w:author="Comparison" w:date="2024-08-20T10:20:00Z" w16du:dateUtc="2024-08-20T14:20:00Z">
        <w:r>
          <w:rPr>
            <w:rFonts w:ascii="Arial" w:hAnsi="Arial" w:cs="Arial"/>
            <w:sz w:val="20"/>
            <w:szCs w:val="20"/>
          </w:rPr>
          <w:delText>OPTIONAL</w:delText>
        </w:r>
        <w:r w:rsidRPr="000F0D33">
          <w:rPr>
            <w:rFonts w:ascii="Arial" w:hAnsi="Arial" w:cs="Arial"/>
            <w:sz w:val="20"/>
            <w:szCs w:val="20"/>
          </w:rPr>
          <w:delText xml:space="preserve"> visual effect (when target is not </w:delText>
        </w:r>
        <w:r w:rsidRPr="000F0D33">
          <w:rPr>
            <w:rStyle w:val="codeChar"/>
            <w:rFonts w:cs="Arial"/>
            <w:sz w:val="20"/>
            <w:szCs w:val="20"/>
          </w:rPr>
          <w:delText>URL</w:delText>
        </w:r>
        <w:r w:rsidRPr="000F0D33">
          <w:rPr>
            <w:rFonts w:ascii="Arial" w:hAnsi="Arial" w:cs="Arial"/>
            <w:sz w:val="20"/>
            <w:szCs w:val="20"/>
          </w:rPr>
          <w:delText xml:space="preserve"> or </w:delText>
        </w:r>
        <w:r w:rsidRPr="000F0D33">
          <w:rPr>
            <w:rStyle w:val="codeChar"/>
            <w:rFonts w:cs="Arial"/>
            <w:sz w:val="20"/>
            <w:szCs w:val="20"/>
          </w:rPr>
          <w:delText>file</w:delText>
        </w:r>
        <w:r w:rsidRPr="000F0D33">
          <w:rPr>
            <w:rFonts w:ascii="Arial" w:hAnsi="Arial" w:cs="Arial"/>
            <w:sz w:val="20"/>
            <w:szCs w:val="20"/>
          </w:rPr>
          <w:delText xml:space="preserve">):  </w:delText>
        </w:r>
        <w:r w:rsidRPr="000F0D33">
          <w:rPr>
            <w:rStyle w:val="codeChar"/>
            <w:rFonts w:cs="Arial"/>
            <w:sz w:val="20"/>
            <w:szCs w:val="20"/>
          </w:rPr>
          <w:delText>effect="…"</w:delText>
        </w:r>
        <w:r w:rsidRPr="000F0D33">
          <w:rPr>
            <w:rFonts w:ascii="Arial" w:hAnsi="Arial" w:cs="Arial"/>
            <w:sz w:val="20"/>
            <w:szCs w:val="20"/>
          </w:rPr>
          <w:delText xml:space="preserve"> with </w:delText>
        </w:r>
        <w:r w:rsidRPr="000F0D33">
          <w:rPr>
            <w:rStyle w:val="codeChar"/>
            <w:rFonts w:cs="Arial"/>
            <w:sz w:val="20"/>
            <w:szCs w:val="20"/>
          </w:rPr>
          <w:delText>none</w:delText>
        </w:r>
        <w:r w:rsidRPr="000F0D33">
          <w:rPr>
            <w:rFonts w:ascii="Arial" w:hAnsi="Arial" w:cs="Arial"/>
            <w:sz w:val="20"/>
            <w:szCs w:val="20"/>
          </w:rPr>
          <w:delText xml:space="preserve"> or one of the several predefined visual effects (default: </w:delText>
        </w:r>
        <w:r w:rsidRPr="000F0D33">
          <w:rPr>
            <w:rStyle w:val="codeChar"/>
            <w:rFonts w:cs="Arial"/>
            <w:sz w:val="20"/>
            <w:szCs w:val="20"/>
          </w:rPr>
          <w:delText>none</w:delText>
        </w:r>
        <w:r w:rsidRPr="000F0D33">
          <w:rPr>
            <w:rFonts w:ascii="Arial" w:hAnsi="Arial" w:cs="Arial"/>
            <w:sz w:val="20"/>
            <w:szCs w:val="20"/>
          </w:rPr>
          <w:delText>)</w:delText>
        </w:r>
        <w:r w:rsidRPr="000F0D33">
          <w:rPr>
            <w:rFonts w:ascii="Arial" w:hAnsi="Arial" w:cs="Arial"/>
            <w:sz w:val="20"/>
            <w:szCs w:val="20"/>
          </w:rPr>
          <w:br/>
          <w:delText xml:space="preserve">Predefined effect names (all directional names have an implied “from” in front of them, </w:delText>
        </w:r>
        <w:r w:rsidRPr="000F0D33">
          <w:rPr>
            <w:sz w:val="20"/>
            <w:szCs w:val="20"/>
          </w:rPr>
          <w:delText xml:space="preserve">e.g., </w:delText>
        </w:r>
        <w:r w:rsidRPr="000F0D33">
          <w:rPr>
            <w:rStyle w:val="codeChar"/>
            <w:sz w:val="20"/>
            <w:szCs w:val="20"/>
          </w:rPr>
          <w:delText>wipe_</w:delText>
        </w:r>
        <w:r w:rsidRPr="000F0D33">
          <w:rPr>
            <w:rStyle w:val="codeChar"/>
            <w:rFonts w:cs="Courier New"/>
            <w:sz w:val="20"/>
            <w:szCs w:val="20"/>
          </w:rPr>
          <w:delText>left</w:delText>
        </w:r>
        <w:r w:rsidRPr="000F0D33">
          <w:rPr>
            <w:rFonts w:ascii="Arial" w:hAnsi="Arial" w:cs="Arial"/>
            <w:sz w:val="20"/>
            <w:szCs w:val="20"/>
          </w:rPr>
          <w:delText xml:space="preserve"> means wipe from the left side [to the right]):</w:delText>
        </w:r>
        <w:r w:rsidRPr="000F0D33">
          <w:rPr>
            <w:sz w:val="20"/>
            <w:szCs w:val="20"/>
          </w:rPr>
          <w:delText xml:space="preserve">  </w:delText>
        </w:r>
        <w:r w:rsidRPr="000F0D33">
          <w:rPr>
            <w:rStyle w:val="codeChar"/>
            <w:sz w:val="20"/>
            <w:szCs w:val="20"/>
          </w:rPr>
          <w:delText>dissolve</w:delText>
        </w:r>
        <w:r w:rsidRPr="000F0D33">
          <w:rPr>
            <w:sz w:val="20"/>
            <w:szCs w:val="20"/>
          </w:rPr>
          <w:delText>,</w:delText>
        </w:r>
        <w:r w:rsidRPr="000F0D33">
          <w:rPr>
            <w:rStyle w:val="codeChar"/>
            <w:sz w:val="20"/>
            <w:szCs w:val="20"/>
          </w:rPr>
          <w:delText xml:space="preserve"> checkerboard</w:delText>
        </w:r>
        <w:r w:rsidRPr="000F0D33">
          <w:rPr>
            <w:sz w:val="20"/>
            <w:szCs w:val="20"/>
          </w:rPr>
          <w:delText xml:space="preserve">, </w:delText>
        </w:r>
        <w:r w:rsidRPr="000F0D33">
          <w:rPr>
            <w:rStyle w:val="codeChar"/>
            <w:sz w:val="20"/>
            <w:szCs w:val="20"/>
          </w:rPr>
          <w:delText>bars</w:delText>
        </w:r>
        <w:r w:rsidRPr="000F0D33">
          <w:rPr>
            <w:sz w:val="20"/>
            <w:szCs w:val="20"/>
          </w:rPr>
          <w:delText xml:space="preserve">, </w:delText>
        </w:r>
        <w:r w:rsidRPr="000F0D33">
          <w:rPr>
            <w:rStyle w:val="codeChar"/>
            <w:sz w:val="20"/>
            <w:szCs w:val="20"/>
          </w:rPr>
          <w:delText>wipe_left</w:delText>
        </w:r>
        <w:r w:rsidRPr="000F0D33">
          <w:rPr>
            <w:sz w:val="20"/>
            <w:szCs w:val="20"/>
          </w:rPr>
          <w:delText xml:space="preserve">, </w:delText>
        </w:r>
        <w:r w:rsidRPr="000F0D33">
          <w:rPr>
            <w:rStyle w:val="codeChar"/>
            <w:sz w:val="20"/>
            <w:szCs w:val="20"/>
          </w:rPr>
          <w:delText>wipe_right</w:delText>
        </w:r>
        <w:r w:rsidRPr="000F0D33">
          <w:rPr>
            <w:sz w:val="20"/>
            <w:szCs w:val="20"/>
          </w:rPr>
          <w:delText xml:space="preserve">, </w:delText>
        </w:r>
        <w:r w:rsidRPr="000F0D33">
          <w:rPr>
            <w:rStyle w:val="codeChar"/>
            <w:sz w:val="20"/>
            <w:szCs w:val="20"/>
          </w:rPr>
          <w:delText>wipe_top</w:delText>
        </w:r>
        <w:r w:rsidRPr="000F0D33">
          <w:rPr>
            <w:sz w:val="20"/>
            <w:szCs w:val="20"/>
          </w:rPr>
          <w:delText xml:space="preserve">, </w:delText>
        </w:r>
        <w:r w:rsidRPr="000F0D33">
          <w:rPr>
            <w:rStyle w:val="codeChar"/>
            <w:sz w:val="20"/>
            <w:szCs w:val="20"/>
          </w:rPr>
          <w:delText>wipe_bottom</w:delText>
        </w:r>
        <w:r w:rsidRPr="000F0D33">
          <w:rPr>
            <w:sz w:val="20"/>
            <w:szCs w:val="20"/>
          </w:rPr>
          <w:delText xml:space="preserve">, </w:delText>
        </w:r>
        <w:r w:rsidRPr="000F0D33">
          <w:rPr>
            <w:rStyle w:val="codeChar"/>
            <w:sz w:val="20"/>
            <w:szCs w:val="20"/>
          </w:rPr>
          <w:delText>wipe_clockwise</w:delText>
        </w:r>
        <w:r w:rsidRPr="000F0D33">
          <w:rPr>
            <w:sz w:val="20"/>
            <w:szCs w:val="20"/>
          </w:rPr>
          <w:delText xml:space="preserve">, </w:delText>
        </w:r>
        <w:r w:rsidRPr="000F0D33">
          <w:rPr>
            <w:rStyle w:val="codeChar"/>
            <w:sz w:val="20"/>
            <w:szCs w:val="20"/>
          </w:rPr>
          <w:delText>wipe_counterclockwise</w:delText>
        </w:r>
        <w:r w:rsidRPr="000F0D33">
          <w:rPr>
            <w:sz w:val="20"/>
            <w:szCs w:val="20"/>
          </w:rPr>
          <w:delText xml:space="preserve">, </w:delText>
        </w:r>
        <w:r w:rsidRPr="000F0D33">
          <w:rPr>
            <w:rStyle w:val="codeChar"/>
            <w:sz w:val="20"/>
            <w:szCs w:val="20"/>
          </w:rPr>
          <w:delText>iris_in</w:delText>
        </w:r>
        <w:r w:rsidRPr="000F0D33">
          <w:rPr>
            <w:sz w:val="20"/>
            <w:szCs w:val="20"/>
          </w:rPr>
          <w:delText xml:space="preserve">, </w:delText>
        </w:r>
        <w:r w:rsidRPr="000F0D33">
          <w:rPr>
            <w:rStyle w:val="codeChar"/>
            <w:sz w:val="20"/>
            <w:szCs w:val="20"/>
          </w:rPr>
          <w:delText>iris_out</w:delText>
        </w:r>
        <w:r w:rsidRPr="000F0D33">
          <w:rPr>
            <w:sz w:val="20"/>
            <w:szCs w:val="20"/>
          </w:rPr>
          <w:delText xml:space="preserve">, </w:delText>
        </w:r>
        <w:r w:rsidRPr="000F0D33">
          <w:rPr>
            <w:rStyle w:val="codeChar"/>
            <w:sz w:val="20"/>
            <w:szCs w:val="20"/>
          </w:rPr>
          <w:delText>doors_close</w:delText>
        </w:r>
        <w:r w:rsidRPr="000F0D33">
          <w:rPr>
            <w:sz w:val="20"/>
            <w:szCs w:val="20"/>
          </w:rPr>
          <w:delText xml:space="preserve">, </w:delText>
        </w:r>
        <w:r w:rsidRPr="000F0D33">
          <w:rPr>
            <w:rStyle w:val="codeChar"/>
            <w:sz w:val="20"/>
            <w:szCs w:val="20"/>
          </w:rPr>
          <w:delText>doors_open</w:delText>
        </w:r>
        <w:r w:rsidRPr="000F0D33">
          <w:rPr>
            <w:sz w:val="20"/>
            <w:szCs w:val="20"/>
          </w:rPr>
          <w:delText xml:space="preserve">, </w:delText>
        </w:r>
        <w:r w:rsidRPr="000F0D33">
          <w:rPr>
            <w:rStyle w:val="codeChar"/>
            <w:sz w:val="20"/>
            <w:szCs w:val="20"/>
          </w:rPr>
          <w:delText>venetian_left</w:delText>
        </w:r>
        <w:r w:rsidRPr="000F0D33">
          <w:rPr>
            <w:sz w:val="20"/>
            <w:szCs w:val="20"/>
          </w:rPr>
          <w:delText xml:space="preserve">, </w:delText>
        </w:r>
        <w:r w:rsidRPr="000F0D33">
          <w:rPr>
            <w:rStyle w:val="codeChar"/>
            <w:sz w:val="20"/>
            <w:szCs w:val="20"/>
          </w:rPr>
          <w:delText>venetian_right</w:delText>
        </w:r>
        <w:r w:rsidRPr="000F0D33">
          <w:rPr>
            <w:sz w:val="20"/>
            <w:szCs w:val="20"/>
          </w:rPr>
          <w:delText xml:space="preserve">, </w:delText>
        </w:r>
        <w:r w:rsidRPr="000F0D33">
          <w:rPr>
            <w:rStyle w:val="codeChar"/>
            <w:sz w:val="20"/>
            <w:szCs w:val="20"/>
          </w:rPr>
          <w:delText>venetian_top</w:delText>
        </w:r>
        <w:r w:rsidRPr="000F0D33">
          <w:rPr>
            <w:sz w:val="20"/>
            <w:szCs w:val="20"/>
          </w:rPr>
          <w:delText xml:space="preserve">, </w:delText>
        </w:r>
        <w:r w:rsidRPr="000F0D33">
          <w:rPr>
            <w:rStyle w:val="codeChar"/>
            <w:sz w:val="20"/>
            <w:szCs w:val="20"/>
          </w:rPr>
          <w:delText>venetian_bottom</w:delText>
        </w:r>
        <w:r w:rsidRPr="000F0D33">
          <w:rPr>
            <w:sz w:val="20"/>
            <w:szCs w:val="20"/>
          </w:rPr>
          <w:delText xml:space="preserve">, </w:delText>
        </w:r>
        <w:r w:rsidRPr="000F0D33">
          <w:rPr>
            <w:rStyle w:val="codeChar"/>
            <w:sz w:val="20"/>
            <w:szCs w:val="20"/>
          </w:rPr>
          <w:delText>push_bottom</w:delText>
        </w:r>
        <w:r w:rsidRPr="000F0D33">
          <w:rPr>
            <w:sz w:val="20"/>
            <w:szCs w:val="20"/>
          </w:rPr>
          <w:delText xml:space="preserve">, </w:delText>
        </w:r>
        <w:r w:rsidRPr="000F0D33">
          <w:rPr>
            <w:rStyle w:val="codeChar"/>
            <w:sz w:val="20"/>
            <w:szCs w:val="20"/>
          </w:rPr>
          <w:delText>push_top</w:delText>
        </w:r>
        <w:r w:rsidRPr="000F0D33">
          <w:rPr>
            <w:sz w:val="20"/>
            <w:szCs w:val="20"/>
          </w:rPr>
          <w:delText xml:space="preserve">, </w:delText>
        </w:r>
        <w:r w:rsidRPr="000F0D33">
          <w:rPr>
            <w:rStyle w:val="codeChar"/>
            <w:sz w:val="20"/>
            <w:szCs w:val="20"/>
          </w:rPr>
          <w:delText>push_left</w:delText>
        </w:r>
        <w:r w:rsidRPr="000F0D33">
          <w:rPr>
            <w:sz w:val="20"/>
            <w:szCs w:val="20"/>
          </w:rPr>
          <w:delText xml:space="preserve">, </w:delText>
        </w:r>
        <w:r w:rsidRPr="000F0D33">
          <w:rPr>
            <w:rStyle w:val="codeChar"/>
            <w:sz w:val="20"/>
            <w:szCs w:val="20"/>
          </w:rPr>
          <w:delText>push_right</w:delText>
        </w:r>
        <w:r w:rsidRPr="000F0D33">
          <w:rPr>
            <w:sz w:val="20"/>
            <w:szCs w:val="20"/>
          </w:rPr>
          <w:delText xml:space="preserve"> </w:delText>
        </w:r>
      </w:del>
    </w:p>
    <w:p w14:paraId="321C3080" w14:textId="77777777" w:rsidR="00CB07DD" w:rsidRPr="001F1DB4" w:rsidRDefault="00CB07DD" w:rsidP="00CB07DD">
      <w:pPr>
        <w:pStyle w:val="text"/>
        <w:numPr>
          <w:ilvl w:val="0"/>
          <w:numId w:val="43"/>
        </w:numPr>
        <w:spacing w:before="0"/>
        <w:ind w:right="-90"/>
        <w:rPr>
          <w:del w:id="432" w:author="Comparison" w:date="2024-08-20T10:20:00Z" w16du:dateUtc="2024-08-20T14:20:00Z"/>
          <w:rFonts w:ascii="Arial" w:hAnsi="Arial" w:cs="Arial"/>
          <w:sz w:val="20"/>
          <w:szCs w:val="20"/>
        </w:rPr>
      </w:pPr>
      <w:del w:id="433" w:author="Comparison" w:date="2024-08-20T10:20:00Z" w16du:dateUtc="2024-08-20T14:20:00Z">
        <w:r w:rsidRPr="001F1DB4">
          <w:rPr>
            <w:rFonts w:ascii="Arial" w:hAnsi="Arial" w:cs="Arial"/>
            <w:sz w:val="20"/>
            <w:szCs w:val="20"/>
          </w:rPr>
          <w:delText xml:space="preserve">Effect to black and back (only when an effect is given):  OPTIONAL </w:delText>
        </w:r>
        <w:r w:rsidRPr="001F1DB4">
          <w:rPr>
            <w:rStyle w:val="codeChar"/>
            <w:rFonts w:cs="Arial"/>
            <w:sz w:val="20"/>
            <w:szCs w:val="20"/>
          </w:rPr>
          <w:delText>to_black="…"</w:delText>
        </w:r>
        <w:r w:rsidRPr="001F1DB4">
          <w:rPr>
            <w:rFonts w:ascii="Arial" w:hAnsi="Arial" w:cs="Arial"/>
            <w:sz w:val="20"/>
            <w:szCs w:val="20"/>
          </w:rPr>
          <w:delText xml:space="preserve"> with true/false; it uses the given effect to a black screen and then uses its opposite, if there is one, back out again to show the new location (default: </w:delText>
        </w:r>
        <w:r w:rsidRPr="00343E5E">
          <w:rPr>
            <w:rFonts w:ascii="Courier New" w:hAnsi="Courier New" w:cs="Courier New"/>
            <w:sz w:val="20"/>
            <w:szCs w:val="20"/>
          </w:rPr>
          <w:delText>false</w:delText>
        </w:r>
        <w:r w:rsidRPr="001F1DB4">
          <w:rPr>
            <w:rFonts w:ascii="Arial" w:hAnsi="Arial" w:cs="Arial"/>
            <w:sz w:val="20"/>
            <w:szCs w:val="20"/>
          </w:rPr>
          <w:delText>)</w:delText>
        </w:r>
      </w:del>
    </w:p>
    <w:p w14:paraId="7E7D6F45" w14:textId="77777777" w:rsidR="00CB07DD" w:rsidRDefault="00CB07DD" w:rsidP="00CB07DD">
      <w:pPr>
        <w:numPr>
          <w:ilvl w:val="0"/>
          <w:numId w:val="43"/>
        </w:numPr>
        <w:rPr>
          <w:del w:id="434" w:author="Comparison" w:date="2024-08-20T10:20:00Z" w16du:dateUtc="2024-08-20T14:20:00Z"/>
        </w:rPr>
      </w:pPr>
      <w:del w:id="435" w:author="Comparison" w:date="2024-08-20T10:20:00Z" w16du:dateUtc="2024-08-20T14:20:00Z">
        <w:r>
          <w:delText>Link</w:delText>
        </w:r>
        <w:r w:rsidRPr="006659FE">
          <w:delText xml:space="preserve"> target</w:delText>
        </w:r>
        <w:r>
          <w:delText xml:space="preserve"> REQUIRED</w:delText>
        </w:r>
        <w:r w:rsidRPr="006659FE">
          <w:delText xml:space="preserve">:  </w:delText>
        </w:r>
        <w:r w:rsidRPr="006659FE">
          <w:rPr>
            <w:rStyle w:val="codeChar"/>
            <w:rFonts w:cs="Courier New"/>
            <w:szCs w:val="20"/>
          </w:rPr>
          <w:delText>target</w:delText>
        </w:r>
        <w:r w:rsidRPr="006659FE">
          <w:rPr>
            <w:rStyle w:val="codeChar"/>
            <w:rFonts w:cs="Arial"/>
            <w:szCs w:val="20"/>
          </w:rPr>
          <w:delText>="…"</w:delText>
        </w:r>
        <w:r w:rsidRPr="006659FE">
          <w:delText xml:space="preserve"> </w:delText>
        </w:r>
        <w:r>
          <w:delText xml:space="preserve"> as an attribute </w:delText>
        </w:r>
        <w:r w:rsidRPr="006659FE">
          <w:delText>as described below</w:delText>
        </w:r>
      </w:del>
    </w:p>
    <w:p w14:paraId="2D22A2ED" w14:textId="77777777" w:rsidR="00CB07DD" w:rsidRPr="006659FE" w:rsidRDefault="00CB07DD" w:rsidP="00CB07DD">
      <w:pPr>
        <w:rPr>
          <w:del w:id="436" w:author="Comparison" w:date="2024-08-20T10:20:00Z" w16du:dateUtc="2024-08-20T14:20:00Z"/>
        </w:rPr>
      </w:pPr>
      <w:del w:id="437" w:author="Comparison" w:date="2024-08-20T10:20:00Z" w16du:dateUtc="2024-08-20T14:20:00Z">
        <w:r>
          <w:delText>There are several possible</w:delText>
        </w:r>
        <w:r w:rsidRPr="006659FE">
          <w:delText xml:space="preserve"> </w:delText>
        </w:r>
        <w:r>
          <w:delText>link</w:delText>
        </w:r>
        <w:r w:rsidRPr="006659FE">
          <w:delText xml:space="preserve"> targets:</w:delText>
        </w:r>
      </w:del>
    </w:p>
    <w:p w14:paraId="24D1377D" w14:textId="77777777" w:rsidR="00CB07DD" w:rsidRDefault="00CB07DD" w:rsidP="00CB07DD">
      <w:pPr>
        <w:numPr>
          <w:ilvl w:val="0"/>
          <w:numId w:val="44"/>
        </w:numPr>
        <w:rPr>
          <w:del w:id="438" w:author="Comparison" w:date="2024-08-20T10:20:00Z" w16du:dateUtc="2024-08-20T14:20:00Z"/>
        </w:rPr>
      </w:pPr>
      <w:del w:id="439" w:author="Comparison" w:date="2024-08-20T10:20:00Z" w16du:dateUtc="2024-08-20T14:20:00Z">
        <w:r>
          <w:delText>An arbitrary XMILE view:</w:delText>
        </w:r>
      </w:del>
    </w:p>
    <w:p w14:paraId="094A84A4" w14:textId="77777777" w:rsidR="00CB07DD" w:rsidRDefault="00CB07DD" w:rsidP="00CB07DD">
      <w:pPr>
        <w:numPr>
          <w:ilvl w:val="1"/>
          <w:numId w:val="44"/>
        </w:numPr>
        <w:rPr>
          <w:del w:id="440" w:author="Comparison" w:date="2024-08-20T10:20:00Z" w16du:dateUtc="2024-08-20T14:20:00Z"/>
        </w:rPr>
      </w:pPr>
      <w:del w:id="441" w:author="Comparison" w:date="2024-08-20T10:20:00Z" w16du:dateUtc="2024-08-20T14:20:00Z">
        <w:r>
          <w:delText xml:space="preserve">Concatenate the view’s </w:delText>
        </w:r>
        <w:r w:rsidRPr="00D35063">
          <w:rPr>
            <w:rFonts w:ascii="Courier New" w:hAnsi="Courier New" w:cs="Courier New"/>
          </w:rPr>
          <w:delText>type</w:delText>
        </w:r>
        <w:r>
          <w:delText xml:space="preserve"> (section 5.1) with its </w:delText>
        </w:r>
        <w:r w:rsidRPr="00D35063">
          <w:rPr>
            <w:rFonts w:ascii="Courier New" w:hAnsi="Courier New" w:cs="Courier New"/>
          </w:rPr>
          <w:delText>order</w:delText>
        </w:r>
        <w:r>
          <w:delText xml:space="preserve"> (section 5.1) using a colon.  For example: </w:delText>
        </w:r>
        <w:r w:rsidRPr="00D35063">
          <w:rPr>
            <w:rFonts w:ascii="Courier New" w:hAnsi="Courier New" w:cs="Courier New"/>
          </w:rPr>
          <w:delText>target=stock_flow:0</w:delText>
        </w:r>
        <w:r>
          <w:delText xml:space="preserve"> would specify that this link points to the first stock_flow view.  The view’s order can either be an integer or </w:delText>
        </w:r>
        <w:r w:rsidRPr="00D35063">
          <w:rPr>
            <w:rFonts w:ascii="Courier New" w:hAnsi="Courier New" w:cs="Courier New"/>
          </w:rPr>
          <w:delText>home_view</w:delText>
        </w:r>
        <w:r>
          <w:delText xml:space="preserve">.   If the order is not specified the order is assumed to be the </w:delText>
        </w:r>
        <w:r w:rsidRPr="001C63F5">
          <w:rPr>
            <w:rFonts w:ascii="Courier New" w:hAnsi="Courier New" w:cs="Courier New"/>
          </w:rPr>
          <w:delText>home_view</w:delText>
        </w:r>
        <w:r>
          <w:delText xml:space="preserve">. For targets like this which do not use a page the </w:delText>
        </w:r>
        <w:r w:rsidRPr="00343E5E">
          <w:rPr>
            <w:rFonts w:ascii="Courier New" w:hAnsi="Courier New" w:cs="Courier New"/>
          </w:rPr>
          <w:delText>x</w:delText>
        </w:r>
        <w:r>
          <w:delText xml:space="preserve"> and </w:delText>
        </w:r>
        <w:r w:rsidRPr="00343E5E">
          <w:rPr>
            <w:rFonts w:ascii="Courier New" w:hAnsi="Courier New" w:cs="Courier New"/>
          </w:rPr>
          <w:delText>y</w:delText>
        </w:r>
        <w:r>
          <w:delText xml:space="preserve"> attributes of the link are assumed to be in view coordinates (vs. page coordinates)</w:delText>
        </w:r>
      </w:del>
    </w:p>
    <w:p w14:paraId="0ACF2CF9" w14:textId="77777777" w:rsidR="00CB07DD" w:rsidRDefault="00CB07DD" w:rsidP="00CB07DD">
      <w:pPr>
        <w:numPr>
          <w:ilvl w:val="0"/>
          <w:numId w:val="44"/>
        </w:numPr>
        <w:rPr>
          <w:del w:id="442" w:author="Comparison" w:date="2024-08-20T10:20:00Z" w16du:dateUtc="2024-08-20T14:20:00Z"/>
        </w:rPr>
      </w:pPr>
      <w:del w:id="443" w:author="Comparison" w:date="2024-08-20T10:20:00Z" w16du:dateUtc="2024-08-20T14:20:00Z">
        <w:r>
          <w:delText>An arbitrary XMILE page:</w:delText>
        </w:r>
      </w:del>
    </w:p>
    <w:p w14:paraId="48FCF212" w14:textId="77777777" w:rsidR="00CB07DD" w:rsidRDefault="00CB07DD" w:rsidP="00CB07DD">
      <w:pPr>
        <w:numPr>
          <w:ilvl w:val="1"/>
          <w:numId w:val="44"/>
        </w:numPr>
        <w:rPr>
          <w:del w:id="444" w:author="Comparison" w:date="2024-08-20T10:20:00Z" w16du:dateUtc="2024-08-20T14:20:00Z"/>
        </w:rPr>
      </w:pPr>
      <w:del w:id="445" w:author="Comparison" w:date="2024-08-20T10:20:00Z" w16du:dateUtc="2024-08-20T14:20:00Z">
        <w:r>
          <w:delText xml:space="preserve">First navigate to the view using the above syntax, and then concatenate the page number using a comma.  For example: </w:delText>
        </w:r>
        <w:r w:rsidRPr="00D35063">
          <w:rPr>
            <w:rFonts w:ascii="Courier New" w:hAnsi="Courier New" w:cs="Courier New"/>
          </w:rPr>
          <w:delText>target=stock_flow:0,5</w:delText>
        </w:r>
        <w:r>
          <w:delText xml:space="preserve"> would specify that this link points to the first stock_flow view’s fifth page.  The page can either be an integer or </w:delText>
        </w:r>
        <w:r w:rsidRPr="00D35063">
          <w:rPr>
            <w:rFonts w:ascii="Courier New" w:hAnsi="Courier New" w:cs="Courier New"/>
          </w:rPr>
          <w:delText>home_page</w:delText>
        </w:r>
        <w:r>
          <w:delText xml:space="preserve">.  If the page number is not specified the </w:delText>
        </w:r>
        <w:r w:rsidRPr="00D35063">
          <w:rPr>
            <w:rFonts w:ascii="Courier New" w:hAnsi="Courier New" w:cs="Courier New"/>
          </w:rPr>
          <w:delText>home_page</w:delText>
        </w:r>
        <w:r>
          <w:delText xml:space="preserve"> is assumed. For targets like this which do use a page in their target the </w:delText>
        </w:r>
        <w:r w:rsidRPr="00343E5E">
          <w:rPr>
            <w:rFonts w:ascii="Courier New" w:hAnsi="Courier New" w:cs="Courier New"/>
          </w:rPr>
          <w:delText>x</w:delText>
        </w:r>
        <w:r>
          <w:delText xml:space="preserve"> and </w:delText>
        </w:r>
        <w:r w:rsidRPr="00343E5E">
          <w:rPr>
            <w:rFonts w:ascii="Courier New" w:hAnsi="Courier New" w:cs="Courier New"/>
          </w:rPr>
          <w:delText>y</w:delText>
        </w:r>
        <w:r>
          <w:delText xml:space="preserve"> attributes of the link are assumed to be in page coordinates (vs. view coordinates)</w:delText>
        </w:r>
      </w:del>
    </w:p>
    <w:p w14:paraId="2ADF7D6C" w14:textId="77777777" w:rsidR="00CB07DD" w:rsidRPr="00B43505" w:rsidRDefault="00CB07DD" w:rsidP="00CB07DD">
      <w:pPr>
        <w:numPr>
          <w:ilvl w:val="0"/>
          <w:numId w:val="44"/>
        </w:numPr>
        <w:rPr>
          <w:del w:id="446" w:author="Comparison" w:date="2024-08-20T10:20:00Z" w16du:dateUtc="2024-08-20T14:20:00Z"/>
          <w:rStyle w:val="codeChar"/>
          <w:rFonts w:cs="Courier New"/>
        </w:rPr>
      </w:pPr>
      <w:del w:id="447" w:author="Comparison" w:date="2024-08-20T10:20:00Z" w16du:dateUtc="2024-08-20T14:20:00Z">
        <w:r w:rsidRPr="006659FE">
          <w:delText xml:space="preserve">Next page:  </w:delText>
        </w:r>
        <w:r w:rsidRPr="00B43505">
          <w:rPr>
            <w:rStyle w:val="codeChar"/>
            <w:rFonts w:cs="Courier New"/>
            <w:szCs w:val="20"/>
          </w:rPr>
          <w:delText>next_page</w:delText>
        </w:r>
        <w:r w:rsidRPr="006659FE">
          <w:rPr>
            <w:rStyle w:val="codeChar"/>
            <w:rFonts w:cs="Arial"/>
            <w:szCs w:val="20"/>
          </w:rPr>
          <w:delText xml:space="preserve"> </w:delText>
        </w:r>
        <w:r>
          <w:rPr>
            <w:rStyle w:val="codeChar"/>
            <w:rFonts w:cs="Arial"/>
            <w:szCs w:val="20"/>
          </w:rPr>
          <w:delText xml:space="preserve">or </w:delText>
        </w:r>
        <w:r>
          <w:delText>p</w:delText>
        </w:r>
        <w:r w:rsidRPr="006659FE">
          <w:delText xml:space="preserve">revious page:  </w:delText>
        </w:r>
        <w:r w:rsidRPr="00B43505">
          <w:rPr>
            <w:rStyle w:val="codeChar"/>
            <w:rFonts w:cs="Courier New"/>
            <w:szCs w:val="20"/>
          </w:rPr>
          <w:delText>previous_page</w:delText>
        </w:r>
        <w:r>
          <w:rPr>
            <w:rStyle w:val="codeChar"/>
            <w:rFonts w:cs="Courier New"/>
            <w:szCs w:val="20"/>
          </w:rPr>
          <w:delText xml:space="preserve">, </w:delText>
        </w:r>
        <w:r w:rsidRPr="00DB66EB">
          <w:rPr>
            <w:rStyle w:val="codeChar"/>
            <w:rFonts w:cs="Arial"/>
            <w:szCs w:val="20"/>
          </w:rPr>
          <w:delText>or</w:delText>
        </w:r>
        <w:r>
          <w:rPr>
            <w:rStyle w:val="codeChar"/>
            <w:rFonts w:cs="Courier New"/>
            <w:szCs w:val="20"/>
          </w:rPr>
          <w:delText xml:space="preserve"> home_page </w:delText>
        </w:r>
        <w:r w:rsidRPr="0045508F">
          <w:rPr>
            <w:rStyle w:val="codeChar"/>
            <w:rFonts w:cs="Arial"/>
            <w:szCs w:val="20"/>
          </w:rPr>
          <w:delText>or an integer representing the page number</w:delText>
        </w:r>
      </w:del>
    </w:p>
    <w:p w14:paraId="5ADB6CC1" w14:textId="77777777" w:rsidR="00CB07DD" w:rsidRPr="0045508F" w:rsidRDefault="00CB07DD" w:rsidP="00CB07DD">
      <w:pPr>
        <w:numPr>
          <w:ilvl w:val="1"/>
          <w:numId w:val="44"/>
        </w:numPr>
        <w:rPr>
          <w:del w:id="448" w:author="Comparison" w:date="2024-08-20T10:20:00Z" w16du:dateUtc="2024-08-20T14:20:00Z"/>
          <w:rStyle w:val="codeChar"/>
        </w:rPr>
      </w:pPr>
      <w:del w:id="449" w:author="Comparison" w:date="2024-08-20T10:20:00Z" w16du:dateUtc="2024-08-20T14:20:00Z">
        <w:r>
          <w:rPr>
            <w:rStyle w:val="codeChar"/>
            <w:rFonts w:cs="Arial"/>
            <w:szCs w:val="20"/>
          </w:rPr>
          <w:delText>using paging attributes (section 5.1</w:delText>
        </w:r>
        <w:r w:rsidRPr="00B43505">
          <w:rPr>
            <w:rStyle w:val="codeChar"/>
            <w:rFonts w:cs="Arial"/>
            <w:szCs w:val="20"/>
          </w:rPr>
          <w:delText>) within the view the button is defined in.</w:delText>
        </w:r>
        <w:r>
          <w:rPr>
            <w:rStyle w:val="codeChar"/>
            <w:rFonts w:cs="Arial"/>
            <w:szCs w:val="20"/>
          </w:rPr>
          <w:delText xml:space="preserve">  </w:delText>
        </w:r>
        <w:r w:rsidRPr="00B43505">
          <w:rPr>
            <w:rStyle w:val="codeChar"/>
            <w:rFonts w:cs="Arial"/>
            <w:szCs w:val="20"/>
          </w:rPr>
          <w:delText xml:space="preserve"> </w:delText>
        </w:r>
        <w:r>
          <w:delText xml:space="preserve">The </w:delText>
        </w:r>
        <w:r w:rsidRPr="001C63F5">
          <w:rPr>
            <w:rFonts w:ascii="Courier New" w:hAnsi="Courier New" w:cs="Courier New"/>
          </w:rPr>
          <w:delText>x</w:delText>
        </w:r>
        <w:r>
          <w:delText xml:space="preserve"> and </w:delText>
        </w:r>
        <w:r w:rsidRPr="001C63F5">
          <w:rPr>
            <w:rFonts w:ascii="Courier New" w:hAnsi="Courier New" w:cs="Courier New"/>
          </w:rPr>
          <w:delText>y</w:delText>
        </w:r>
        <w:r>
          <w:delText xml:space="preserve"> attributes of the link are assumed to be in page coordinates (vs. view coordinates)</w:delText>
        </w:r>
      </w:del>
    </w:p>
    <w:p w14:paraId="2EE7FDC2" w14:textId="77777777" w:rsidR="00CB07DD" w:rsidRPr="006659FE" w:rsidRDefault="00CB07DD" w:rsidP="00CB07DD">
      <w:pPr>
        <w:numPr>
          <w:ilvl w:val="0"/>
          <w:numId w:val="44"/>
        </w:numPr>
        <w:rPr>
          <w:del w:id="450" w:author="Comparison" w:date="2024-08-20T10:20:00Z" w16du:dateUtc="2024-08-20T14:20:00Z"/>
          <w:rStyle w:val="codeChar"/>
        </w:rPr>
      </w:pPr>
      <w:del w:id="451" w:author="Comparison" w:date="2024-08-20T10:20:00Z" w16du:dateUtc="2024-08-20T14:20:00Z">
        <w:r>
          <w:rPr>
            <w:rStyle w:val="codeChar"/>
            <w:rFonts w:cs="Arial"/>
            <w:szCs w:val="20"/>
          </w:rPr>
          <w:delText xml:space="preserve">Next view: </w:delText>
        </w:r>
        <w:r w:rsidRPr="00B43505">
          <w:rPr>
            <w:rStyle w:val="codeChar"/>
            <w:rFonts w:cs="Courier New"/>
            <w:szCs w:val="20"/>
          </w:rPr>
          <w:delText>next_view</w:delText>
        </w:r>
        <w:r>
          <w:rPr>
            <w:rStyle w:val="codeChar"/>
            <w:rFonts w:cs="Arial"/>
            <w:szCs w:val="20"/>
          </w:rPr>
          <w:delText xml:space="preserve"> or previous view: </w:delText>
        </w:r>
        <w:r w:rsidRPr="00B43505">
          <w:rPr>
            <w:rStyle w:val="codeChar"/>
            <w:rFonts w:cs="Courier New"/>
            <w:szCs w:val="20"/>
          </w:rPr>
          <w:delText>previous_view</w:delText>
        </w:r>
      </w:del>
    </w:p>
    <w:p w14:paraId="14FEC68F" w14:textId="77777777" w:rsidR="00CB07DD" w:rsidRDefault="00CB07DD" w:rsidP="00CB07DD">
      <w:pPr>
        <w:numPr>
          <w:ilvl w:val="1"/>
          <w:numId w:val="44"/>
        </w:numPr>
        <w:rPr>
          <w:del w:id="452" w:author="Comparison" w:date="2024-08-20T10:20:00Z" w16du:dateUtc="2024-08-20T14:20:00Z"/>
        </w:rPr>
      </w:pPr>
      <w:del w:id="453" w:author="Comparison" w:date="2024-08-20T10:20:00Z" w16du:dateUtc="2024-08-20T14:20:00Z">
        <w:r>
          <w:rPr>
            <w:rStyle w:val="codeChar"/>
            <w:rFonts w:cs="Arial"/>
            <w:szCs w:val="20"/>
          </w:rPr>
          <w:delText xml:space="preserve">using </w:delText>
        </w:r>
        <w:r w:rsidRPr="00B43505">
          <w:rPr>
            <w:rStyle w:val="codeChar"/>
            <w:rFonts w:cs="Courier New"/>
            <w:szCs w:val="20"/>
          </w:rPr>
          <w:delText>order</w:delText>
        </w:r>
        <w:r>
          <w:rPr>
            <w:rStyle w:val="codeChar"/>
            <w:rFonts w:cs="Arial"/>
            <w:szCs w:val="20"/>
          </w:rPr>
          <w:delText xml:space="preserve"> attribute</w:delText>
        </w:r>
        <w:r w:rsidRPr="006659FE">
          <w:delText xml:space="preserve"> </w:delText>
        </w:r>
        <w:r>
          <w:delText xml:space="preserve">defined in section 5.1, the view’s </w:delText>
        </w:r>
        <w:r w:rsidRPr="00B43505">
          <w:rPr>
            <w:rFonts w:ascii="Courier New" w:hAnsi="Courier New" w:cs="Courier New"/>
          </w:rPr>
          <w:delText>type</w:delText>
        </w:r>
        <w:r>
          <w:delText xml:space="preserve"> is assumed to be the same </w:delText>
        </w:r>
        <w:r w:rsidRPr="00B43505">
          <w:rPr>
            <w:rFonts w:ascii="Courier New" w:hAnsi="Courier New" w:cs="Courier New"/>
          </w:rPr>
          <w:delText>type</w:delText>
        </w:r>
        <w:r>
          <w:delText xml:space="preserve"> as the view which contains the button. The </w:delText>
        </w:r>
        <w:r w:rsidRPr="00343E5E">
          <w:rPr>
            <w:rFonts w:ascii="Courier New" w:hAnsi="Courier New" w:cs="Courier New"/>
          </w:rPr>
          <w:delText>x</w:delText>
        </w:r>
        <w:r>
          <w:delText xml:space="preserve"> and </w:delText>
        </w:r>
        <w:r w:rsidRPr="00343E5E">
          <w:rPr>
            <w:rFonts w:ascii="Courier New" w:hAnsi="Courier New" w:cs="Courier New"/>
          </w:rPr>
          <w:delText>y</w:delText>
        </w:r>
        <w:r>
          <w:delText xml:space="preserve"> attributes of the link are assumed to be in view coordinates (vs. page coordinates)</w:delText>
        </w:r>
      </w:del>
    </w:p>
    <w:p w14:paraId="0D140F94" w14:textId="77777777" w:rsidR="00CB07DD" w:rsidRPr="00DB66EB" w:rsidRDefault="00CB07DD" w:rsidP="00CB07DD">
      <w:pPr>
        <w:numPr>
          <w:ilvl w:val="0"/>
          <w:numId w:val="44"/>
        </w:numPr>
        <w:rPr>
          <w:del w:id="454" w:author="Comparison" w:date="2024-08-20T10:20:00Z" w16du:dateUtc="2024-08-20T14:20:00Z"/>
        </w:rPr>
      </w:pPr>
      <w:del w:id="455" w:author="Comparison" w:date="2024-08-20T10:20:00Z" w16du:dateUtc="2024-08-20T14:20:00Z">
        <w:r>
          <w:delText xml:space="preserve">Home view: </w:delText>
        </w:r>
        <w:r w:rsidRPr="00DB66EB">
          <w:rPr>
            <w:rFonts w:ascii="Courier New" w:hAnsi="Courier New" w:cs="Courier New"/>
          </w:rPr>
          <w:delText>home_view</w:delText>
        </w:r>
      </w:del>
    </w:p>
    <w:p w14:paraId="55A65A03" w14:textId="77777777" w:rsidR="00CB07DD" w:rsidRPr="00DB66EB" w:rsidRDefault="00CB07DD" w:rsidP="00CB07DD">
      <w:pPr>
        <w:numPr>
          <w:ilvl w:val="1"/>
          <w:numId w:val="44"/>
        </w:numPr>
        <w:rPr>
          <w:del w:id="456" w:author="Comparison" w:date="2024-08-20T10:20:00Z" w16du:dateUtc="2024-08-20T14:20:00Z"/>
          <w:rFonts w:cs="Arial"/>
        </w:rPr>
      </w:pPr>
      <w:del w:id="457" w:author="Comparison" w:date="2024-08-20T10:20:00Z" w16du:dateUtc="2024-08-20T14:20:00Z">
        <w:r w:rsidRPr="00DB66EB">
          <w:rPr>
            <w:rFonts w:cs="Arial"/>
          </w:rPr>
          <w:delText>using the</w:delText>
        </w:r>
        <w:r>
          <w:rPr>
            <w:rFonts w:ascii="Courier New" w:hAnsi="Courier New" w:cs="Courier New"/>
          </w:rPr>
          <w:delText xml:space="preserve"> home_view </w:delText>
        </w:r>
        <w:r w:rsidRPr="00DB66EB">
          <w:rPr>
            <w:rFonts w:cs="Arial"/>
          </w:rPr>
          <w:delText>attribute defined in section 5.1, the view’s</w:delText>
        </w:r>
        <w:r>
          <w:rPr>
            <w:rFonts w:ascii="Courier New" w:hAnsi="Courier New" w:cs="Courier New"/>
          </w:rPr>
          <w:delText xml:space="preserve"> type </w:delText>
        </w:r>
        <w:r w:rsidRPr="00DB66EB">
          <w:rPr>
            <w:rFonts w:cs="Arial"/>
          </w:rPr>
          <w:delText>is assumed to be the same type as the</w:delText>
        </w:r>
        <w:r>
          <w:rPr>
            <w:rFonts w:cs="Arial"/>
          </w:rPr>
          <w:delText xml:space="preserve"> view which contains the button</w:delText>
        </w:r>
        <w:r>
          <w:delText xml:space="preserve">. The </w:delText>
        </w:r>
        <w:r w:rsidRPr="00ED2B18">
          <w:rPr>
            <w:rFonts w:ascii="Courier New" w:hAnsi="Courier New" w:cs="Courier New"/>
          </w:rPr>
          <w:delText>x</w:delText>
        </w:r>
        <w:r>
          <w:delText xml:space="preserve"> and</w:delText>
        </w:r>
        <w:r w:rsidRPr="00ED2B18">
          <w:rPr>
            <w:rFonts w:ascii="Courier New" w:hAnsi="Courier New" w:cs="Courier New"/>
          </w:rPr>
          <w:delText xml:space="preserve"> y</w:delText>
        </w:r>
        <w:r>
          <w:delText xml:space="preserve"> attributes of the link are assumed to be in view coordinates (vs. page coordinates)</w:delText>
        </w:r>
      </w:del>
    </w:p>
    <w:p w14:paraId="69D7F63C" w14:textId="77777777" w:rsidR="00CB07DD" w:rsidRDefault="00CB07DD" w:rsidP="00CB07DD">
      <w:pPr>
        <w:numPr>
          <w:ilvl w:val="0"/>
          <w:numId w:val="44"/>
        </w:numPr>
        <w:rPr>
          <w:del w:id="458" w:author="Comparison" w:date="2024-08-20T10:20:00Z" w16du:dateUtc="2024-08-20T14:20:00Z"/>
          <w:rStyle w:val="codeChar"/>
        </w:rPr>
      </w:pPr>
      <w:del w:id="459" w:author="Comparison" w:date="2024-08-20T10:20:00Z" w16du:dateUtc="2024-08-20T14:20:00Z">
        <w:r w:rsidRPr="006659FE">
          <w:delText xml:space="preserve">Last page navigated from:  </w:delText>
        </w:r>
        <w:r w:rsidRPr="0010071B">
          <w:rPr>
            <w:rStyle w:val="codeChar"/>
            <w:rFonts w:cs="Courier New"/>
            <w:szCs w:val="20"/>
          </w:rPr>
          <w:delText>back_page.</w:delText>
        </w:r>
        <w:r>
          <w:delText xml:space="preserve"> The </w:delText>
        </w:r>
        <w:r w:rsidRPr="00ED2B18">
          <w:rPr>
            <w:rFonts w:ascii="Courier New" w:hAnsi="Courier New" w:cs="Courier New"/>
          </w:rPr>
          <w:delText>x</w:delText>
        </w:r>
        <w:r>
          <w:delText xml:space="preserve"> and </w:delText>
        </w:r>
        <w:r w:rsidRPr="00ED2B18">
          <w:rPr>
            <w:rFonts w:ascii="Courier New" w:hAnsi="Courier New" w:cs="Courier New"/>
          </w:rPr>
          <w:delText>y</w:delText>
        </w:r>
        <w:r>
          <w:delText xml:space="preserve"> attributes of the link are assumed to be in page coordinates (vs. view coordinates)</w:delText>
        </w:r>
      </w:del>
    </w:p>
    <w:p w14:paraId="1D0E5123" w14:textId="77777777" w:rsidR="00CB07DD" w:rsidRPr="006659FE" w:rsidRDefault="00CB07DD" w:rsidP="00CB07DD">
      <w:pPr>
        <w:numPr>
          <w:ilvl w:val="0"/>
          <w:numId w:val="44"/>
        </w:numPr>
        <w:rPr>
          <w:del w:id="460" w:author="Comparison" w:date="2024-08-20T10:20:00Z" w16du:dateUtc="2024-08-20T14:20:00Z"/>
        </w:rPr>
      </w:pPr>
      <w:del w:id="461" w:author="Comparison" w:date="2024-08-20T10:20:00Z" w16du:dateUtc="2024-08-20T14:20:00Z">
        <w:r w:rsidRPr="0010071B">
          <w:rPr>
            <w:rStyle w:val="codeChar"/>
            <w:rFonts w:cs="Arial"/>
            <w:szCs w:val="20"/>
          </w:rPr>
          <w:delText>Last view navigated from:</w:delText>
        </w:r>
        <w:r w:rsidRPr="0010071B">
          <w:rPr>
            <w:rStyle w:val="codeChar"/>
            <w:rFonts w:cs="Courier New"/>
            <w:szCs w:val="20"/>
          </w:rPr>
          <w:delText xml:space="preserve"> back_view</w:delText>
        </w:r>
        <w:r w:rsidRPr="006659FE">
          <w:delText xml:space="preserve"> </w:delText>
        </w:r>
        <w:r>
          <w:delText xml:space="preserve">. The </w:delText>
        </w:r>
        <w:r w:rsidRPr="00ED2B18">
          <w:rPr>
            <w:rFonts w:ascii="Courier New" w:hAnsi="Courier New" w:cs="Courier New"/>
          </w:rPr>
          <w:delText>x</w:delText>
        </w:r>
        <w:r>
          <w:delText xml:space="preserve"> and </w:delText>
        </w:r>
        <w:r w:rsidRPr="00ED2B18">
          <w:rPr>
            <w:rFonts w:ascii="Courier New" w:hAnsi="Courier New" w:cs="Courier New"/>
          </w:rPr>
          <w:delText>y</w:delText>
        </w:r>
        <w:r>
          <w:delText xml:space="preserve"> attributes of the link are assumed to be in view coordinates (vs. page coordinates)</w:delText>
        </w:r>
      </w:del>
    </w:p>
    <w:p w14:paraId="494B706D" w14:textId="77777777" w:rsidR="00CB07DD" w:rsidRPr="00A62DD3" w:rsidRDefault="00CB07DD" w:rsidP="00CB07DD">
      <w:pPr>
        <w:numPr>
          <w:ilvl w:val="0"/>
          <w:numId w:val="44"/>
        </w:numPr>
        <w:rPr>
          <w:del w:id="462" w:author="Comparison" w:date="2024-08-20T10:20:00Z" w16du:dateUtc="2024-08-20T14:20:00Z"/>
        </w:rPr>
      </w:pPr>
      <w:del w:id="463" w:author="Comparison" w:date="2024-08-20T10:20:00Z" w16du:dateUtc="2024-08-20T14:20:00Z">
        <w:r w:rsidRPr="006659FE">
          <w:delText xml:space="preserve">File or web URL:  </w:delText>
        </w:r>
        <w:r w:rsidRPr="006659FE">
          <w:rPr>
            <w:rStyle w:val="codeChar"/>
            <w:rFonts w:cs="Arial"/>
            <w:szCs w:val="20"/>
          </w:rPr>
          <w:delText>URL</w:delText>
        </w:r>
        <w:r w:rsidRPr="006659FE">
          <w:delText xml:space="preserve"> (</w:delText>
        </w:r>
        <w:r w:rsidRPr="00B43505">
          <w:rPr>
            <w:rStyle w:val="codeChar"/>
            <w:rFonts w:cs="Courier New"/>
            <w:szCs w:val="20"/>
          </w:rPr>
          <w:delText>&lt;link&gt;</w:delText>
        </w:r>
        <w:r w:rsidRPr="00B43505">
          <w:rPr>
            <w:rFonts w:ascii="Courier New" w:hAnsi="Courier New" w:cs="Courier New"/>
          </w:rPr>
          <w:delText xml:space="preserve"> </w:delText>
        </w:r>
        <w:r w:rsidRPr="006659FE">
          <w:delText>tag contains target URL; protocol is http:// if not specified)</w:delText>
        </w:r>
      </w:del>
    </w:p>
    <w:p w14:paraId="6E24CEBA" w14:textId="77777777" w:rsidR="00CB07DD" w:rsidRPr="00A62DD3" w:rsidRDefault="00CB07DD" w:rsidP="00CB07DD">
      <w:pPr>
        <w:rPr>
          <w:del w:id="464" w:author="Comparison" w:date="2024-08-20T10:20:00Z" w16du:dateUtc="2024-08-20T14:20:00Z"/>
        </w:rPr>
      </w:pPr>
      <w:del w:id="465" w:author="Comparison" w:date="2024-08-20T10:20:00Z" w16du:dateUtc="2024-08-20T14:20:00Z">
        <w:r w:rsidRPr="00A62DD3">
          <w:delText xml:space="preserve">Buttons that control the program contain a </w:delText>
        </w:r>
        <w:r w:rsidRPr="00A62DD3">
          <w:rPr>
            <w:rStyle w:val="codeChar"/>
            <w:szCs w:val="20"/>
          </w:rPr>
          <w:delText>&lt;menu_action&gt;</w:delText>
        </w:r>
        <w:r w:rsidRPr="00A62DD3">
          <w:delText xml:space="preserve"> tag, which has the menu name as its data.  </w:delText>
        </w:r>
        <w:r>
          <w:delText>OPTIONAL</w:delText>
        </w:r>
        <w:r w:rsidRPr="00A62DD3">
          <w:delText xml:space="preserve"> menu actions are broken into various categories:</w:delText>
        </w:r>
      </w:del>
    </w:p>
    <w:p w14:paraId="151B9A34" w14:textId="77777777" w:rsidR="00CB07DD" w:rsidRPr="00A62DD3" w:rsidRDefault="00CB07DD" w:rsidP="00CB07DD">
      <w:pPr>
        <w:numPr>
          <w:ilvl w:val="0"/>
          <w:numId w:val="31"/>
        </w:numPr>
        <w:rPr>
          <w:del w:id="466" w:author="Comparison" w:date="2024-08-20T10:20:00Z" w16du:dateUtc="2024-08-20T14:20:00Z"/>
        </w:rPr>
      </w:pPr>
      <w:del w:id="467" w:author="Comparison" w:date="2024-08-20T10:20:00Z" w16du:dateUtc="2024-08-20T14:20:00Z">
        <w:r w:rsidRPr="00A62DD3">
          <w:delText xml:space="preserve">File:  </w:delText>
        </w:r>
        <w:r w:rsidRPr="00A62DD3">
          <w:rPr>
            <w:rStyle w:val="codeChar"/>
            <w:szCs w:val="20"/>
          </w:rPr>
          <w:delText>open</w:delText>
        </w:r>
        <w:r w:rsidRPr="00A62DD3">
          <w:delText xml:space="preserve">, </w:delText>
        </w:r>
        <w:r w:rsidRPr="00A62DD3">
          <w:rPr>
            <w:rStyle w:val="codeChar"/>
            <w:szCs w:val="20"/>
          </w:rPr>
          <w:delText>close</w:delText>
        </w:r>
        <w:r w:rsidRPr="00A62DD3">
          <w:delText xml:space="preserve">, </w:delText>
        </w:r>
        <w:r w:rsidRPr="00A62DD3">
          <w:rPr>
            <w:rStyle w:val="codeChar"/>
            <w:szCs w:val="20"/>
          </w:rPr>
          <w:delText>save</w:delText>
        </w:r>
        <w:r w:rsidRPr="00A62DD3">
          <w:delText xml:space="preserve">, </w:delText>
        </w:r>
        <w:r w:rsidRPr="00A62DD3">
          <w:rPr>
            <w:rStyle w:val="codeChar"/>
            <w:szCs w:val="20"/>
          </w:rPr>
          <w:delText>save_as</w:delText>
        </w:r>
        <w:r w:rsidRPr="00A62DD3">
          <w:delText xml:space="preserve">, </w:delText>
        </w:r>
        <w:r w:rsidRPr="00A62DD3">
          <w:rPr>
            <w:rStyle w:val="codeChar"/>
            <w:szCs w:val="20"/>
          </w:rPr>
          <w:delText>save_as_image</w:delText>
        </w:r>
        <w:r w:rsidRPr="00A62DD3">
          <w:delText xml:space="preserve">, </w:delText>
        </w:r>
        <w:r w:rsidRPr="00A62DD3">
          <w:rPr>
            <w:rStyle w:val="codeChar"/>
            <w:szCs w:val="20"/>
          </w:rPr>
          <w:delText>revert</w:delText>
        </w:r>
      </w:del>
    </w:p>
    <w:p w14:paraId="5EF76E44" w14:textId="77777777" w:rsidR="00CB07DD" w:rsidRPr="00A62DD3" w:rsidRDefault="00CB07DD" w:rsidP="00CB07DD">
      <w:pPr>
        <w:numPr>
          <w:ilvl w:val="0"/>
          <w:numId w:val="31"/>
        </w:numPr>
        <w:rPr>
          <w:del w:id="468" w:author="Comparison" w:date="2024-08-20T10:20:00Z" w16du:dateUtc="2024-08-20T14:20:00Z"/>
        </w:rPr>
      </w:pPr>
      <w:del w:id="469" w:author="Comparison" w:date="2024-08-20T10:20:00Z" w16du:dateUtc="2024-08-20T14:20:00Z">
        <w:r w:rsidRPr="00A62DD3">
          <w:delText xml:space="preserve">Printing:  </w:delText>
        </w:r>
        <w:r w:rsidRPr="00A62DD3">
          <w:rPr>
            <w:rStyle w:val="codeChar"/>
            <w:szCs w:val="20"/>
          </w:rPr>
          <w:delText>print_setup</w:delText>
        </w:r>
        <w:r w:rsidRPr="00A62DD3">
          <w:delText xml:space="preserve">, </w:delText>
        </w:r>
        <w:r w:rsidRPr="00A62DD3">
          <w:rPr>
            <w:rStyle w:val="codeChar"/>
            <w:szCs w:val="20"/>
          </w:rPr>
          <w:delText>print</w:delText>
        </w:r>
        <w:r w:rsidRPr="00A62DD3">
          <w:delText xml:space="preserve">, </w:delText>
        </w:r>
        <w:r w:rsidRPr="00A62DD3">
          <w:rPr>
            <w:rStyle w:val="codeChar"/>
            <w:szCs w:val="20"/>
          </w:rPr>
          <w:delText>print_screen</w:delText>
        </w:r>
      </w:del>
    </w:p>
    <w:p w14:paraId="554E1B71" w14:textId="77777777" w:rsidR="00CB07DD" w:rsidRPr="00A62DD3" w:rsidRDefault="00CB07DD" w:rsidP="00CB07DD">
      <w:pPr>
        <w:numPr>
          <w:ilvl w:val="0"/>
          <w:numId w:val="31"/>
        </w:numPr>
        <w:rPr>
          <w:del w:id="470" w:author="Comparison" w:date="2024-08-20T10:20:00Z" w16du:dateUtc="2024-08-20T14:20:00Z"/>
        </w:rPr>
      </w:pPr>
      <w:del w:id="471" w:author="Comparison" w:date="2024-08-20T10:20:00Z" w16du:dateUtc="2024-08-20T14:20:00Z">
        <w:r w:rsidRPr="00A62DD3">
          <w:delText xml:space="preserve">Simulation:  </w:delText>
        </w:r>
        <w:r w:rsidRPr="00A62DD3">
          <w:rPr>
            <w:rStyle w:val="codeChar"/>
            <w:szCs w:val="20"/>
          </w:rPr>
          <w:delText>run</w:delText>
        </w:r>
        <w:r w:rsidRPr="00A62DD3">
          <w:delText xml:space="preserve">, </w:delText>
        </w:r>
        <w:r w:rsidRPr="00A62DD3">
          <w:rPr>
            <w:rStyle w:val="codeChar"/>
            <w:szCs w:val="20"/>
          </w:rPr>
          <w:delText>pause</w:delText>
        </w:r>
        <w:r w:rsidRPr="00A62DD3">
          <w:delText xml:space="preserve">, </w:delText>
        </w:r>
        <w:r w:rsidRPr="00A62DD3">
          <w:rPr>
            <w:rStyle w:val="codeChar"/>
            <w:szCs w:val="20"/>
          </w:rPr>
          <w:delText>resume</w:delText>
        </w:r>
        <w:r w:rsidRPr="00A62DD3">
          <w:delText xml:space="preserve">, </w:delText>
        </w:r>
        <w:r w:rsidRPr="00A62DD3">
          <w:rPr>
            <w:rStyle w:val="codeChar"/>
            <w:szCs w:val="20"/>
          </w:rPr>
          <w:delText>stop</w:delText>
        </w:r>
        <w:r w:rsidRPr="00A62DD3">
          <w:delText xml:space="preserve">, </w:delText>
        </w:r>
        <w:r w:rsidRPr="00A62DD3">
          <w:rPr>
            <w:rStyle w:val="codeChar"/>
            <w:szCs w:val="20"/>
          </w:rPr>
          <w:delText>run_restore</w:delText>
        </w:r>
        <w:r w:rsidRPr="00A62DD3">
          <w:delText xml:space="preserve"> (run </w:delText>
        </w:r>
        <w:r w:rsidRPr="00A62DD3">
          <w:rPr>
            <w:i/>
          </w:rPr>
          <w:delText>only if</w:delText>
        </w:r>
        <w:r w:rsidRPr="00A62DD3">
          <w:delText xml:space="preserve"> restored)</w:delText>
        </w:r>
      </w:del>
    </w:p>
    <w:p w14:paraId="307F97BE" w14:textId="77777777" w:rsidR="00CB07DD" w:rsidRPr="00A62DD3" w:rsidRDefault="00CB07DD" w:rsidP="00CB07DD">
      <w:pPr>
        <w:numPr>
          <w:ilvl w:val="0"/>
          <w:numId w:val="31"/>
        </w:numPr>
        <w:rPr>
          <w:del w:id="472" w:author="Comparison" w:date="2024-08-20T10:20:00Z" w16du:dateUtc="2024-08-20T14:20:00Z"/>
        </w:rPr>
      </w:pPr>
      <w:del w:id="473" w:author="Comparison" w:date="2024-08-20T10:20:00Z" w16du:dateUtc="2024-08-20T14:20:00Z">
        <w:r w:rsidRPr="00A62DD3">
          <w:delText xml:space="preserve">Restore objects:  </w:delText>
        </w:r>
        <w:r w:rsidRPr="00A62DD3">
          <w:rPr>
            <w:rStyle w:val="codeChar"/>
            <w:szCs w:val="20"/>
          </w:rPr>
          <w:delText>restore_all</w:delText>
        </w:r>
        <w:r w:rsidRPr="00A62DD3">
          <w:delText xml:space="preserve">, </w:delText>
        </w:r>
        <w:r w:rsidRPr="00A62DD3">
          <w:rPr>
            <w:rStyle w:val="codeChar"/>
            <w:szCs w:val="20"/>
          </w:rPr>
          <w:delText>restore_sliders</w:delText>
        </w:r>
        <w:r w:rsidRPr="00A62DD3">
          <w:delText xml:space="preserve">, </w:delText>
        </w:r>
        <w:r w:rsidRPr="00A62DD3">
          <w:rPr>
            <w:rStyle w:val="codeChar"/>
            <w:szCs w:val="20"/>
          </w:rPr>
          <w:delText>restore_knobs</w:delText>
        </w:r>
        <w:r w:rsidRPr="00A62DD3">
          <w:delText xml:space="preserve">, </w:delText>
        </w:r>
        <w:r w:rsidRPr="00A62DD3">
          <w:rPr>
            <w:rStyle w:val="codeChar"/>
            <w:szCs w:val="20"/>
          </w:rPr>
          <w:delText>restore_list_inputs</w:delText>
        </w:r>
        <w:r w:rsidRPr="00A62DD3">
          <w:delText xml:space="preserve">, </w:delText>
        </w:r>
        <w:r w:rsidRPr="00A62DD3">
          <w:rPr>
            <w:rStyle w:val="codeChar"/>
            <w:szCs w:val="20"/>
          </w:rPr>
          <w:delText>restore_graphical_inputs</w:delText>
        </w:r>
        <w:r w:rsidRPr="00A62DD3">
          <w:delText xml:space="preserve">, </w:delText>
        </w:r>
        <w:r w:rsidRPr="00A62DD3">
          <w:rPr>
            <w:rStyle w:val="codeChar"/>
            <w:szCs w:val="20"/>
          </w:rPr>
          <w:delText>restore_switches</w:delText>
        </w:r>
        <w:r w:rsidRPr="00A62DD3">
          <w:delText xml:space="preserve">, </w:delText>
        </w:r>
        <w:r w:rsidRPr="00A62DD3">
          <w:rPr>
            <w:rStyle w:val="codeChar"/>
            <w:szCs w:val="20"/>
          </w:rPr>
          <w:delText>restore_numeric_displays</w:delText>
        </w:r>
        <w:r w:rsidRPr="00A62DD3">
          <w:delText xml:space="preserve">, </w:delText>
        </w:r>
        <w:r w:rsidRPr="00A62DD3">
          <w:rPr>
            <w:rStyle w:val="codeChar"/>
            <w:szCs w:val="20"/>
          </w:rPr>
          <w:delText>restore_graphs_tables</w:delText>
        </w:r>
        <w:r w:rsidRPr="00A62DD3">
          <w:delText xml:space="preserve">, </w:delText>
        </w:r>
        <w:r w:rsidRPr="00A62DD3">
          <w:rPr>
            <w:rStyle w:val="codeChar"/>
            <w:szCs w:val="20"/>
          </w:rPr>
          <w:delText>restore_lamps_gauges</w:delText>
        </w:r>
      </w:del>
    </w:p>
    <w:p w14:paraId="29ED17C3" w14:textId="77777777" w:rsidR="00CB07DD" w:rsidRPr="00A62DD3" w:rsidRDefault="00CB07DD" w:rsidP="00CB07DD">
      <w:pPr>
        <w:numPr>
          <w:ilvl w:val="0"/>
          <w:numId w:val="31"/>
        </w:numPr>
        <w:rPr>
          <w:del w:id="474" w:author="Comparison" w:date="2024-08-20T10:20:00Z" w16du:dateUtc="2024-08-20T14:20:00Z"/>
        </w:rPr>
      </w:pPr>
      <w:del w:id="475" w:author="Comparison" w:date="2024-08-20T10:20:00Z" w16du:dateUtc="2024-08-20T14:20:00Z">
        <w:r w:rsidRPr="00A62DD3">
          <w:delText xml:space="preserve">Data:  </w:delText>
        </w:r>
        <w:r w:rsidRPr="00A62DD3">
          <w:rPr>
            <w:rStyle w:val="codeChar"/>
            <w:szCs w:val="20"/>
          </w:rPr>
          <w:delText>data_manager</w:delText>
        </w:r>
        <w:r w:rsidRPr="00A62DD3">
          <w:delText xml:space="preserve">, </w:delText>
        </w:r>
        <w:r w:rsidRPr="00A62DD3">
          <w:rPr>
            <w:rStyle w:val="codeChar"/>
            <w:szCs w:val="20"/>
          </w:rPr>
          <w:delText>save_data_now</w:delText>
        </w:r>
        <w:r w:rsidRPr="00A62DD3">
          <w:delText xml:space="preserve">, </w:delText>
        </w:r>
        <w:r w:rsidRPr="00A62DD3">
          <w:rPr>
            <w:rStyle w:val="codeChar"/>
            <w:szCs w:val="20"/>
          </w:rPr>
          <w:delText>import_now</w:delText>
        </w:r>
        <w:r w:rsidRPr="00A62DD3">
          <w:delText xml:space="preserve">, </w:delText>
        </w:r>
        <w:r w:rsidRPr="00A62DD3">
          <w:rPr>
            <w:rStyle w:val="codeChar"/>
            <w:szCs w:val="20"/>
          </w:rPr>
          <w:delText>export_now</w:delText>
        </w:r>
      </w:del>
    </w:p>
    <w:p w14:paraId="07B54F1D" w14:textId="77777777" w:rsidR="00CB07DD" w:rsidRPr="00A62DD3" w:rsidRDefault="00CB07DD" w:rsidP="00CB07DD">
      <w:pPr>
        <w:numPr>
          <w:ilvl w:val="0"/>
          <w:numId w:val="31"/>
        </w:numPr>
        <w:rPr>
          <w:del w:id="476" w:author="Comparison" w:date="2024-08-20T10:20:00Z" w16du:dateUtc="2024-08-20T14:20:00Z"/>
        </w:rPr>
      </w:pPr>
      <w:del w:id="477" w:author="Comparison" w:date="2024-08-20T10:20:00Z" w16du:dateUtc="2024-08-20T14:20:00Z">
        <w:r w:rsidRPr="00A62DD3">
          <w:delText xml:space="preserve">Miscellaneous:  </w:delText>
        </w:r>
        <w:r w:rsidRPr="00A62DD3">
          <w:rPr>
            <w:rStyle w:val="codeChar"/>
            <w:szCs w:val="20"/>
          </w:rPr>
          <w:delText>exit</w:delText>
        </w:r>
        <w:r w:rsidRPr="00A62DD3">
          <w:delText xml:space="preserve">, </w:delText>
        </w:r>
        <w:r w:rsidRPr="00A62DD3">
          <w:rPr>
            <w:rStyle w:val="codeChar"/>
            <w:szCs w:val="20"/>
          </w:rPr>
          <w:delText>find</w:delText>
        </w:r>
        <w:r w:rsidRPr="00A62DD3">
          <w:delText xml:space="preserve">, </w:delText>
        </w:r>
        <w:r w:rsidRPr="00A62DD3">
          <w:rPr>
            <w:rStyle w:val="codeChar"/>
            <w:szCs w:val="20"/>
          </w:rPr>
          <w:delText>run_specs</w:delText>
        </w:r>
      </w:del>
    </w:p>
    <w:p w14:paraId="51A8B2A6" w14:textId="77777777" w:rsidR="00CB07DD" w:rsidRPr="00A62DD3" w:rsidRDefault="00CB07DD" w:rsidP="00CB07DD">
      <w:pPr>
        <w:rPr>
          <w:del w:id="478" w:author="Comparison" w:date="2024-08-20T10:20:00Z" w16du:dateUtc="2024-08-20T14:20:00Z"/>
        </w:rPr>
      </w:pPr>
      <w:del w:id="479" w:author="Comparison" w:date="2024-08-20T10:20:00Z" w16du:dateUtc="2024-08-20T14:20:00Z">
        <w:r w:rsidRPr="00A62DD3">
          <w:delText xml:space="preserve">In the case of </w:delText>
        </w:r>
        <w:r w:rsidRPr="00A62DD3">
          <w:rPr>
            <w:rStyle w:val="codeChar"/>
            <w:szCs w:val="20"/>
          </w:rPr>
          <w:delText>import_now</w:delText>
        </w:r>
        <w:r w:rsidRPr="00A62DD3">
          <w:delText xml:space="preserve"> and </w:delText>
        </w:r>
        <w:r w:rsidRPr="00A62DD3">
          <w:rPr>
            <w:rStyle w:val="codeChar"/>
            <w:szCs w:val="20"/>
          </w:rPr>
          <w:delText>export_now</w:delText>
        </w:r>
        <w:r w:rsidRPr="00A62DD3">
          <w:delText xml:space="preserve">, the </w:delText>
        </w:r>
        <w:r w:rsidRPr="00A62DD3">
          <w:rPr>
            <w:rStyle w:val="codeChar"/>
            <w:szCs w:val="20"/>
          </w:rPr>
          <w:delText>&lt;menu_action&gt;</w:delText>
        </w:r>
        <w:r w:rsidRPr="00A62DD3">
          <w:delText xml:space="preserve"> tag has the following</w:delText>
        </w:r>
        <w:r>
          <w:delText xml:space="preserve"> REQUIRED</w:delText>
        </w:r>
        <w:r w:rsidRPr="00A62DD3">
          <w:delText xml:space="preserve"> attributes:</w:delText>
        </w:r>
      </w:del>
    </w:p>
    <w:p w14:paraId="4FDA5D1A" w14:textId="77777777" w:rsidR="00CB07DD" w:rsidRPr="00A62DD3" w:rsidRDefault="00CB07DD" w:rsidP="00CB07DD">
      <w:pPr>
        <w:numPr>
          <w:ilvl w:val="0"/>
          <w:numId w:val="32"/>
        </w:numPr>
        <w:rPr>
          <w:del w:id="480" w:author="Comparison" w:date="2024-08-20T10:20:00Z" w16du:dateUtc="2024-08-20T14:20:00Z"/>
        </w:rPr>
      </w:pPr>
      <w:del w:id="481" w:author="Comparison" w:date="2024-08-20T10:20:00Z" w16du:dateUtc="2024-08-20T14:20:00Z">
        <w:r w:rsidRPr="00A62DD3">
          <w:delText xml:space="preserve">Source (import) or destination (export) location:  </w:delText>
        </w:r>
        <w:r w:rsidRPr="00F00B73">
          <w:rPr>
            <w:rStyle w:val="codeChar"/>
            <w:szCs w:val="20"/>
          </w:rPr>
          <w:delText>resource="…"</w:delText>
        </w:r>
        <w:r>
          <w:rPr>
            <w:rStyle w:val="codeChar"/>
            <w:szCs w:val="20"/>
          </w:rPr>
          <w:delText>.</w:delText>
        </w:r>
        <w:r>
          <w:delText xml:space="preserve">  The </w:delText>
        </w:r>
        <w:r>
          <w:rPr>
            <w:rStyle w:val="codeChar"/>
          </w:rPr>
          <w:delText>resource</w:delText>
        </w:r>
        <w:r>
          <w:delText xml:space="preserve"> attribute may specify a relative file path, an absolute file path, or an URL</w:delText>
        </w:r>
        <w:r>
          <w:rPr>
            <w:rStyle w:val="codeChar"/>
          </w:rPr>
          <w:delText xml:space="preserve">.  </w:delText>
        </w:r>
      </w:del>
    </w:p>
    <w:p w14:paraId="07327D46" w14:textId="77777777" w:rsidR="00CB07DD" w:rsidRPr="00A62DD3" w:rsidRDefault="00CB07DD" w:rsidP="00CB07DD">
      <w:pPr>
        <w:numPr>
          <w:ilvl w:val="0"/>
          <w:numId w:val="32"/>
        </w:numPr>
        <w:rPr>
          <w:del w:id="482" w:author="Comparison" w:date="2024-08-20T10:20:00Z" w16du:dateUtc="2024-08-20T14:20:00Z"/>
        </w:rPr>
      </w:pPr>
      <w:del w:id="483" w:author="Comparison" w:date="2024-08-20T10:20:00Z" w16du:dateUtc="2024-08-20T14:20:00Z">
        <w:r w:rsidRPr="00A62DD3">
          <w:delText xml:space="preserve">For Excel only, worksheet name:  </w:delText>
        </w:r>
        <w:r w:rsidRPr="00A62DD3">
          <w:rPr>
            <w:rStyle w:val="codeChar"/>
            <w:szCs w:val="20"/>
          </w:rPr>
          <w:delText>worksheet="…"</w:delText>
        </w:r>
        <w:r w:rsidRPr="00A62DD3">
          <w:delText xml:space="preserve"> with worksheet name</w:delText>
        </w:r>
      </w:del>
    </w:p>
    <w:p w14:paraId="36FC9D34" w14:textId="77777777" w:rsidR="00CB07DD" w:rsidRPr="00A62DD3" w:rsidRDefault="00CB07DD" w:rsidP="00CB07DD">
      <w:pPr>
        <w:numPr>
          <w:ilvl w:val="0"/>
          <w:numId w:val="32"/>
        </w:numPr>
        <w:rPr>
          <w:del w:id="484" w:author="Comparison" w:date="2024-08-20T10:20:00Z" w16du:dateUtc="2024-08-20T14:20:00Z"/>
        </w:rPr>
      </w:pPr>
      <w:del w:id="485" w:author="Comparison" w:date="2024-08-20T10:20:00Z" w16du:dateUtc="2024-08-20T14:20:00Z">
        <w:r w:rsidRPr="00A62DD3">
          <w:delText xml:space="preserve">Alternatively, if all on-demand links are to be imported or exported:  </w:delText>
        </w:r>
        <w:r w:rsidRPr="00A62DD3">
          <w:rPr>
            <w:rStyle w:val="codeChar"/>
            <w:szCs w:val="20"/>
          </w:rPr>
          <w:delText>all="true"</w:delText>
        </w:r>
        <w:r w:rsidRPr="00A62DD3">
          <w:delText xml:space="preserve"> (as a consequence, when </w:delText>
        </w:r>
        <w:r w:rsidRPr="00A62DD3">
          <w:rPr>
            <w:rStyle w:val="codeChar"/>
            <w:szCs w:val="20"/>
          </w:rPr>
          <w:delText>all</w:delText>
        </w:r>
        <w:r w:rsidRPr="00A62DD3">
          <w:delText xml:space="preserve"> does not appear, it is </w:delText>
        </w:r>
        <w:r w:rsidRPr="00ED2B18">
          <w:rPr>
            <w:rFonts w:ascii="Courier New" w:hAnsi="Courier New" w:cs="Courier New"/>
          </w:rPr>
          <w:delText>false</w:delText>
        </w:r>
        <w:r w:rsidRPr="00A62DD3">
          <w:delText>)</w:delText>
        </w:r>
      </w:del>
    </w:p>
    <w:p w14:paraId="1427A544" w14:textId="77777777" w:rsidR="00CB07DD" w:rsidRPr="00A62DD3" w:rsidRDefault="00CB07DD" w:rsidP="00CB07DD">
      <w:pPr>
        <w:rPr>
          <w:del w:id="486" w:author="Comparison" w:date="2024-08-20T10:20:00Z" w16du:dateUtc="2024-08-20T14:20:00Z"/>
        </w:rPr>
      </w:pPr>
      <w:del w:id="487" w:author="Comparison" w:date="2024-08-20T10:20:00Z" w16du:dateUtc="2024-08-20T14:20:00Z">
        <w:r w:rsidRPr="00A62DD3">
          <w:delText xml:space="preserve">In the case of </w:delText>
        </w:r>
        <w:r w:rsidRPr="00A62DD3">
          <w:rPr>
            <w:rStyle w:val="codeChar"/>
            <w:szCs w:val="20"/>
          </w:rPr>
          <w:delText>save_data_now</w:delText>
        </w:r>
        <w:r w:rsidRPr="00A62DD3">
          <w:delText xml:space="preserve">, the </w:delText>
        </w:r>
        <w:r w:rsidRPr="00A62DD3">
          <w:rPr>
            <w:rStyle w:val="codeChar"/>
            <w:szCs w:val="20"/>
          </w:rPr>
          <w:delText>&lt;menu_action&gt;</w:delText>
        </w:r>
        <w:r w:rsidRPr="00A62DD3">
          <w:delText xml:space="preserve"> tag has the following</w:delText>
        </w:r>
        <w:r>
          <w:delText xml:space="preserve"> REQUIRED</w:delText>
        </w:r>
        <w:r w:rsidRPr="00A62DD3">
          <w:delText xml:space="preserve"> attributes:</w:delText>
        </w:r>
      </w:del>
    </w:p>
    <w:p w14:paraId="4FFBDF38" w14:textId="77777777" w:rsidR="00CB07DD" w:rsidRPr="00A62DD3" w:rsidRDefault="00CB07DD" w:rsidP="00CB07DD">
      <w:pPr>
        <w:numPr>
          <w:ilvl w:val="0"/>
          <w:numId w:val="33"/>
        </w:numPr>
        <w:rPr>
          <w:del w:id="488" w:author="Comparison" w:date="2024-08-20T10:20:00Z" w16du:dateUtc="2024-08-20T14:20:00Z"/>
        </w:rPr>
      </w:pPr>
      <w:del w:id="489" w:author="Comparison" w:date="2024-08-20T10:20:00Z" w16du:dateUtc="2024-08-20T14:20:00Z">
        <w:r w:rsidRPr="00A62DD3">
          <w:delText xml:space="preserve">Name of saved run:  </w:delText>
        </w:r>
        <w:r w:rsidRPr="00A62DD3">
          <w:rPr>
            <w:rStyle w:val="codeChar"/>
            <w:szCs w:val="20"/>
          </w:rPr>
          <w:delText>run_name="…"</w:delText>
        </w:r>
        <w:r w:rsidRPr="00A62DD3">
          <w:delText xml:space="preserve"> with name of saved run</w:delText>
        </w:r>
      </w:del>
    </w:p>
    <w:p w14:paraId="0CAF460E" w14:textId="77777777" w:rsidR="00CB07DD" w:rsidRPr="00A62DD3" w:rsidRDefault="00CB07DD" w:rsidP="00CB07DD">
      <w:pPr>
        <w:rPr>
          <w:del w:id="490" w:author="Comparison" w:date="2024-08-20T10:20:00Z" w16du:dateUtc="2024-08-20T14:20:00Z"/>
        </w:rPr>
      </w:pPr>
      <w:del w:id="491" w:author="Comparison" w:date="2024-08-20T10:20:00Z" w16du:dateUtc="2024-08-20T14:20:00Z">
        <w:r w:rsidRPr="00A62DD3">
          <w:delText xml:space="preserve">Note that buttons that navigate (i.e., use a </w:delText>
        </w:r>
        <w:r w:rsidRPr="00A62DD3">
          <w:rPr>
            <w:rStyle w:val="codeChar"/>
            <w:szCs w:val="20"/>
          </w:rPr>
          <w:delText>&lt;link&gt;</w:delText>
        </w:r>
        <w:r w:rsidRPr="00A62DD3">
          <w:delText xml:space="preserve"> tag) </w:delText>
        </w:r>
        <w:r>
          <w:delText>MAY</w:delText>
        </w:r>
        <w:r w:rsidRPr="00A62DD3">
          <w:delText xml:space="preserve"> combine other actions with that navigation.  In particular, they </w:delText>
        </w:r>
        <w:r>
          <w:delText xml:space="preserve">MAY </w:delText>
        </w:r>
        <w:r w:rsidRPr="00A62DD3">
          <w:delText xml:space="preserve">include both a </w:delText>
        </w:r>
        <w:r w:rsidRPr="00A62DD3">
          <w:rPr>
            <w:rStyle w:val="codeChar"/>
            <w:szCs w:val="20"/>
          </w:rPr>
          <w:delText>&lt;menu_action&gt;</w:delText>
        </w:r>
        <w:r w:rsidRPr="00A62DD3">
          <w:delText xml:space="preserve"> and a </w:delText>
        </w:r>
        <w:r w:rsidRPr="00A62DD3">
          <w:rPr>
            <w:rStyle w:val="codeChar"/>
            <w:szCs w:val="20"/>
          </w:rPr>
          <w:delText>&lt;popup&gt;</w:delText>
        </w:r>
        <w:r w:rsidRPr="00A62DD3">
          <w:delText xml:space="preserve">.  They </w:delText>
        </w:r>
        <w:r>
          <w:delText>MAY</w:delText>
        </w:r>
        <w:r w:rsidRPr="00A62DD3">
          <w:delText xml:space="preserve"> also behave like a switch if they include a </w:delText>
        </w:r>
        <w:r w:rsidRPr="00A62DD3">
          <w:rPr>
            <w:rStyle w:val="codeChar"/>
            <w:szCs w:val="20"/>
          </w:rPr>
          <w:delText>&lt;switch_action&gt;</w:delText>
        </w:r>
        <w:r w:rsidRPr="00A62DD3">
          <w:delText xml:space="preserve"> tag.  The entity being switched on or off is defined within the </w:delText>
        </w:r>
        <w:r w:rsidRPr="00A62DD3">
          <w:rPr>
            <w:rStyle w:val="codeChar"/>
            <w:szCs w:val="20"/>
          </w:rPr>
          <w:delText>&lt;switch_action&gt;</w:delText>
        </w:r>
        <w:r w:rsidRPr="00A62DD3">
          <w:delText xml:space="preserve"> tag in the same way as within a </w:delText>
        </w:r>
        <w:r w:rsidRPr="00A62DD3">
          <w:rPr>
            <w:rStyle w:val="codeChar"/>
            <w:szCs w:val="20"/>
          </w:rPr>
          <w:delText>&lt;switch&gt;</w:delText>
        </w:r>
        <w:r w:rsidRPr="00A62DD3">
          <w:delText xml:space="preserve"> tag, i.e., using an </w:delText>
        </w:r>
        <w:r w:rsidRPr="00A62DD3">
          <w:rPr>
            <w:rStyle w:val="codeChar"/>
            <w:szCs w:val="20"/>
          </w:rPr>
          <w:delText>&lt;entity&gt;</w:delText>
        </w:r>
        <w:r w:rsidRPr="00A62DD3">
          <w:delText xml:space="preserve"> tag, or the identically formatted </w:delText>
        </w:r>
        <w:r w:rsidRPr="00A62DD3">
          <w:rPr>
            <w:rStyle w:val="codeChar"/>
            <w:szCs w:val="20"/>
          </w:rPr>
          <w:delText>&lt;group&gt;</w:delText>
        </w:r>
        <w:r w:rsidRPr="00A62DD3">
          <w:delText xml:space="preserve"> or </w:delText>
        </w:r>
        <w:r w:rsidRPr="00A62DD3">
          <w:rPr>
            <w:rStyle w:val="codeChar"/>
            <w:szCs w:val="20"/>
          </w:rPr>
          <w:delText>&lt;module&gt;</w:delText>
        </w:r>
        <w:r w:rsidRPr="00A62DD3">
          <w:delText xml:space="preserve"> tag.</w:delText>
        </w:r>
        <w:r>
          <w:delText xml:space="preserve">  If the value in the tag is 1 then the group or module is included in the simulation, if 0 it is not included.</w:delText>
        </w:r>
        <w:r w:rsidRPr="00A62DD3">
          <w:delText xml:space="preserve">  The following button combines several properties to place an image on its face, redefine the clicking sound to a bicycle bell, and, when clicked, navigate to the next page with a visual effect while restoring graphs and tables and turning the bicycle policy group on:</w:delText>
        </w:r>
      </w:del>
    </w:p>
    <w:p w14:paraId="3B1F5157" w14:textId="77777777" w:rsidR="00CB07DD" w:rsidRPr="00A62DD3" w:rsidRDefault="00CB07DD" w:rsidP="00CB07DD">
      <w:pPr>
        <w:pStyle w:val="codefirst"/>
        <w:ind w:left="720" w:hanging="720"/>
        <w:rPr>
          <w:del w:id="492" w:author="Comparison" w:date="2024-08-20T10:20:00Z" w16du:dateUtc="2024-08-20T14:20:00Z"/>
          <w:sz w:val="20"/>
          <w:szCs w:val="20"/>
        </w:rPr>
      </w:pPr>
      <w:del w:id="493" w:author="Comparison" w:date="2024-08-20T10:20:00Z" w16du:dateUtc="2024-08-20T14:20:00Z">
        <w:r w:rsidRPr="00A62DD3">
          <w:rPr>
            <w:sz w:val="20"/>
            <w:szCs w:val="20"/>
          </w:rPr>
          <w:delText>&lt;button x="748" y="226" width="294" height="252" clicking_sound="false"&gt;</w:delText>
        </w:r>
      </w:del>
    </w:p>
    <w:p w14:paraId="3B8050AB" w14:textId="77777777" w:rsidR="00CB07DD" w:rsidRPr="00A62DD3" w:rsidRDefault="00CB07DD" w:rsidP="00CB07DD">
      <w:pPr>
        <w:pStyle w:val="code0"/>
        <w:ind w:left="0"/>
        <w:rPr>
          <w:del w:id="494" w:author="Comparison" w:date="2024-08-20T10:20:00Z" w16du:dateUtc="2024-08-20T14:20:00Z"/>
          <w:sz w:val="20"/>
          <w:szCs w:val="20"/>
        </w:rPr>
      </w:pPr>
      <w:del w:id="495" w:author="Comparison" w:date="2024-08-20T10:20:00Z" w16du:dateUtc="2024-08-20T14:20:00Z">
        <w:r w:rsidRPr="00A62DD3">
          <w:rPr>
            <w:sz w:val="20"/>
            <w:szCs w:val="20"/>
          </w:rPr>
          <w:tab/>
          <w:delText>&lt;image size_to_parent="true" width="960" height="720"&gt;</w:delText>
        </w:r>
      </w:del>
    </w:p>
    <w:p w14:paraId="44A396B3" w14:textId="77777777" w:rsidR="00CB07DD" w:rsidRPr="00A62DD3" w:rsidRDefault="00CB07DD" w:rsidP="00CB07DD">
      <w:pPr>
        <w:pStyle w:val="code0"/>
        <w:ind w:left="0"/>
        <w:rPr>
          <w:del w:id="496" w:author="Comparison" w:date="2024-08-20T10:20:00Z" w16du:dateUtc="2024-08-20T14:20:00Z"/>
          <w:sz w:val="20"/>
          <w:szCs w:val="20"/>
        </w:rPr>
      </w:pPr>
      <w:del w:id="497" w:author="Comparison" w:date="2024-08-20T10:20:00Z" w16du:dateUtc="2024-08-20T14:20:00Z">
        <w:r w:rsidRPr="00A62DD3">
          <w:rPr>
            <w:sz w:val="20"/>
            <w:szCs w:val="20"/>
          </w:rPr>
          <w:tab/>
        </w:r>
        <w:r w:rsidRPr="00A62DD3">
          <w:rPr>
            <w:sz w:val="20"/>
            <w:szCs w:val="20"/>
          </w:rPr>
          <w:tab/>
          <w:delText>C:/Images/button_ok.jpg</w:delText>
        </w:r>
      </w:del>
    </w:p>
    <w:p w14:paraId="52D91E0E" w14:textId="77777777" w:rsidR="00CB07DD" w:rsidRPr="00A62DD3" w:rsidRDefault="00CB07DD" w:rsidP="00CB07DD">
      <w:pPr>
        <w:pStyle w:val="code0"/>
        <w:ind w:left="0"/>
        <w:rPr>
          <w:del w:id="498" w:author="Comparison" w:date="2024-08-20T10:20:00Z" w16du:dateUtc="2024-08-20T14:20:00Z"/>
          <w:sz w:val="20"/>
          <w:szCs w:val="20"/>
        </w:rPr>
      </w:pPr>
      <w:del w:id="499" w:author="Comparison" w:date="2024-08-20T10:20:00Z" w16du:dateUtc="2024-08-20T14:20:00Z">
        <w:r w:rsidRPr="00A62DD3">
          <w:rPr>
            <w:sz w:val="20"/>
            <w:szCs w:val="20"/>
          </w:rPr>
          <w:tab/>
          <w:delText>&lt;/image&gt;</w:delText>
        </w:r>
      </w:del>
    </w:p>
    <w:p w14:paraId="6E62CE6F" w14:textId="77777777" w:rsidR="00CB07DD" w:rsidRPr="00A62DD3" w:rsidRDefault="00CB07DD" w:rsidP="00CB07DD">
      <w:pPr>
        <w:pStyle w:val="code0"/>
        <w:ind w:left="0"/>
        <w:rPr>
          <w:del w:id="500" w:author="Comparison" w:date="2024-08-20T10:20:00Z" w16du:dateUtc="2024-08-20T14:20:00Z"/>
          <w:sz w:val="20"/>
          <w:szCs w:val="20"/>
        </w:rPr>
      </w:pPr>
      <w:del w:id="501" w:author="Comparison" w:date="2024-08-20T10:20:00Z" w16du:dateUtc="2024-08-20T14:20:00Z">
        <w:r w:rsidRPr="00A62DD3">
          <w:rPr>
            <w:sz w:val="20"/>
            <w:szCs w:val="20"/>
          </w:rPr>
          <w:tab/>
          <w:delText>&lt;sound&gt;bicycle_bell.wav&lt;/sound&gt;</w:delText>
        </w:r>
      </w:del>
    </w:p>
    <w:p w14:paraId="5F965FE0" w14:textId="77777777" w:rsidR="00CB07DD" w:rsidRPr="00A62DD3" w:rsidRDefault="00CB07DD" w:rsidP="00CB07DD">
      <w:pPr>
        <w:pStyle w:val="code0"/>
        <w:ind w:left="0"/>
        <w:rPr>
          <w:del w:id="502" w:author="Comparison" w:date="2024-08-20T10:20:00Z" w16du:dateUtc="2024-08-20T14:20:00Z"/>
          <w:sz w:val="20"/>
          <w:szCs w:val="20"/>
        </w:rPr>
      </w:pPr>
      <w:del w:id="503" w:author="Comparison" w:date="2024-08-20T10:20:00Z" w16du:dateUtc="2024-08-20T14:20:00Z">
        <w:r w:rsidRPr="00A62DD3">
          <w:rPr>
            <w:sz w:val="20"/>
            <w:szCs w:val="20"/>
          </w:rPr>
          <w:tab/>
          <w:delText>&lt;link target="next_page" to_black="true" effect="iris_in"/&gt;</w:delText>
        </w:r>
      </w:del>
    </w:p>
    <w:p w14:paraId="26E8EF6A" w14:textId="77777777" w:rsidR="00CB07DD" w:rsidRPr="00A62DD3" w:rsidRDefault="00CB07DD" w:rsidP="00CB07DD">
      <w:pPr>
        <w:pStyle w:val="code0"/>
        <w:ind w:left="0"/>
        <w:rPr>
          <w:del w:id="504" w:author="Comparison" w:date="2024-08-20T10:20:00Z" w16du:dateUtc="2024-08-20T14:20:00Z"/>
          <w:sz w:val="20"/>
          <w:szCs w:val="20"/>
        </w:rPr>
      </w:pPr>
      <w:del w:id="505" w:author="Comparison" w:date="2024-08-20T10:20:00Z" w16du:dateUtc="2024-08-20T14:20:00Z">
        <w:r w:rsidRPr="00A62DD3">
          <w:rPr>
            <w:sz w:val="20"/>
            <w:szCs w:val="20"/>
          </w:rPr>
          <w:tab/>
          <w:delText>&lt;menu_action&gt;restore_graphs_tables&lt;/menu_action&gt;</w:delText>
        </w:r>
      </w:del>
    </w:p>
    <w:p w14:paraId="51358395" w14:textId="77777777" w:rsidR="00CB07DD" w:rsidRPr="00A62DD3" w:rsidRDefault="00CB07DD" w:rsidP="00CB07DD">
      <w:pPr>
        <w:pStyle w:val="code0"/>
        <w:ind w:left="0"/>
        <w:rPr>
          <w:del w:id="506" w:author="Comparison" w:date="2024-08-20T10:20:00Z" w16du:dateUtc="2024-08-20T14:20:00Z"/>
          <w:sz w:val="20"/>
          <w:szCs w:val="20"/>
        </w:rPr>
      </w:pPr>
      <w:del w:id="507" w:author="Comparison" w:date="2024-08-20T10:20:00Z" w16du:dateUtc="2024-08-20T14:20:00Z">
        <w:r w:rsidRPr="00A62DD3">
          <w:rPr>
            <w:sz w:val="20"/>
            <w:szCs w:val="20"/>
          </w:rPr>
          <w:tab/>
          <w:delText>&lt;switch_action&gt;</w:delText>
        </w:r>
      </w:del>
    </w:p>
    <w:p w14:paraId="0D05CF50" w14:textId="77777777" w:rsidR="00CB07DD" w:rsidRPr="00A62DD3" w:rsidRDefault="00CB07DD" w:rsidP="00CB07DD">
      <w:pPr>
        <w:pStyle w:val="code0"/>
        <w:ind w:left="0"/>
        <w:rPr>
          <w:del w:id="508" w:author="Comparison" w:date="2024-08-20T10:20:00Z" w16du:dateUtc="2024-08-20T14:20:00Z"/>
          <w:sz w:val="20"/>
          <w:szCs w:val="20"/>
        </w:rPr>
      </w:pPr>
      <w:del w:id="509" w:author="Comparison" w:date="2024-08-20T10:20:00Z" w16du:dateUtc="2024-08-20T14:20:00Z">
        <w:r w:rsidRPr="00A62DD3">
          <w:rPr>
            <w:sz w:val="20"/>
            <w:szCs w:val="20"/>
          </w:rPr>
          <w:tab/>
        </w:r>
        <w:r w:rsidRPr="00A62DD3">
          <w:rPr>
            <w:sz w:val="20"/>
            <w:szCs w:val="20"/>
          </w:rPr>
          <w:tab/>
          <w:delText>&lt;group name="Bicycle Policy"&gt;</w:delText>
        </w:r>
      </w:del>
    </w:p>
    <w:p w14:paraId="32EEDDEB" w14:textId="77777777" w:rsidR="00CB07DD" w:rsidRPr="00A62DD3" w:rsidRDefault="00CB07DD" w:rsidP="00CB07DD">
      <w:pPr>
        <w:pStyle w:val="code0"/>
        <w:ind w:left="0"/>
        <w:rPr>
          <w:del w:id="510" w:author="Comparison" w:date="2024-08-20T10:20:00Z" w16du:dateUtc="2024-08-20T14:20:00Z"/>
          <w:sz w:val="20"/>
          <w:szCs w:val="20"/>
        </w:rPr>
      </w:pPr>
      <w:del w:id="511" w:author="Comparison" w:date="2024-08-20T10:20:00Z" w16du:dateUtc="2024-08-20T14:20:00Z">
        <w:r w:rsidRPr="00A62DD3">
          <w:rPr>
            <w:sz w:val="20"/>
            <w:szCs w:val="20"/>
          </w:rPr>
          <w:tab/>
        </w:r>
        <w:r w:rsidRPr="00A62DD3">
          <w:rPr>
            <w:sz w:val="20"/>
            <w:szCs w:val="20"/>
          </w:rPr>
          <w:tab/>
        </w:r>
        <w:r w:rsidRPr="00A62DD3">
          <w:rPr>
            <w:sz w:val="20"/>
            <w:szCs w:val="20"/>
          </w:rPr>
          <w:tab/>
          <w:delText>&lt;value&gt;1&lt;/value&gt;</w:delText>
        </w:r>
      </w:del>
    </w:p>
    <w:p w14:paraId="10C46082" w14:textId="77777777" w:rsidR="00CB07DD" w:rsidRPr="00A62DD3" w:rsidRDefault="00CB07DD" w:rsidP="00CB07DD">
      <w:pPr>
        <w:pStyle w:val="code0"/>
        <w:ind w:left="0"/>
        <w:rPr>
          <w:del w:id="512" w:author="Comparison" w:date="2024-08-20T10:20:00Z" w16du:dateUtc="2024-08-20T14:20:00Z"/>
          <w:sz w:val="20"/>
          <w:szCs w:val="20"/>
        </w:rPr>
      </w:pPr>
      <w:del w:id="513" w:author="Comparison" w:date="2024-08-20T10:20:00Z" w16du:dateUtc="2024-08-20T14:20:00Z">
        <w:r w:rsidRPr="00A62DD3">
          <w:rPr>
            <w:sz w:val="20"/>
            <w:szCs w:val="20"/>
          </w:rPr>
          <w:tab/>
        </w:r>
        <w:r w:rsidRPr="00A62DD3">
          <w:rPr>
            <w:sz w:val="20"/>
            <w:szCs w:val="20"/>
          </w:rPr>
          <w:tab/>
          <w:delText>&lt;/group&gt;</w:delText>
        </w:r>
      </w:del>
    </w:p>
    <w:p w14:paraId="58B7106D" w14:textId="77777777" w:rsidR="00CB07DD" w:rsidRPr="00A62DD3" w:rsidRDefault="00CB07DD" w:rsidP="00CB07DD">
      <w:pPr>
        <w:pStyle w:val="code0"/>
        <w:ind w:left="0"/>
        <w:rPr>
          <w:del w:id="514" w:author="Comparison" w:date="2024-08-20T10:20:00Z" w16du:dateUtc="2024-08-20T14:20:00Z"/>
          <w:sz w:val="20"/>
          <w:szCs w:val="20"/>
        </w:rPr>
      </w:pPr>
      <w:del w:id="515" w:author="Comparison" w:date="2024-08-20T10:20:00Z" w16du:dateUtc="2024-08-20T14:20:00Z">
        <w:r w:rsidRPr="00A62DD3">
          <w:rPr>
            <w:sz w:val="20"/>
            <w:szCs w:val="20"/>
          </w:rPr>
          <w:tab/>
          <w:delText>&lt;/switch_action&gt;</w:delText>
        </w:r>
      </w:del>
    </w:p>
    <w:p w14:paraId="01FDFE18" w14:textId="77777777" w:rsidR="00CB07DD" w:rsidRPr="00A62DD3" w:rsidRDefault="00CB07DD" w:rsidP="00CB07DD">
      <w:pPr>
        <w:pStyle w:val="code0"/>
        <w:ind w:left="0"/>
        <w:rPr>
          <w:del w:id="516" w:author="Comparison" w:date="2024-08-20T10:20:00Z" w16du:dateUtc="2024-08-20T14:20:00Z"/>
          <w:sz w:val="20"/>
          <w:szCs w:val="20"/>
        </w:rPr>
      </w:pPr>
      <w:del w:id="517" w:author="Comparison" w:date="2024-08-20T10:20:00Z" w16du:dateUtc="2024-08-20T14:20:00Z">
        <w:r w:rsidRPr="00A62DD3">
          <w:rPr>
            <w:sz w:val="20"/>
            <w:szCs w:val="20"/>
          </w:rPr>
          <w:delText>&lt;/button&gt;</w:delText>
        </w:r>
      </w:del>
    </w:p>
    <w:p w14:paraId="08097FB1" w14:textId="77777777" w:rsidR="00CB07DD" w:rsidRPr="00A62DD3" w:rsidRDefault="00CB07DD" w:rsidP="00CB07DD">
      <w:pPr>
        <w:rPr>
          <w:szCs w:val="20"/>
        </w:rPr>
      </w:pPr>
    </w:p>
    <w:p w14:paraId="6F7459C7" w14:textId="77777777" w:rsidR="00CB07DD" w:rsidRPr="00A12F88" w:rsidRDefault="00CB07DD" w:rsidP="00CB07DD"/>
    <w:p w14:paraId="5DA52C21" w14:textId="77777777" w:rsidR="00CB07DD" w:rsidRDefault="00CB07DD" w:rsidP="00CB07DD"/>
    <w:p w14:paraId="249AE0DB" w14:textId="77777777" w:rsidR="00CB07DD" w:rsidRPr="00FD22AC" w:rsidRDefault="00CB07DD" w:rsidP="00CB07DD">
      <w:pPr>
        <w:pStyle w:val="Heading1"/>
        <w:numPr>
          <w:ilvl w:val="0"/>
          <w:numId w:val="3"/>
        </w:numPr>
      </w:pPr>
      <w:bookmarkStart w:id="518" w:name="_Toc287332011"/>
      <w:bookmarkStart w:id="519" w:name="_Toc401653937"/>
      <w:bookmarkStart w:id="520" w:name="_Toc426543588"/>
      <w:r>
        <w:t xml:space="preserve">XMILE Implementation </w:t>
      </w:r>
      <w:r w:rsidRPr="00FD22AC">
        <w:t>Conformance</w:t>
      </w:r>
      <w:bookmarkEnd w:id="518"/>
      <w:bookmarkEnd w:id="519"/>
      <w:bookmarkEnd w:id="520"/>
    </w:p>
    <w:p w14:paraId="64B0F67E" w14:textId="77777777" w:rsidR="00CB07DD" w:rsidRDefault="00CB07DD" w:rsidP="00CB07DD">
      <w:pPr>
        <w:pStyle w:val="Heading2"/>
        <w:numPr>
          <w:ilvl w:val="1"/>
          <w:numId w:val="3"/>
        </w:numPr>
      </w:pPr>
      <w:bookmarkStart w:id="521" w:name="_Toc401653938"/>
      <w:bookmarkStart w:id="522" w:name="_Toc426543589"/>
      <w:r>
        <w:t>ConformanceTargets</w:t>
      </w:r>
      <w:bookmarkEnd w:id="521"/>
      <w:bookmarkEnd w:id="522"/>
    </w:p>
    <w:p w14:paraId="73ED1DCE" w14:textId="77777777" w:rsidR="00CB07DD" w:rsidRDefault="00CB07DD" w:rsidP="00CB07DD">
      <w:r>
        <w:t>XMILE has two conformance targets:</w:t>
      </w:r>
    </w:p>
    <w:p w14:paraId="6A9D6676" w14:textId="77777777" w:rsidR="00CB07DD" w:rsidRDefault="00CB07DD" w:rsidP="000050A2">
      <w:pPr>
        <w:numPr>
          <w:ilvl w:val="0"/>
          <w:numId w:val="72"/>
        </w:numPr>
      </w:pPr>
      <w:r>
        <w:t>XMILE file</w:t>
      </w:r>
    </w:p>
    <w:p w14:paraId="3370BC2C" w14:textId="77777777" w:rsidR="00CB07DD" w:rsidRDefault="00CB07DD" w:rsidP="000050A2">
      <w:pPr>
        <w:numPr>
          <w:ilvl w:val="0"/>
          <w:numId w:val="72"/>
        </w:numPr>
      </w:pPr>
      <w:r>
        <w:t>XMILE simulator</w:t>
      </w:r>
    </w:p>
    <w:p w14:paraId="06EFAEC4" w14:textId="77777777" w:rsidR="00CB07DD" w:rsidRDefault="00CB07DD" w:rsidP="00CB07DD">
      <w:r>
        <w:t>Within each of these targets, XMILE has a base level of conformance with several optional features that create higher levels of conformance in different combinations. In addition, within each conformance level, some features are optional.</w:t>
      </w:r>
    </w:p>
    <w:p w14:paraId="34105352" w14:textId="77777777" w:rsidR="00CB07DD" w:rsidRDefault="00CB07DD" w:rsidP="00CB07DD">
      <w:pPr>
        <w:pStyle w:val="Heading2"/>
        <w:numPr>
          <w:ilvl w:val="1"/>
          <w:numId w:val="3"/>
        </w:numPr>
      </w:pPr>
      <w:bookmarkStart w:id="523" w:name="_Toc401653939"/>
      <w:bookmarkStart w:id="524" w:name="_Toc426543590"/>
      <w:r>
        <w:t>Conformance Clause 1:  XMILE File</w:t>
      </w:r>
      <w:bookmarkEnd w:id="523"/>
      <w:bookmarkEnd w:id="524"/>
    </w:p>
    <w:p w14:paraId="71593A84" w14:textId="77777777" w:rsidR="00CB07DD" w:rsidRPr="00E164F9" w:rsidRDefault="00CB07DD" w:rsidP="00CB07DD">
      <w:r>
        <w:t>A file conforms to this specification as an XMILE file if it meets the requirements in the following subsections.</w:t>
      </w:r>
    </w:p>
    <w:p w14:paraId="0726CFF8" w14:textId="77777777" w:rsidR="00CB07DD" w:rsidRDefault="00CB07DD" w:rsidP="00CB07DD">
      <w:pPr>
        <w:pStyle w:val="Heading3"/>
        <w:numPr>
          <w:ilvl w:val="2"/>
          <w:numId w:val="3"/>
        </w:numPr>
      </w:pPr>
      <w:bookmarkStart w:id="525" w:name="_Toc401653940"/>
      <w:bookmarkStart w:id="526" w:name="_Toc426543591"/>
      <w:r>
        <w:t>Base-Level Conformance</w:t>
      </w:r>
      <w:bookmarkEnd w:id="525"/>
      <w:bookmarkEnd w:id="526"/>
    </w:p>
    <w:p w14:paraId="770513DD" w14:textId="77777777" w:rsidR="00CB07DD" w:rsidRDefault="00CB07DD" w:rsidP="00CB07DD">
      <w:r>
        <w:t>To conform to the XMILE base level, an implementation:</w:t>
      </w:r>
    </w:p>
    <w:p w14:paraId="18D7FD06" w14:textId="77777777" w:rsidR="00CB07DD" w:rsidRDefault="00CB07DD" w:rsidP="000050A2">
      <w:pPr>
        <w:numPr>
          <w:ilvl w:val="0"/>
          <w:numId w:val="59"/>
        </w:numPr>
        <w:ind w:left="360"/>
      </w:pPr>
      <w:r>
        <w:t xml:space="preserve">MUST include an </w:t>
      </w:r>
      <w:r w:rsidRPr="009024EE">
        <w:rPr>
          <w:rStyle w:val="codeChar"/>
        </w:rPr>
        <w:t>&lt;xmile&gt;</w:t>
      </w:r>
      <w:r>
        <w:t xml:space="preserve"> tag that contains both the version  of XMILE used and the XMILE XML namespace (Section 2)</w:t>
      </w:r>
    </w:p>
    <w:p w14:paraId="31128CD9" w14:textId="77777777" w:rsidR="00CB07DD" w:rsidRDefault="00CB07DD" w:rsidP="000050A2">
      <w:pPr>
        <w:numPr>
          <w:ilvl w:val="0"/>
          <w:numId w:val="59"/>
        </w:numPr>
        <w:ind w:left="360"/>
      </w:pPr>
      <w:r>
        <w:t xml:space="preserve">MUST include a </w:t>
      </w:r>
      <w:r w:rsidRPr="00670A7E">
        <w:rPr>
          <w:rStyle w:val="codeChar"/>
        </w:rPr>
        <w:t>&lt;header&gt;</w:t>
      </w:r>
      <w:r>
        <w:t xml:space="preserve"> tag (Section 2) with sub-tags </w:t>
      </w:r>
      <w:r w:rsidRPr="007203A5">
        <w:rPr>
          <w:rStyle w:val="codeChar"/>
        </w:rPr>
        <w:t>&lt;vendor&gt;</w:t>
      </w:r>
      <w:r>
        <w:t xml:space="preserve"> and </w:t>
      </w:r>
      <w:r w:rsidRPr="007203A5">
        <w:rPr>
          <w:rStyle w:val="codeChar"/>
        </w:rPr>
        <w:t>&lt;product&gt;</w:t>
      </w:r>
      <w:r>
        <w:t xml:space="preserve"> with its version number (Section 2.2)</w:t>
      </w:r>
    </w:p>
    <w:p w14:paraId="2FB2271E" w14:textId="77777777" w:rsidR="00CB07DD" w:rsidRDefault="00CB07DD" w:rsidP="000050A2">
      <w:pPr>
        <w:numPr>
          <w:ilvl w:val="0"/>
          <w:numId w:val="59"/>
        </w:numPr>
        <w:ind w:left="360"/>
      </w:pPr>
      <w:r>
        <w:t xml:space="preserve">MUST include at least one </w:t>
      </w:r>
      <w:r w:rsidRPr="008B7B41">
        <w:rPr>
          <w:rStyle w:val="codeChar"/>
        </w:rPr>
        <w:t>&lt;model&gt;</w:t>
      </w:r>
      <w:r>
        <w:t xml:space="preserve"> tag (Section 2)</w:t>
      </w:r>
    </w:p>
    <w:p w14:paraId="60936BE9" w14:textId="77777777" w:rsidR="00CB07DD" w:rsidRDefault="00CB07DD" w:rsidP="000050A2">
      <w:pPr>
        <w:numPr>
          <w:ilvl w:val="0"/>
          <w:numId w:val="59"/>
        </w:numPr>
        <w:ind w:left="360"/>
      </w:pPr>
      <w:r>
        <w:t>MUST name models beyond the root model (Section 4)</w:t>
      </w:r>
    </w:p>
    <w:p w14:paraId="129FA476" w14:textId="77777777" w:rsidR="00CB07DD" w:rsidRDefault="00CB07DD" w:rsidP="000050A2">
      <w:pPr>
        <w:numPr>
          <w:ilvl w:val="0"/>
          <w:numId w:val="59"/>
        </w:numPr>
        <w:ind w:left="360"/>
      </w:pPr>
      <w:r>
        <w:t>MUST, on read, resolve inconsistencies between multiple files (Section 2)</w:t>
      </w:r>
    </w:p>
    <w:p w14:paraId="1174FC0A" w14:textId="77777777" w:rsidR="00CB07DD" w:rsidRDefault="00CB07DD" w:rsidP="000050A2">
      <w:pPr>
        <w:numPr>
          <w:ilvl w:val="0"/>
          <w:numId w:val="59"/>
        </w:numPr>
        <w:ind w:left="360"/>
      </w:pPr>
      <w:r>
        <w:t>MUST obey the namespace rules (Section 2.1 and 2.2.1)</w:t>
      </w:r>
    </w:p>
    <w:p w14:paraId="4FF5D5D0" w14:textId="77777777" w:rsidR="00CB07DD" w:rsidRDefault="00CB07DD" w:rsidP="000050A2">
      <w:pPr>
        <w:numPr>
          <w:ilvl w:val="0"/>
          <w:numId w:val="59"/>
        </w:numPr>
        <w:ind w:left="360"/>
      </w:pPr>
      <w:r>
        <w:t>MUST include, when using optional features, the &lt;options&gt; tag with those features specified (Section 2.2.1)</w:t>
      </w:r>
    </w:p>
    <w:p w14:paraId="25185FA9" w14:textId="77777777" w:rsidR="00CB07DD" w:rsidRDefault="00CB07DD" w:rsidP="000050A2">
      <w:pPr>
        <w:numPr>
          <w:ilvl w:val="0"/>
          <w:numId w:val="59"/>
        </w:numPr>
        <w:ind w:left="360"/>
      </w:pPr>
      <w:r>
        <w:t>MUST contain at least one set of simulation specifications (Section 2.3)</w:t>
      </w:r>
    </w:p>
    <w:p w14:paraId="331A9ABB" w14:textId="77777777" w:rsidR="00CB07DD" w:rsidRDefault="00CB07DD" w:rsidP="000050A2">
      <w:pPr>
        <w:numPr>
          <w:ilvl w:val="0"/>
          <w:numId w:val="59"/>
        </w:numPr>
        <w:ind w:left="360"/>
      </w:pPr>
      <w:r>
        <w:t>MUST support model behaviors (Section 2.6)</w:t>
      </w:r>
    </w:p>
    <w:p w14:paraId="1EAEC496" w14:textId="77777777" w:rsidR="00CB07DD" w:rsidRDefault="00CB07DD" w:rsidP="000050A2">
      <w:pPr>
        <w:numPr>
          <w:ilvl w:val="0"/>
          <w:numId w:val="59"/>
        </w:numPr>
        <w:ind w:left="360"/>
      </w:pPr>
      <w:r>
        <w:t>MUST support include files (Section 2.11)</w:t>
      </w:r>
    </w:p>
    <w:p w14:paraId="31B8815D" w14:textId="77777777" w:rsidR="00CB07DD" w:rsidRDefault="00CB07DD" w:rsidP="000050A2">
      <w:pPr>
        <w:numPr>
          <w:ilvl w:val="0"/>
          <w:numId w:val="59"/>
        </w:numPr>
        <w:ind w:left="360"/>
      </w:pPr>
      <w:r>
        <w:t>MUST support all base functionality objects (Section 3.1 and all subsections)</w:t>
      </w:r>
    </w:p>
    <w:p w14:paraId="0E47A295" w14:textId="77777777" w:rsidR="00CB07DD" w:rsidRDefault="00CB07DD" w:rsidP="000050A2">
      <w:pPr>
        <w:numPr>
          <w:ilvl w:val="0"/>
          <w:numId w:val="59"/>
        </w:numPr>
        <w:ind w:left="360"/>
      </w:pPr>
      <w:r>
        <w:t>MUST obey the grammar for numbers, variables, and expressions (Sections 3.2 and 3.3, and all subsections except Sections 3.3.5 and 3.3.6)</w:t>
      </w:r>
    </w:p>
    <w:p w14:paraId="6D34E0C7" w14:textId="77777777" w:rsidR="00CB07DD" w:rsidRDefault="00CB07DD" w:rsidP="000050A2">
      <w:pPr>
        <w:numPr>
          <w:ilvl w:val="0"/>
          <w:numId w:val="59"/>
        </w:numPr>
        <w:ind w:left="360"/>
      </w:pPr>
      <w:r>
        <w:t>MUST support the REQUIRED common variable properties, specifically the name and for arrays, dimensions and, when not apply-to-all, elements (Section 4.1)</w:t>
      </w:r>
    </w:p>
    <w:p w14:paraId="20A02A68" w14:textId="77777777" w:rsidR="00CB07DD" w:rsidRDefault="00CB07DD" w:rsidP="00CB07DD">
      <w:pPr>
        <w:pStyle w:val="Heading3"/>
        <w:numPr>
          <w:ilvl w:val="2"/>
          <w:numId w:val="3"/>
        </w:numPr>
      </w:pPr>
      <w:bookmarkStart w:id="527" w:name="_Toc401653941"/>
      <w:bookmarkStart w:id="528" w:name="_Toc426543592"/>
      <w:r>
        <w:t>Optional Conveyor Conformance</w:t>
      </w:r>
      <w:bookmarkEnd w:id="527"/>
      <w:bookmarkEnd w:id="528"/>
    </w:p>
    <w:p w14:paraId="3B8791DA" w14:textId="77777777" w:rsidR="00CB07DD" w:rsidRDefault="00CB07DD" w:rsidP="00CB07DD">
      <w:r>
        <w:t>To support the optional conveyor features of XMILE, an implementation:</w:t>
      </w:r>
    </w:p>
    <w:p w14:paraId="5AF32944" w14:textId="77777777" w:rsidR="00CB07DD" w:rsidRDefault="00CB07DD" w:rsidP="000050A2">
      <w:pPr>
        <w:numPr>
          <w:ilvl w:val="0"/>
          <w:numId w:val="60"/>
        </w:numPr>
        <w:ind w:left="360"/>
      </w:pPr>
      <w:r>
        <w:t xml:space="preserve">MUST include the </w:t>
      </w:r>
      <w:r w:rsidRPr="009C4DEE">
        <w:rPr>
          <w:rStyle w:val="codeChar"/>
        </w:rPr>
        <w:t>&lt;uses_</w:t>
      </w:r>
      <w:r>
        <w:rPr>
          <w:rStyle w:val="codeChar"/>
        </w:rPr>
        <w:t>conveyor</w:t>
      </w:r>
      <w:r w:rsidRPr="009C4DEE">
        <w:rPr>
          <w:rStyle w:val="codeChar"/>
        </w:rPr>
        <w:t>&gt;</w:t>
      </w:r>
      <w:r>
        <w:t xml:space="preserve"> tag in the </w:t>
      </w:r>
      <w:r w:rsidRPr="00732D2B">
        <w:rPr>
          <w:rStyle w:val="codeChar"/>
        </w:rPr>
        <w:t>&lt;options&gt;</w:t>
      </w:r>
      <w:r>
        <w:t xml:space="preserve"> block (Section 2.2.1)</w:t>
      </w:r>
    </w:p>
    <w:p w14:paraId="3D830413" w14:textId="77777777" w:rsidR="00CB07DD" w:rsidRDefault="00CB07DD" w:rsidP="000050A2">
      <w:pPr>
        <w:numPr>
          <w:ilvl w:val="0"/>
          <w:numId w:val="60"/>
        </w:numPr>
        <w:ind w:left="360"/>
      </w:pPr>
      <w:r>
        <w:t xml:space="preserve">MUST support the </w:t>
      </w:r>
      <w:r w:rsidRPr="00236AE3">
        <w:rPr>
          <w:rStyle w:val="codeChar"/>
        </w:rPr>
        <w:t>&lt;conveyor&gt;</w:t>
      </w:r>
      <w:r>
        <w:t xml:space="preserve"> block with all of its options (Sections 4.2 and 4.2.1)</w:t>
      </w:r>
    </w:p>
    <w:p w14:paraId="664015BB" w14:textId="77777777" w:rsidR="00CB07DD" w:rsidRDefault="00CB07DD" w:rsidP="000050A2">
      <w:pPr>
        <w:numPr>
          <w:ilvl w:val="0"/>
          <w:numId w:val="60"/>
        </w:numPr>
        <w:ind w:left="360"/>
      </w:pPr>
      <w:r>
        <w:t>MUST support conveyor leakage and its properties (Section 4.3)</w:t>
      </w:r>
    </w:p>
    <w:p w14:paraId="438E960D" w14:textId="77777777" w:rsidR="00CB07DD" w:rsidRDefault="00CB07DD" w:rsidP="00CB07DD">
      <w:pPr>
        <w:pStyle w:val="Heading3"/>
        <w:numPr>
          <w:ilvl w:val="2"/>
          <w:numId w:val="3"/>
        </w:numPr>
      </w:pPr>
      <w:bookmarkStart w:id="529" w:name="_Toc401653942"/>
      <w:bookmarkStart w:id="530" w:name="_Toc426543593"/>
      <w:r>
        <w:t>Optional Queue Conformance</w:t>
      </w:r>
      <w:bookmarkEnd w:id="529"/>
      <w:bookmarkEnd w:id="530"/>
    </w:p>
    <w:p w14:paraId="501F58DF" w14:textId="77777777" w:rsidR="00CB07DD" w:rsidRDefault="00CB07DD" w:rsidP="00CB07DD">
      <w:r>
        <w:t>To support the optional queue features of XMILE, an implementation:</w:t>
      </w:r>
    </w:p>
    <w:p w14:paraId="5DA14F48" w14:textId="77777777" w:rsidR="00CB07DD" w:rsidRDefault="00CB07DD" w:rsidP="000050A2">
      <w:pPr>
        <w:numPr>
          <w:ilvl w:val="0"/>
          <w:numId w:val="62"/>
        </w:numPr>
        <w:ind w:left="360"/>
      </w:pPr>
      <w:r>
        <w:t xml:space="preserve">MUST include the </w:t>
      </w:r>
      <w:r w:rsidRPr="009C4DEE">
        <w:rPr>
          <w:rStyle w:val="codeChar"/>
        </w:rPr>
        <w:t>&lt;uses_</w:t>
      </w:r>
      <w:r>
        <w:rPr>
          <w:rStyle w:val="codeChar"/>
        </w:rPr>
        <w:t>queue</w:t>
      </w:r>
      <w:r w:rsidRPr="009C4DEE">
        <w:rPr>
          <w:rStyle w:val="codeChar"/>
        </w:rPr>
        <w:t>&gt;</w:t>
      </w:r>
      <w:r>
        <w:t xml:space="preserve"> tag in the </w:t>
      </w:r>
      <w:r w:rsidRPr="00732D2B">
        <w:rPr>
          <w:rStyle w:val="codeChar"/>
        </w:rPr>
        <w:t>&lt;options&gt;</w:t>
      </w:r>
      <w:r>
        <w:t xml:space="preserve"> block (Section 2.2.1)</w:t>
      </w:r>
    </w:p>
    <w:p w14:paraId="106B690E" w14:textId="77777777" w:rsidR="00CB07DD" w:rsidRDefault="00CB07DD" w:rsidP="000050A2">
      <w:pPr>
        <w:numPr>
          <w:ilvl w:val="0"/>
          <w:numId w:val="62"/>
        </w:numPr>
        <w:ind w:left="360"/>
      </w:pPr>
      <w:r>
        <w:t xml:space="preserve">MUST support the </w:t>
      </w:r>
      <w:r w:rsidRPr="00236AE3">
        <w:rPr>
          <w:rStyle w:val="codeChar"/>
        </w:rPr>
        <w:t>&lt;queue/&gt;</w:t>
      </w:r>
      <w:r>
        <w:t xml:space="preserve"> tag in the stock (Section 1.2)</w:t>
      </w:r>
    </w:p>
    <w:p w14:paraId="03AA0725" w14:textId="77777777" w:rsidR="00CB07DD" w:rsidRDefault="00CB07DD" w:rsidP="000050A2">
      <w:pPr>
        <w:numPr>
          <w:ilvl w:val="0"/>
          <w:numId w:val="62"/>
        </w:numPr>
        <w:ind w:left="360"/>
      </w:pPr>
      <w:r>
        <w:t>MUST support the queue overflow (Section 4.3)</w:t>
      </w:r>
    </w:p>
    <w:p w14:paraId="2CE0CDBD" w14:textId="77777777" w:rsidR="00CB07DD" w:rsidRDefault="00CB07DD" w:rsidP="00CB07DD">
      <w:pPr>
        <w:pStyle w:val="Heading3"/>
        <w:numPr>
          <w:ilvl w:val="2"/>
          <w:numId w:val="3"/>
        </w:numPr>
      </w:pPr>
      <w:bookmarkStart w:id="531" w:name="_Toc401653943"/>
      <w:bookmarkStart w:id="532" w:name="_Toc426543594"/>
      <w:r>
        <w:t>Optional Array Conformance</w:t>
      </w:r>
      <w:bookmarkEnd w:id="531"/>
      <w:bookmarkEnd w:id="532"/>
    </w:p>
    <w:p w14:paraId="4741A772" w14:textId="77777777" w:rsidR="00CB07DD" w:rsidRDefault="00CB07DD" w:rsidP="00CB07DD">
      <w:r>
        <w:t>To support the optional array features of XMILE, an implementation:</w:t>
      </w:r>
    </w:p>
    <w:p w14:paraId="3CC1ADCF" w14:textId="77777777" w:rsidR="00CB07DD" w:rsidRDefault="00CB07DD" w:rsidP="000050A2">
      <w:pPr>
        <w:numPr>
          <w:ilvl w:val="0"/>
          <w:numId w:val="61"/>
        </w:numPr>
        <w:ind w:left="360"/>
      </w:pPr>
      <w:r>
        <w:t xml:space="preserve">MUST include the </w:t>
      </w:r>
      <w:r w:rsidRPr="009C4DEE">
        <w:rPr>
          <w:rStyle w:val="codeChar"/>
        </w:rPr>
        <w:t>&lt;uses_array&gt;</w:t>
      </w:r>
      <w:r>
        <w:t xml:space="preserve"> tag in the </w:t>
      </w:r>
      <w:r w:rsidRPr="00732D2B">
        <w:rPr>
          <w:rStyle w:val="codeChar"/>
        </w:rPr>
        <w:t>&lt;options&gt;</w:t>
      </w:r>
      <w:r>
        <w:t xml:space="preserve"> block with the correct number of dimensions (Section 2.2.1)</w:t>
      </w:r>
    </w:p>
    <w:p w14:paraId="6D35BF87" w14:textId="77777777" w:rsidR="00CB07DD" w:rsidRDefault="00CB07DD" w:rsidP="000050A2">
      <w:pPr>
        <w:numPr>
          <w:ilvl w:val="0"/>
          <w:numId w:val="61"/>
        </w:numPr>
        <w:ind w:left="360"/>
      </w:pPr>
      <w:r>
        <w:t xml:space="preserve">MUST include a </w:t>
      </w:r>
      <w:r w:rsidRPr="008A1128">
        <w:rPr>
          <w:rStyle w:val="codeChar"/>
        </w:rPr>
        <w:t>&lt;dimensions&gt;</w:t>
      </w:r>
      <w:r>
        <w:t xml:space="preserve"> tag (Section 2.5)</w:t>
      </w:r>
    </w:p>
    <w:p w14:paraId="42019C5F" w14:textId="77777777" w:rsidR="00CB07DD" w:rsidRDefault="00CB07DD" w:rsidP="000050A2">
      <w:pPr>
        <w:numPr>
          <w:ilvl w:val="0"/>
          <w:numId w:val="61"/>
        </w:numPr>
        <w:ind w:left="360"/>
      </w:pPr>
      <w:r>
        <w:t>MUST support arrays and their syntax (Sections 3.7.1 and all subsections)</w:t>
      </w:r>
    </w:p>
    <w:p w14:paraId="52D8CBF1" w14:textId="77777777" w:rsidR="00CB07DD" w:rsidRDefault="00CB07DD" w:rsidP="000050A2">
      <w:pPr>
        <w:numPr>
          <w:ilvl w:val="0"/>
          <w:numId w:val="61"/>
        </w:numPr>
        <w:ind w:left="360"/>
      </w:pPr>
      <w:r>
        <w:t>MUST support the three different types of arrays (Sections 4.1.4 and 4.5)</w:t>
      </w:r>
    </w:p>
    <w:p w14:paraId="6214B7D0" w14:textId="77777777" w:rsidR="00CB07DD" w:rsidRDefault="00CB07DD" w:rsidP="00CB07DD">
      <w:pPr>
        <w:pStyle w:val="Heading3"/>
        <w:numPr>
          <w:ilvl w:val="2"/>
          <w:numId w:val="3"/>
        </w:numPr>
      </w:pPr>
      <w:bookmarkStart w:id="533" w:name="_Toc401653944"/>
      <w:bookmarkStart w:id="534" w:name="_Toc426543595"/>
      <w:r>
        <w:t>Optional Submodel Conformance</w:t>
      </w:r>
      <w:bookmarkEnd w:id="533"/>
      <w:bookmarkEnd w:id="534"/>
    </w:p>
    <w:p w14:paraId="4FDC898B" w14:textId="77777777" w:rsidR="00CB07DD" w:rsidRDefault="00CB07DD" w:rsidP="00CB07DD">
      <w:r>
        <w:t>To support the optional submodel features of XMILE, an implementation:</w:t>
      </w:r>
    </w:p>
    <w:p w14:paraId="5A957150" w14:textId="77777777" w:rsidR="00CB07DD" w:rsidRDefault="00CB07DD" w:rsidP="000050A2">
      <w:pPr>
        <w:numPr>
          <w:ilvl w:val="0"/>
          <w:numId w:val="63"/>
        </w:numPr>
        <w:ind w:left="360"/>
      </w:pPr>
      <w:r>
        <w:t xml:space="preserve">MUST include the </w:t>
      </w:r>
      <w:r w:rsidRPr="009C4DEE">
        <w:rPr>
          <w:rStyle w:val="codeChar"/>
        </w:rPr>
        <w:t>&lt;uses_</w:t>
      </w:r>
      <w:r>
        <w:rPr>
          <w:rStyle w:val="codeChar"/>
        </w:rPr>
        <w:t>submodels</w:t>
      </w:r>
      <w:r w:rsidRPr="009C4DEE">
        <w:rPr>
          <w:rStyle w:val="codeChar"/>
        </w:rPr>
        <w:t>&gt;</w:t>
      </w:r>
      <w:r>
        <w:t xml:space="preserve"> tag in the </w:t>
      </w:r>
      <w:r w:rsidRPr="00732D2B">
        <w:rPr>
          <w:rStyle w:val="codeChar"/>
        </w:rPr>
        <w:t>&lt;options&gt;</w:t>
      </w:r>
      <w:r>
        <w:t xml:space="preserve"> block (Section 2.2.1)</w:t>
      </w:r>
    </w:p>
    <w:p w14:paraId="3228DF68" w14:textId="77777777" w:rsidR="00CB07DD" w:rsidRDefault="00CB07DD" w:rsidP="000050A2">
      <w:pPr>
        <w:numPr>
          <w:ilvl w:val="0"/>
          <w:numId w:val="63"/>
        </w:numPr>
        <w:ind w:left="360"/>
      </w:pPr>
      <w:r>
        <w:t>MUST support features of modules, including submodel inputs, submodel outputs, and qualified entity names (Section 3.7.4)</w:t>
      </w:r>
    </w:p>
    <w:p w14:paraId="650F6E59" w14:textId="77777777" w:rsidR="00CB07DD" w:rsidRDefault="00CB07DD" w:rsidP="000050A2">
      <w:pPr>
        <w:numPr>
          <w:ilvl w:val="0"/>
          <w:numId w:val="63"/>
        </w:numPr>
        <w:ind w:left="360"/>
      </w:pPr>
      <w:r>
        <w:t>MUST support module entities (Section 4.7.1)</w:t>
      </w:r>
    </w:p>
    <w:p w14:paraId="1C0936CF" w14:textId="77777777" w:rsidR="00CB07DD" w:rsidRDefault="00CB07DD" w:rsidP="000050A2">
      <w:pPr>
        <w:numPr>
          <w:ilvl w:val="0"/>
          <w:numId w:val="63"/>
        </w:numPr>
        <w:ind w:left="360"/>
      </w:pPr>
      <w:r>
        <w:t>MUST include all connections between modules within the proper module entity (Section 4.7.1)</w:t>
      </w:r>
    </w:p>
    <w:p w14:paraId="28885AF3" w14:textId="77777777" w:rsidR="00CB07DD" w:rsidRDefault="00CB07DD" w:rsidP="000050A2">
      <w:pPr>
        <w:numPr>
          <w:ilvl w:val="0"/>
          <w:numId w:val="63"/>
        </w:numPr>
        <w:ind w:left="360"/>
      </w:pPr>
      <w:r>
        <w:t>MUST properly mark module inputs and outputs and obey access rules (Sections 4.7.2 and 4.7.3)</w:t>
      </w:r>
    </w:p>
    <w:p w14:paraId="1215D527" w14:textId="77777777" w:rsidR="00CB07DD" w:rsidRDefault="00CB07DD" w:rsidP="00CB07DD">
      <w:pPr>
        <w:pStyle w:val="Heading3"/>
        <w:numPr>
          <w:ilvl w:val="2"/>
          <w:numId w:val="3"/>
        </w:numPr>
      </w:pPr>
      <w:bookmarkStart w:id="535" w:name="_Toc401653945"/>
      <w:bookmarkStart w:id="536" w:name="_Toc426543596"/>
      <w:r>
        <w:t>Optional Macro Conformance</w:t>
      </w:r>
      <w:bookmarkEnd w:id="535"/>
      <w:bookmarkEnd w:id="536"/>
    </w:p>
    <w:p w14:paraId="6A9EE779" w14:textId="77777777" w:rsidR="00CB07DD" w:rsidRDefault="00CB07DD" w:rsidP="00CB07DD">
      <w:r>
        <w:t>Macros include a base level, a recursive level, and an options filter level.</w:t>
      </w:r>
    </w:p>
    <w:p w14:paraId="6D22F089" w14:textId="77777777" w:rsidR="00CB07DD" w:rsidRDefault="00CB07DD" w:rsidP="00CB07DD">
      <w:pPr>
        <w:pStyle w:val="Heading4"/>
        <w:numPr>
          <w:ilvl w:val="3"/>
          <w:numId w:val="3"/>
        </w:numPr>
      </w:pPr>
      <w:bookmarkStart w:id="537" w:name="_Toc401653946"/>
      <w:r>
        <w:t>Base Macro Conformance</w:t>
      </w:r>
      <w:bookmarkEnd w:id="537"/>
    </w:p>
    <w:p w14:paraId="7072A0F7" w14:textId="77777777" w:rsidR="00CB07DD" w:rsidRDefault="00CB07DD" w:rsidP="00CB07DD">
      <w:r>
        <w:t>To support the optional macro features of XMILE, an implementation:</w:t>
      </w:r>
    </w:p>
    <w:p w14:paraId="789624D4" w14:textId="77777777" w:rsidR="00CB07DD" w:rsidRDefault="00CB07DD" w:rsidP="000050A2">
      <w:pPr>
        <w:numPr>
          <w:ilvl w:val="0"/>
          <w:numId w:val="64"/>
        </w:numPr>
        <w:ind w:left="360"/>
      </w:pPr>
      <w:r>
        <w:t xml:space="preserve">MUST include the </w:t>
      </w:r>
      <w:r w:rsidRPr="009C4DEE">
        <w:rPr>
          <w:rStyle w:val="codeChar"/>
        </w:rPr>
        <w:t>&lt;uses_</w:t>
      </w:r>
      <w:r>
        <w:rPr>
          <w:rStyle w:val="codeChar"/>
        </w:rPr>
        <w:t>macros</w:t>
      </w:r>
      <w:r w:rsidRPr="009C4DEE">
        <w:rPr>
          <w:rStyle w:val="codeChar"/>
        </w:rPr>
        <w:t>&gt;</w:t>
      </w:r>
      <w:r>
        <w:t xml:space="preserve"> tag in the </w:t>
      </w:r>
      <w:r w:rsidRPr="00732D2B">
        <w:rPr>
          <w:rStyle w:val="codeChar"/>
        </w:rPr>
        <w:t>&lt;options&gt;</w:t>
      </w:r>
      <w:r>
        <w:t xml:space="preserve"> block and MUST specify whether recursive macros and/or option filters are also supported (Section 2.2.1)</w:t>
      </w:r>
    </w:p>
    <w:p w14:paraId="330FD805" w14:textId="77777777" w:rsidR="00CB07DD" w:rsidRDefault="00CB07DD" w:rsidP="000050A2">
      <w:pPr>
        <w:numPr>
          <w:ilvl w:val="0"/>
          <w:numId w:val="64"/>
        </w:numPr>
        <w:ind w:left="360"/>
      </w:pPr>
      <w:r>
        <w:t xml:space="preserve">MUST support the </w:t>
      </w:r>
      <w:r w:rsidRPr="00CD6396">
        <w:rPr>
          <w:rStyle w:val="codeChar"/>
        </w:rPr>
        <w:t>&lt;macro&gt;</w:t>
      </w:r>
      <w:r>
        <w:t xml:space="preserve"> tag (Section 4.8)</w:t>
      </w:r>
    </w:p>
    <w:p w14:paraId="01DF0D2A" w14:textId="77777777" w:rsidR="00CB07DD" w:rsidRDefault="00CB07DD" w:rsidP="00CB07DD">
      <w:pPr>
        <w:pStyle w:val="Heading4"/>
        <w:numPr>
          <w:ilvl w:val="3"/>
          <w:numId w:val="3"/>
        </w:numPr>
      </w:pPr>
      <w:bookmarkStart w:id="538" w:name="_Toc401653947"/>
      <w:r>
        <w:t>Recursive Macro Conformance</w:t>
      </w:r>
      <w:bookmarkEnd w:id="538"/>
    </w:p>
    <w:p w14:paraId="6508B376" w14:textId="77777777" w:rsidR="00CB07DD" w:rsidRDefault="00CB07DD" w:rsidP="00CB07DD">
      <w:r>
        <w:t>To support the optional recursive macro features of XMILE, an implementation:</w:t>
      </w:r>
    </w:p>
    <w:p w14:paraId="19D9A058" w14:textId="77777777" w:rsidR="00CB07DD" w:rsidRDefault="00CB07DD" w:rsidP="000050A2">
      <w:pPr>
        <w:numPr>
          <w:ilvl w:val="0"/>
          <w:numId w:val="70"/>
        </w:numPr>
        <w:ind w:left="360"/>
      </w:pPr>
      <w:r>
        <w:t xml:space="preserve">MUST, in the </w:t>
      </w:r>
      <w:r w:rsidRPr="009C4DEE">
        <w:rPr>
          <w:rStyle w:val="codeChar"/>
        </w:rPr>
        <w:t>&lt;uses_</w:t>
      </w:r>
      <w:r>
        <w:rPr>
          <w:rStyle w:val="codeChar"/>
        </w:rPr>
        <w:t>macros</w:t>
      </w:r>
      <w:r w:rsidRPr="009C4DEE">
        <w:rPr>
          <w:rStyle w:val="codeChar"/>
        </w:rPr>
        <w:t>&gt;</w:t>
      </w:r>
      <w:r>
        <w:t xml:space="preserve"> tag of the </w:t>
      </w:r>
      <w:r w:rsidRPr="00732D2B">
        <w:rPr>
          <w:rStyle w:val="codeChar"/>
        </w:rPr>
        <w:t>&lt;options&gt;</w:t>
      </w:r>
      <w:r>
        <w:t xml:space="preserve"> block, specify that recursive macros are supported (Section 2.2.1)</w:t>
      </w:r>
    </w:p>
    <w:p w14:paraId="4CE91EB8" w14:textId="77777777" w:rsidR="00CB07DD" w:rsidRDefault="00CB07DD" w:rsidP="00CB07DD">
      <w:pPr>
        <w:pStyle w:val="Heading4"/>
        <w:numPr>
          <w:ilvl w:val="3"/>
          <w:numId w:val="3"/>
        </w:numPr>
      </w:pPr>
      <w:bookmarkStart w:id="539" w:name="_Toc401653948"/>
      <w:r>
        <w:t>Option Filter Macro Conformance</w:t>
      </w:r>
      <w:bookmarkEnd w:id="539"/>
    </w:p>
    <w:p w14:paraId="264C4F03" w14:textId="77777777" w:rsidR="00CB07DD" w:rsidRDefault="00CB07DD" w:rsidP="00CB07DD">
      <w:r>
        <w:t>To support the optional option-filter macro features of XMILE, an implementation:</w:t>
      </w:r>
    </w:p>
    <w:p w14:paraId="587FFB95" w14:textId="77777777" w:rsidR="00CB07DD" w:rsidRDefault="00CB07DD" w:rsidP="000050A2">
      <w:pPr>
        <w:numPr>
          <w:ilvl w:val="0"/>
          <w:numId w:val="71"/>
        </w:numPr>
        <w:ind w:left="360"/>
      </w:pPr>
      <w:r>
        <w:t xml:space="preserve">MUST, the </w:t>
      </w:r>
      <w:r w:rsidRPr="009C4DEE">
        <w:rPr>
          <w:rStyle w:val="codeChar"/>
        </w:rPr>
        <w:t>&lt;uses_</w:t>
      </w:r>
      <w:r>
        <w:rPr>
          <w:rStyle w:val="codeChar"/>
        </w:rPr>
        <w:t>macros</w:t>
      </w:r>
      <w:r w:rsidRPr="009C4DEE">
        <w:rPr>
          <w:rStyle w:val="codeChar"/>
        </w:rPr>
        <w:t>&gt;</w:t>
      </w:r>
      <w:r>
        <w:t xml:space="preserve"> tag of the </w:t>
      </w:r>
      <w:r w:rsidRPr="00732D2B">
        <w:rPr>
          <w:rStyle w:val="codeChar"/>
        </w:rPr>
        <w:t>&lt;options&gt;</w:t>
      </w:r>
      <w:r>
        <w:t xml:space="preserve"> block, specify that option filters are supported (Section 2.2.1)</w:t>
      </w:r>
    </w:p>
    <w:p w14:paraId="40E366A2" w14:textId="77777777" w:rsidR="00CB07DD" w:rsidRDefault="00CB07DD" w:rsidP="000050A2">
      <w:pPr>
        <w:numPr>
          <w:ilvl w:val="0"/>
          <w:numId w:val="71"/>
        </w:numPr>
        <w:ind w:left="360"/>
      </w:pPr>
      <w:r>
        <w:t>MUST support option filter macros (Section 3.6.2 and 4.8.4)</w:t>
      </w:r>
    </w:p>
    <w:p w14:paraId="6EE53714" w14:textId="77777777" w:rsidR="00CB07DD" w:rsidRDefault="00CB07DD" w:rsidP="00CB07DD">
      <w:pPr>
        <w:pStyle w:val="Heading3"/>
        <w:numPr>
          <w:ilvl w:val="2"/>
          <w:numId w:val="3"/>
        </w:numPr>
      </w:pPr>
      <w:bookmarkStart w:id="540" w:name="_Toc401653949"/>
      <w:bookmarkStart w:id="541" w:name="_Toc426543597"/>
      <w:r>
        <w:t>Optional Event-Poster Conformance</w:t>
      </w:r>
      <w:bookmarkEnd w:id="540"/>
      <w:bookmarkEnd w:id="541"/>
    </w:p>
    <w:p w14:paraId="6A7EFF7C" w14:textId="77777777" w:rsidR="00CB07DD" w:rsidRDefault="00CB07DD" w:rsidP="00CB07DD">
      <w:r>
        <w:t>To support the optional event poster features of XMILE, an implementation:</w:t>
      </w:r>
    </w:p>
    <w:p w14:paraId="251C36C1" w14:textId="77777777" w:rsidR="00CB07DD" w:rsidRDefault="00CB07DD" w:rsidP="000050A2">
      <w:pPr>
        <w:numPr>
          <w:ilvl w:val="0"/>
          <w:numId w:val="65"/>
        </w:numPr>
        <w:ind w:left="360"/>
      </w:pPr>
      <w:r>
        <w:t xml:space="preserve">MUST include the </w:t>
      </w:r>
      <w:r w:rsidRPr="009C4DEE">
        <w:rPr>
          <w:rStyle w:val="codeChar"/>
        </w:rPr>
        <w:t>&lt;uses_</w:t>
      </w:r>
      <w:r>
        <w:rPr>
          <w:rStyle w:val="codeChar"/>
        </w:rPr>
        <w:t>event_posters</w:t>
      </w:r>
      <w:r w:rsidRPr="009C4DEE">
        <w:rPr>
          <w:rStyle w:val="codeChar"/>
        </w:rPr>
        <w:t>&gt;</w:t>
      </w:r>
      <w:r>
        <w:t xml:space="preserve"> tag in the </w:t>
      </w:r>
      <w:r w:rsidRPr="00732D2B">
        <w:rPr>
          <w:rStyle w:val="codeChar"/>
        </w:rPr>
        <w:t>&lt;options&gt;</w:t>
      </w:r>
      <w:r>
        <w:t xml:space="preserve"> block (Section 2.2.1)</w:t>
      </w:r>
    </w:p>
    <w:p w14:paraId="466D4382" w14:textId="77777777" w:rsidR="00CB07DD" w:rsidRDefault="00CB07DD" w:rsidP="000050A2">
      <w:pPr>
        <w:numPr>
          <w:ilvl w:val="0"/>
          <w:numId w:val="65"/>
        </w:numPr>
        <w:ind w:left="360"/>
      </w:pPr>
      <w:r>
        <w:t>MUST support simulation events and their options (Sections 3.4.2 and 4.1.2)</w:t>
      </w:r>
    </w:p>
    <w:p w14:paraId="68C3B14F" w14:textId="77777777" w:rsidR="00CB07DD" w:rsidRDefault="00CB07DD" w:rsidP="00CB07DD">
      <w:pPr>
        <w:pStyle w:val="Heading3"/>
        <w:numPr>
          <w:ilvl w:val="2"/>
          <w:numId w:val="3"/>
        </w:numPr>
      </w:pPr>
      <w:bookmarkStart w:id="542" w:name="_Toc401653950"/>
      <w:bookmarkStart w:id="543" w:name="_Toc426543598"/>
      <w:r>
        <w:t>Optional Model-View Conformance</w:t>
      </w:r>
      <w:bookmarkEnd w:id="542"/>
      <w:bookmarkEnd w:id="543"/>
    </w:p>
    <w:p w14:paraId="367610CC" w14:textId="77777777" w:rsidR="00CB07DD" w:rsidRDefault="00CB07DD" w:rsidP="00CB07DD">
      <w:r>
        <w:t>To support the optional features of XMILE to represent a model view, an implementation:</w:t>
      </w:r>
    </w:p>
    <w:p w14:paraId="6A6F2791" w14:textId="77777777" w:rsidR="00CB07DD" w:rsidRDefault="00CB07DD" w:rsidP="000050A2">
      <w:pPr>
        <w:numPr>
          <w:ilvl w:val="0"/>
          <w:numId w:val="66"/>
        </w:numPr>
        <w:ind w:left="360"/>
      </w:pPr>
      <w:r>
        <w:t xml:space="preserve">MUST include the </w:t>
      </w:r>
      <w:r>
        <w:rPr>
          <w:rStyle w:val="codeChar"/>
        </w:rPr>
        <w:t>&lt;has_model_view</w:t>
      </w:r>
      <w:r w:rsidRPr="009C4DEE">
        <w:rPr>
          <w:rStyle w:val="codeChar"/>
        </w:rPr>
        <w:t>&gt;</w:t>
      </w:r>
      <w:r>
        <w:t xml:space="preserve"> tag in the </w:t>
      </w:r>
      <w:r w:rsidRPr="00732D2B">
        <w:rPr>
          <w:rStyle w:val="codeChar"/>
        </w:rPr>
        <w:t>&lt;options&gt;</w:t>
      </w:r>
      <w:r>
        <w:t xml:space="preserve"> block (Section 2.2.1)</w:t>
      </w:r>
    </w:p>
    <w:p w14:paraId="454DCE20" w14:textId="77777777" w:rsidR="00CB07DD" w:rsidRDefault="00CB07DD" w:rsidP="000050A2">
      <w:pPr>
        <w:numPr>
          <w:ilvl w:val="0"/>
          <w:numId w:val="66"/>
        </w:numPr>
        <w:ind w:left="360"/>
      </w:pPr>
      <w:r>
        <w:t>MUST support styles (Section 2.7)</w:t>
      </w:r>
    </w:p>
    <w:p w14:paraId="54E98368" w14:textId="77777777" w:rsidR="00CB07DD" w:rsidRDefault="00CB07DD" w:rsidP="000050A2">
      <w:pPr>
        <w:numPr>
          <w:ilvl w:val="0"/>
          <w:numId w:val="66"/>
        </w:numPr>
        <w:ind w:left="360"/>
      </w:pPr>
      <w:r>
        <w:t>MUST have one &lt;</w:t>
      </w:r>
      <w:r>
        <w:rPr>
          <w:rFonts w:ascii="Courier New" w:hAnsi="Courier New" w:cs="Courier New"/>
        </w:rPr>
        <w:t>views</w:t>
      </w:r>
      <w:r>
        <w:t>&gt; tag and at least one &lt;view&gt; tag (Sections 5, 5.1, and subsections of 5.1)</w:t>
      </w:r>
    </w:p>
    <w:p w14:paraId="1D630832" w14:textId="77777777" w:rsidR="00CB07DD" w:rsidRDefault="00CB07DD" w:rsidP="000050A2">
      <w:pPr>
        <w:numPr>
          <w:ilvl w:val="0"/>
          <w:numId w:val="66"/>
        </w:numPr>
        <w:ind w:left="360"/>
      </w:pPr>
      <w:r>
        <w:t>MUST support the &lt;</w:t>
      </w:r>
      <w:r>
        <w:rPr>
          <w:rFonts w:ascii="Courier New" w:hAnsi="Courier New" w:cs="Courier New"/>
        </w:rPr>
        <w:t>stock</w:t>
      </w:r>
      <w:r>
        <w:t>&gt; tag (Section 6.1.1)</w:t>
      </w:r>
    </w:p>
    <w:p w14:paraId="7B3E30B7" w14:textId="77777777" w:rsidR="00CB07DD" w:rsidRDefault="00CB07DD" w:rsidP="000050A2">
      <w:pPr>
        <w:numPr>
          <w:ilvl w:val="0"/>
          <w:numId w:val="66"/>
        </w:numPr>
        <w:ind w:left="360"/>
      </w:pPr>
      <w:r>
        <w:t>MUST support the &lt;</w:t>
      </w:r>
      <w:r>
        <w:rPr>
          <w:rFonts w:ascii="Courier New" w:hAnsi="Courier New" w:cs="Courier New"/>
        </w:rPr>
        <w:t>flow</w:t>
      </w:r>
      <w:r>
        <w:t>&gt; tag. Anchor points for the flow MUST be specified (Section 6.1.2)</w:t>
      </w:r>
    </w:p>
    <w:p w14:paraId="1BDFD26C" w14:textId="77777777" w:rsidR="00CB07DD" w:rsidRDefault="00CB07DD" w:rsidP="000050A2">
      <w:pPr>
        <w:numPr>
          <w:ilvl w:val="0"/>
          <w:numId w:val="66"/>
        </w:numPr>
        <w:ind w:left="360"/>
      </w:pPr>
      <w:r>
        <w:t>MUST support the &lt;</w:t>
      </w:r>
      <w:r>
        <w:rPr>
          <w:rFonts w:ascii="Courier New" w:hAnsi="Courier New" w:cs="Courier New"/>
        </w:rPr>
        <w:t>aux</w:t>
      </w:r>
      <w:r>
        <w:t>&gt; tag (Section 6.1.3)</w:t>
      </w:r>
    </w:p>
    <w:p w14:paraId="7498291C" w14:textId="77777777" w:rsidR="00CB07DD" w:rsidRDefault="00CB07DD" w:rsidP="000050A2">
      <w:pPr>
        <w:numPr>
          <w:ilvl w:val="0"/>
          <w:numId w:val="66"/>
        </w:numPr>
        <w:ind w:left="360"/>
      </w:pPr>
      <w:r>
        <w:t>MUST support the &lt;</w:t>
      </w:r>
      <w:r>
        <w:rPr>
          <w:rFonts w:ascii="Courier New" w:hAnsi="Courier New" w:cs="Courier New"/>
        </w:rPr>
        <w:t>connector</w:t>
      </w:r>
      <w:r>
        <w:t>&gt; tag. &lt;</w:t>
      </w:r>
      <w:r>
        <w:rPr>
          <w:rFonts w:ascii="Courier New" w:hAnsi="Courier New" w:cs="Courier New"/>
        </w:rPr>
        <w:t>from</w:t>
      </w:r>
      <w:r>
        <w:t>&gt;, &lt;</w:t>
      </w:r>
      <w:r>
        <w:rPr>
          <w:rFonts w:ascii="Courier New" w:hAnsi="Courier New" w:cs="Courier New"/>
        </w:rPr>
        <w:t>to</w:t>
      </w:r>
      <w:r>
        <w:t>&gt;, &lt;</w:t>
      </w:r>
      <w:r>
        <w:rPr>
          <w:rFonts w:ascii="Courier New" w:hAnsi="Courier New" w:cs="Courier New"/>
        </w:rPr>
        <w:t>pts</w:t>
      </w:r>
      <w:r>
        <w:t>&gt;, and &lt;</w:t>
      </w:r>
      <w:r>
        <w:rPr>
          <w:rFonts w:ascii="Courier New" w:hAnsi="Courier New" w:cs="Courier New"/>
        </w:rPr>
        <w:t>angle</w:t>
      </w:r>
      <w:r>
        <w:t>&gt; attributes for the connector tag  MUST be specified (Section 6.1.6)</w:t>
      </w:r>
    </w:p>
    <w:p w14:paraId="0C6E1A00" w14:textId="77777777" w:rsidR="00CB07DD" w:rsidRDefault="00CB07DD" w:rsidP="000050A2">
      <w:pPr>
        <w:numPr>
          <w:ilvl w:val="0"/>
          <w:numId w:val="66"/>
        </w:numPr>
        <w:ind w:left="360"/>
      </w:pPr>
      <w:r>
        <w:t>MUST support the &lt;</w:t>
      </w:r>
      <w:r>
        <w:rPr>
          <w:rFonts w:ascii="Courier New" w:hAnsi="Courier New" w:cs="Courier New"/>
        </w:rPr>
        <w:t>alias</w:t>
      </w:r>
      <w:r>
        <w:t>&gt; tag. If they exist, alias objects MUST represent only stock, flow, and aux objects. Alias objects MUST NOT have connectors pointing to them. &lt;</w:t>
      </w:r>
      <w:r>
        <w:rPr>
          <w:rFonts w:ascii="Courier New" w:hAnsi="Courier New" w:cs="Courier New"/>
        </w:rPr>
        <w:t>uid</w:t>
      </w:r>
      <w:r>
        <w:t>&gt;, &lt;</w:t>
      </w:r>
      <w:r>
        <w:rPr>
          <w:rFonts w:ascii="Courier New" w:hAnsi="Courier New" w:cs="Courier New"/>
        </w:rPr>
        <w:t>x</w:t>
      </w:r>
      <w:r>
        <w:t>&gt;, &lt;</w:t>
      </w:r>
      <w:r>
        <w:rPr>
          <w:rFonts w:ascii="Courier New" w:hAnsi="Courier New" w:cs="Courier New"/>
        </w:rPr>
        <w:t>y</w:t>
      </w:r>
      <w:r>
        <w:t>&gt;, and &lt;</w:t>
      </w:r>
      <w:r>
        <w:rPr>
          <w:rFonts w:ascii="Courier New" w:hAnsi="Courier New" w:cs="Courier New"/>
        </w:rPr>
        <w:t>of</w:t>
      </w:r>
      <w:r>
        <w:t>&gt;  attributes for each alias MUST be specified for an alias object (Section 6.1.7)</w:t>
      </w:r>
    </w:p>
    <w:p w14:paraId="76E82B2B" w14:textId="77777777" w:rsidR="00CB07DD" w:rsidRDefault="00CB07DD" w:rsidP="000050A2">
      <w:pPr>
        <w:numPr>
          <w:ilvl w:val="0"/>
          <w:numId w:val="66"/>
        </w:numPr>
        <w:ind w:left="360"/>
      </w:pPr>
      <w:r>
        <w:t>MUST support the &lt;</w:t>
      </w:r>
      <w:r>
        <w:rPr>
          <w:rFonts w:ascii="Courier New" w:hAnsi="Courier New" w:cs="Courier New"/>
        </w:rPr>
        <w:t>graph</w:t>
      </w:r>
      <w:r>
        <w:t>&gt; tag. &lt;</w:t>
      </w:r>
      <w:r>
        <w:rPr>
          <w:rFonts w:ascii="Courier New" w:hAnsi="Courier New" w:cs="Courier New"/>
        </w:rPr>
        <w:t>type</w:t>
      </w:r>
      <w:r>
        <w:t>&gt; and &lt;</w:t>
      </w:r>
      <w:r>
        <w:rPr>
          <w:rFonts w:ascii="Courier New" w:hAnsi="Courier New" w:cs="Courier New"/>
        </w:rPr>
        <w:t>comparative</w:t>
      </w:r>
      <w:r>
        <w:t>&gt; attributes MUST be specified for each graph .One &lt;</w:t>
      </w:r>
      <w:r>
        <w:rPr>
          <w:rFonts w:ascii="Courier New" w:hAnsi="Courier New" w:cs="Courier New"/>
        </w:rPr>
        <w:t>plot</w:t>
      </w:r>
      <w:r>
        <w:t>&gt; tag MUST appear for each variable being plotted. Each &lt;</w:t>
      </w:r>
      <w:r>
        <w:rPr>
          <w:rFonts w:ascii="Courier New" w:hAnsi="Courier New" w:cs="Courier New"/>
        </w:rPr>
        <w:t>plot</w:t>
      </w:r>
      <w:r>
        <w:t>&gt; tag MUST specify a value for the &lt;</w:t>
      </w:r>
      <w:r>
        <w:rPr>
          <w:rFonts w:ascii="Courier New" w:hAnsi="Courier New" w:cs="Courier New"/>
        </w:rPr>
        <w:t>index</w:t>
      </w:r>
      <w:r>
        <w:t>&gt;, &lt;</w:t>
      </w:r>
      <w:r>
        <w:rPr>
          <w:rFonts w:ascii="Courier New" w:hAnsi="Courier New" w:cs="Courier New"/>
        </w:rPr>
        <w:t>title</w:t>
      </w:r>
      <w:r>
        <w:t>&gt;,  and &lt;</w:t>
      </w:r>
      <w:r>
        <w:rPr>
          <w:rFonts w:ascii="Courier New" w:hAnsi="Courier New" w:cs="Courier New"/>
        </w:rPr>
        <w:t>entity</w:t>
      </w:r>
      <w:r>
        <w:t>&gt; attributes (Section 6.4.3)</w:t>
      </w:r>
    </w:p>
    <w:p w14:paraId="43CD012A" w14:textId="77777777" w:rsidR="00CB07DD" w:rsidRDefault="00CB07DD" w:rsidP="000050A2">
      <w:pPr>
        <w:numPr>
          <w:ilvl w:val="0"/>
          <w:numId w:val="66"/>
        </w:numPr>
        <w:ind w:left="360"/>
      </w:pPr>
      <w:r>
        <w:t>MUST support a &lt;</w:t>
      </w:r>
      <w:r>
        <w:rPr>
          <w:rFonts w:ascii="Courier New" w:hAnsi="Courier New" w:cs="Courier New"/>
        </w:rPr>
        <w:t>table</w:t>
      </w:r>
      <w:r>
        <w:t>&gt; tag. &lt;</w:t>
      </w:r>
      <w:r>
        <w:rPr>
          <w:rFonts w:ascii="Courier New" w:hAnsi="Courier New" w:cs="Courier New"/>
        </w:rPr>
        <w:t>orientation</w:t>
      </w:r>
      <w:r>
        <w:t>&gt;, &lt;</w:t>
      </w:r>
      <w:r>
        <w:rPr>
          <w:rFonts w:ascii="Courier New" w:hAnsi="Courier New" w:cs="Courier New"/>
        </w:rPr>
        <w:t>column_width</w:t>
      </w:r>
      <w:r>
        <w:t>&gt;, &lt;</w:t>
      </w:r>
      <w:r>
        <w:rPr>
          <w:rFonts w:ascii="Courier New" w:hAnsi="Courier New" w:cs="Courier New"/>
        </w:rPr>
        <w:t>interval</w:t>
      </w:r>
      <w:r>
        <w:t>&gt;, and &lt;</w:t>
      </w:r>
      <w:r>
        <w:rPr>
          <w:rFonts w:ascii="Courier New" w:hAnsi="Courier New" w:cs="Courier New"/>
        </w:rPr>
        <w:t>comparative</w:t>
      </w:r>
      <w:r>
        <w:t>&gt;   attributes for the table MUST be specified .One &lt;</w:t>
      </w:r>
      <w:r>
        <w:rPr>
          <w:rFonts w:ascii="Courier New" w:hAnsi="Courier New" w:cs="Courier New"/>
        </w:rPr>
        <w:t>item</w:t>
      </w:r>
      <w:r>
        <w:t>&gt; tag MUST appear for each variable being displayed. Each &lt;</w:t>
      </w:r>
      <w:r>
        <w:rPr>
          <w:rFonts w:ascii="Courier New" w:hAnsi="Courier New" w:cs="Courier New"/>
        </w:rPr>
        <w:t>item</w:t>
      </w:r>
      <w:r>
        <w:t>&gt; tag MUST specify a value for the &lt;</w:t>
      </w:r>
      <w:r>
        <w:rPr>
          <w:rFonts w:ascii="Courier New" w:hAnsi="Courier New" w:cs="Courier New"/>
        </w:rPr>
        <w:t>type</w:t>
      </w:r>
      <w:r>
        <w:t>&gt;  and &lt;</w:t>
      </w:r>
      <w:r>
        <w:rPr>
          <w:rFonts w:ascii="Courier New" w:hAnsi="Courier New" w:cs="Courier New"/>
        </w:rPr>
        <w:t>entity</w:t>
      </w:r>
      <w:r>
        <w:t>&gt; attributes (Section 6.4.4)</w:t>
      </w:r>
    </w:p>
    <w:p w14:paraId="2AB27B81" w14:textId="77777777" w:rsidR="00CB07DD" w:rsidRDefault="00CB07DD" w:rsidP="00CB07DD">
      <w:r>
        <w:t>Additionally,</w:t>
      </w:r>
    </w:p>
    <w:p w14:paraId="1C38D623" w14:textId="77777777" w:rsidR="00CB07DD" w:rsidRDefault="00CB07DD" w:rsidP="000050A2">
      <w:pPr>
        <w:numPr>
          <w:ilvl w:val="0"/>
          <w:numId w:val="66"/>
        </w:numPr>
        <w:ind w:left="360"/>
      </w:pPr>
      <w:r>
        <w:t xml:space="preserve">Each </w:t>
      </w:r>
      <w:r>
        <w:rPr>
          <w:rStyle w:val="codeChar"/>
        </w:rPr>
        <w:t>&lt;stock|flow|aux|module|group&gt;</w:t>
      </w:r>
      <w:r>
        <w:t xml:space="preserve"> tag in a view MUST specify a &lt;</w:t>
      </w:r>
      <w:r>
        <w:rPr>
          <w:rFonts w:ascii="Courier New" w:hAnsi="Courier New" w:cs="Courier New"/>
        </w:rPr>
        <w:t>name</w:t>
      </w:r>
      <w:r>
        <w:t>&gt; attribute (Section 5.1.1)</w:t>
      </w:r>
    </w:p>
    <w:p w14:paraId="4B7BC120" w14:textId="77777777" w:rsidR="00CB07DD" w:rsidRDefault="00CB07DD" w:rsidP="000050A2">
      <w:pPr>
        <w:numPr>
          <w:ilvl w:val="0"/>
          <w:numId w:val="66"/>
        </w:numPr>
        <w:ind w:left="360"/>
      </w:pPr>
      <w:r>
        <w:t>A model variable object MUST be defined somewhere other than in a view of type “interface”, i.e., a view of type “interface” may not contain the canonical representation of a model variable object (Section 5.1)</w:t>
      </w:r>
    </w:p>
    <w:p w14:paraId="65ACBC3E" w14:textId="77777777" w:rsidR="00CB07DD" w:rsidRDefault="00CB07DD" w:rsidP="000050A2">
      <w:pPr>
        <w:numPr>
          <w:ilvl w:val="0"/>
          <w:numId w:val="66"/>
        </w:numPr>
        <w:ind w:left="360"/>
      </w:pPr>
      <w:r>
        <w:t>All views MUST be rectangular and MUST specify a &lt;</w:t>
      </w:r>
      <w:r>
        <w:rPr>
          <w:rFonts w:ascii="Courier New" w:hAnsi="Courier New" w:cs="Courier New"/>
        </w:rPr>
        <w:t>width</w:t>
      </w:r>
      <w:r>
        <w:t>&gt; and a &lt;</w:t>
      </w:r>
      <w:r>
        <w:rPr>
          <w:rFonts w:ascii="Courier New" w:hAnsi="Courier New" w:cs="Courier New"/>
        </w:rPr>
        <w:t>height</w:t>
      </w:r>
      <w:r>
        <w:t>&gt; (Section 5.1)</w:t>
      </w:r>
    </w:p>
    <w:p w14:paraId="2EBE8BA3" w14:textId="77777777" w:rsidR="00CB07DD" w:rsidRDefault="00CB07DD" w:rsidP="000050A2">
      <w:pPr>
        <w:numPr>
          <w:ilvl w:val="0"/>
          <w:numId w:val="66"/>
        </w:numPr>
        <w:ind w:left="360"/>
      </w:pPr>
      <w:r>
        <w:t>To print a view, the view MUST specify its paging as described in Section 5.1</w:t>
      </w:r>
    </w:p>
    <w:p w14:paraId="5EFFC261" w14:textId="77777777" w:rsidR="00CB07DD" w:rsidRDefault="00CB07DD" w:rsidP="000050A2">
      <w:pPr>
        <w:numPr>
          <w:ilvl w:val="0"/>
          <w:numId w:val="66"/>
        </w:numPr>
        <w:ind w:left="360"/>
      </w:pPr>
      <w:r>
        <w:t>All views MUST specify a &lt;</w:t>
      </w:r>
      <w:r>
        <w:rPr>
          <w:rFonts w:ascii="Courier New" w:hAnsi="Courier New" w:cs="Courier New"/>
        </w:rPr>
        <w:t>home_page</w:t>
      </w:r>
      <w:r>
        <w:t>&gt; and a &lt;</w:t>
      </w:r>
      <w:r>
        <w:rPr>
          <w:rFonts w:ascii="Courier New" w:hAnsi="Courier New" w:cs="Courier New"/>
        </w:rPr>
        <w:t>home_view</w:t>
      </w:r>
      <w:r>
        <w:t>&gt; attribute. There MUST be only one &lt;</w:t>
      </w:r>
      <w:r>
        <w:rPr>
          <w:rFonts w:ascii="Courier New" w:hAnsi="Courier New" w:cs="Courier New"/>
        </w:rPr>
        <w:t>home_view</w:t>
      </w:r>
      <w:r>
        <w:t>&gt; specified (Section 5.1)</w:t>
      </w:r>
    </w:p>
    <w:p w14:paraId="14D0FF19" w14:textId="77777777" w:rsidR="00CB07DD" w:rsidRDefault="00CB07DD" w:rsidP="000050A2">
      <w:pPr>
        <w:numPr>
          <w:ilvl w:val="0"/>
          <w:numId w:val="66"/>
        </w:numPr>
        <w:ind w:left="360"/>
      </w:pPr>
      <w:r>
        <w:t xml:space="preserve">A </w:t>
      </w:r>
      <w:r>
        <w:rPr>
          <w:rStyle w:val="codeChar"/>
        </w:rPr>
        <w:t>&lt;stock|flow|aux|module&gt;</w:t>
      </w:r>
      <w:r>
        <w:t xml:space="preserve"> (note: not &lt;</w:t>
      </w:r>
      <w:r>
        <w:rPr>
          <w:rFonts w:ascii="Courier New" w:hAnsi="Courier New" w:cs="Courier New"/>
        </w:rPr>
        <w:t>group&gt;</w:t>
      </w:r>
      <w:r>
        <w:t xml:space="preserve">) tag representing a model variable MUST NOT appear more than once in a single </w:t>
      </w:r>
      <w:r>
        <w:rPr>
          <w:rStyle w:val="codeChar"/>
        </w:rPr>
        <w:t>&lt;view&gt;</w:t>
      </w:r>
      <w:r>
        <w:t xml:space="preserve"> tag (Section 5.1.1)</w:t>
      </w:r>
    </w:p>
    <w:p w14:paraId="30D71F3A" w14:textId="77777777" w:rsidR="00CB07DD" w:rsidRDefault="00CB07DD" w:rsidP="000050A2">
      <w:pPr>
        <w:numPr>
          <w:ilvl w:val="0"/>
          <w:numId w:val="66"/>
        </w:numPr>
        <w:ind w:left="360"/>
      </w:pPr>
      <w:r>
        <w:t>All display objects contained within an XMILE model MUST specify the &lt;</w:t>
      </w:r>
      <w:r>
        <w:rPr>
          <w:rFonts w:ascii="Courier New" w:hAnsi="Courier New" w:cs="Courier New"/>
        </w:rPr>
        <w:t>x</w:t>
      </w:r>
      <w:r>
        <w:t>&gt; and &lt;</w:t>
      </w:r>
      <w:r>
        <w:rPr>
          <w:rFonts w:ascii="Courier New" w:hAnsi="Courier New" w:cs="Courier New"/>
        </w:rPr>
        <w:t>y</w:t>
      </w:r>
      <w:r>
        <w:t>&gt; position attributes (Section 5.1.2)</w:t>
      </w:r>
    </w:p>
    <w:p w14:paraId="47D5AFF0" w14:textId="77777777" w:rsidR="00CB07DD" w:rsidRDefault="00CB07DD" w:rsidP="000050A2">
      <w:pPr>
        <w:numPr>
          <w:ilvl w:val="0"/>
          <w:numId w:val="66"/>
        </w:numPr>
        <w:ind w:left="360"/>
      </w:pPr>
      <w:r>
        <w:t>All display objects contained within an XMILE model MUST specify the &lt;</w:t>
      </w:r>
      <w:r>
        <w:rPr>
          <w:rFonts w:ascii="Courier New" w:hAnsi="Courier New" w:cs="Courier New"/>
        </w:rPr>
        <w:t>width</w:t>
      </w:r>
      <w:r>
        <w:t>&gt; and &lt;</w:t>
      </w:r>
      <w:r>
        <w:rPr>
          <w:rFonts w:ascii="Courier New" w:hAnsi="Courier New" w:cs="Courier New"/>
        </w:rPr>
        <w:t>height</w:t>
      </w:r>
      <w:r>
        <w:t>&gt; attributes EXCEPT when the following objects contain a &lt;</w:t>
      </w:r>
      <w:r>
        <w:rPr>
          <w:rFonts w:ascii="Courier New" w:hAnsi="Courier New" w:cs="Courier New"/>
        </w:rPr>
        <w:t>shape</w:t>
      </w:r>
      <w:r>
        <w:t>&gt; tag: &lt;</w:t>
      </w:r>
      <w:r>
        <w:rPr>
          <w:rFonts w:ascii="Courier New" w:hAnsi="Courier New" w:cs="Courier New"/>
        </w:rPr>
        <w:t>stock</w:t>
      </w:r>
      <w:r>
        <w:t>&gt;, &lt;</w:t>
      </w:r>
      <w:r>
        <w:rPr>
          <w:rFonts w:ascii="Courier New" w:hAnsi="Courier New" w:cs="Courier New"/>
        </w:rPr>
        <w:t>aux</w:t>
      </w:r>
      <w:r>
        <w:t>&gt;, &lt;</w:t>
      </w:r>
      <w:r>
        <w:rPr>
          <w:rFonts w:ascii="Courier New" w:hAnsi="Courier New" w:cs="Courier New"/>
        </w:rPr>
        <w:t>module</w:t>
      </w:r>
      <w:r>
        <w:t>&gt;, or &lt;</w:t>
      </w:r>
      <w:r>
        <w:rPr>
          <w:rFonts w:ascii="Courier New" w:hAnsi="Courier New" w:cs="Courier New"/>
        </w:rPr>
        <w:t>alias</w:t>
      </w:r>
      <w:r>
        <w:t>&gt; (Section 5.1.2)</w:t>
      </w:r>
    </w:p>
    <w:p w14:paraId="6BCB690B" w14:textId="77777777" w:rsidR="00CB07DD" w:rsidRDefault="00CB07DD" w:rsidP="000050A2">
      <w:pPr>
        <w:numPr>
          <w:ilvl w:val="0"/>
          <w:numId w:val="66"/>
        </w:numPr>
        <w:ind w:left="360"/>
      </w:pPr>
      <w:r>
        <w:t>A stock MUST NOT be represented using a circle (Section 5.1.2)</w:t>
      </w:r>
    </w:p>
    <w:p w14:paraId="7589C98C" w14:textId="77777777" w:rsidR="00CB07DD" w:rsidRDefault="00CB07DD" w:rsidP="000050A2">
      <w:pPr>
        <w:numPr>
          <w:ilvl w:val="0"/>
          <w:numId w:val="66"/>
        </w:numPr>
        <w:ind w:left="360"/>
      </w:pPr>
      <w:r>
        <w:t>An auxiliary or a flow MUST NOT be represented using a rectangle except if the equation contains a function or macro which contains a stock (Section 5.1.2)</w:t>
      </w:r>
    </w:p>
    <w:p w14:paraId="4205F81F" w14:textId="77777777" w:rsidR="00CB07DD" w:rsidRDefault="00CB07DD" w:rsidP="000050A2">
      <w:pPr>
        <w:numPr>
          <w:ilvl w:val="0"/>
          <w:numId w:val="66"/>
        </w:numPr>
        <w:ind w:left="360"/>
      </w:pPr>
      <w:r>
        <w:t>Display objects containing a &lt;</w:t>
      </w:r>
      <w:r>
        <w:rPr>
          <w:rFonts w:ascii="Courier New" w:hAnsi="Courier New" w:cs="Courier New"/>
        </w:rPr>
        <w:t>shape</w:t>
      </w:r>
      <w:r>
        <w:t>&gt; tag MUST specify a &lt;</w:t>
      </w:r>
      <w:r>
        <w:rPr>
          <w:rFonts w:ascii="Courier New" w:hAnsi="Courier New" w:cs="Courier New"/>
        </w:rPr>
        <w:t>type</w:t>
      </w:r>
      <w:r>
        <w:t>&gt; attribute with one of the following values: “</w:t>
      </w:r>
      <w:r>
        <w:rPr>
          <w:rFonts w:ascii="Courier New" w:hAnsi="Courier New" w:cs="Courier New"/>
        </w:rPr>
        <w:t>rectangle</w:t>
      </w:r>
      <w:r>
        <w:t>”, “</w:t>
      </w:r>
      <w:r>
        <w:rPr>
          <w:rFonts w:ascii="Courier New" w:hAnsi="Courier New" w:cs="Courier New"/>
        </w:rPr>
        <w:t>circle</w:t>
      </w:r>
      <w:r>
        <w:t>”, or “</w:t>
      </w:r>
      <w:r>
        <w:rPr>
          <w:rFonts w:ascii="Courier New" w:hAnsi="Courier New" w:cs="Courier New"/>
        </w:rPr>
        <w:t>name_only</w:t>
      </w:r>
      <w:r>
        <w:t>” (Section 5.1.2)</w:t>
      </w:r>
    </w:p>
    <w:p w14:paraId="7A0C8544" w14:textId="77777777" w:rsidR="00CB07DD" w:rsidRDefault="00CB07DD" w:rsidP="000050A2">
      <w:pPr>
        <w:numPr>
          <w:ilvl w:val="0"/>
          <w:numId w:val="66"/>
        </w:numPr>
        <w:ind w:left="360"/>
      </w:pPr>
      <w:r>
        <w:t xml:space="preserve">Display objects of type </w:t>
      </w:r>
      <w:r w:rsidRPr="006F5545">
        <w:rPr>
          <w:rStyle w:val="codeChar"/>
        </w:rPr>
        <w:t>rectangle</w:t>
      </w:r>
      <w:r>
        <w:t xml:space="preserve"> MUST specify a &lt;</w:t>
      </w:r>
      <w:r>
        <w:rPr>
          <w:rFonts w:ascii="Courier New" w:hAnsi="Courier New" w:cs="Courier New"/>
        </w:rPr>
        <w:t>width</w:t>
      </w:r>
      <w:r>
        <w:t>&gt; and a &lt;</w:t>
      </w:r>
      <w:r>
        <w:rPr>
          <w:rFonts w:ascii="Courier New" w:hAnsi="Courier New" w:cs="Courier New"/>
        </w:rPr>
        <w:t>height</w:t>
      </w:r>
      <w:r>
        <w:t>&gt; (Section 5.1.2)</w:t>
      </w:r>
    </w:p>
    <w:p w14:paraId="4D6170E5" w14:textId="77777777" w:rsidR="00CB07DD" w:rsidRDefault="00CB07DD" w:rsidP="000050A2">
      <w:pPr>
        <w:numPr>
          <w:ilvl w:val="0"/>
          <w:numId w:val="66"/>
        </w:numPr>
        <w:ind w:left="360"/>
      </w:pPr>
      <w:r>
        <w:t>Display objects of type circle MUST specify a &lt;</w:t>
      </w:r>
      <w:r>
        <w:rPr>
          <w:rFonts w:ascii="Courier New" w:hAnsi="Courier New" w:cs="Courier New"/>
        </w:rPr>
        <w:t>radius</w:t>
      </w:r>
      <w:r>
        <w:t>&gt; (Section 5.1.2)</w:t>
      </w:r>
    </w:p>
    <w:p w14:paraId="2E34F050" w14:textId="77777777" w:rsidR="00CB07DD" w:rsidRDefault="00CB07DD" w:rsidP="000050A2">
      <w:pPr>
        <w:numPr>
          <w:ilvl w:val="0"/>
          <w:numId w:val="66"/>
        </w:numPr>
        <w:ind w:left="360"/>
      </w:pPr>
      <w:r>
        <w:t>All values for &lt;</w:t>
      </w:r>
      <w:r>
        <w:rPr>
          <w:rFonts w:ascii="Courier New" w:hAnsi="Courier New" w:cs="Courier New"/>
        </w:rPr>
        <w:t>x</w:t>
      </w:r>
      <w:r>
        <w:t>&gt;, &lt;</w:t>
      </w:r>
      <w:r>
        <w:rPr>
          <w:rFonts w:ascii="Courier New" w:hAnsi="Courier New" w:cs="Courier New"/>
        </w:rPr>
        <w:t>y</w:t>
      </w:r>
      <w:r>
        <w:t>&gt;, &lt;</w:t>
      </w:r>
      <w:r>
        <w:rPr>
          <w:rFonts w:ascii="Courier New" w:hAnsi="Courier New" w:cs="Courier New"/>
        </w:rPr>
        <w:t>width</w:t>
      </w:r>
      <w:r>
        <w:t>&gt;, and &lt;</w:t>
      </w:r>
      <w:r>
        <w:rPr>
          <w:rFonts w:ascii="Courier New" w:hAnsi="Courier New" w:cs="Courier New"/>
        </w:rPr>
        <w:t>height</w:t>
      </w:r>
      <w:r>
        <w:t>&gt; MUST be double precision numbers (Section 5.1.2)</w:t>
      </w:r>
    </w:p>
    <w:p w14:paraId="3FF3EEDA" w14:textId="77777777" w:rsidR="00CB07DD" w:rsidRDefault="00CB07DD" w:rsidP="000050A2">
      <w:pPr>
        <w:numPr>
          <w:ilvl w:val="0"/>
          <w:numId w:val="66"/>
        </w:numPr>
        <w:ind w:left="360"/>
      </w:pPr>
      <w:r>
        <w:t>All display objects that are referred to anywhere other than a display view MUST provide a &lt;</w:t>
      </w:r>
      <w:r>
        <w:rPr>
          <w:rFonts w:ascii="Courier New" w:hAnsi="Courier New" w:cs="Courier New"/>
        </w:rPr>
        <w:t>uid</w:t>
      </w:r>
      <w:r>
        <w:t>&gt; attribute and the value of each &lt;</w:t>
      </w:r>
      <w:r>
        <w:rPr>
          <w:rFonts w:ascii="Courier New" w:hAnsi="Courier New" w:cs="Courier New"/>
        </w:rPr>
        <w:t>uid</w:t>
      </w:r>
      <w:r>
        <w:t>&gt; MUST be unique within the model (Section 5.1.3)</w:t>
      </w:r>
    </w:p>
    <w:p w14:paraId="0C1EE71B" w14:textId="77777777" w:rsidR="00CB07DD" w:rsidRDefault="00CB07DD" w:rsidP="000050A2">
      <w:pPr>
        <w:numPr>
          <w:ilvl w:val="0"/>
          <w:numId w:val="66"/>
        </w:numPr>
        <w:ind w:left="360"/>
      </w:pPr>
      <w:r>
        <w:t>When a color is specified for a display object using a CSS style hex code, it MUST be prefixed by a # followed by up to 6 hexadecimal digits from 0 to F (Section 5.2.2)</w:t>
      </w:r>
    </w:p>
    <w:p w14:paraId="1894BC58" w14:textId="77777777" w:rsidR="00CB07DD" w:rsidRDefault="00CB07DD" w:rsidP="000050A2">
      <w:pPr>
        <w:numPr>
          <w:ilvl w:val="0"/>
          <w:numId w:val="66"/>
        </w:numPr>
        <w:ind w:left="360"/>
      </w:pPr>
      <w:r>
        <w:t>Stacked containers, if supported, MUST have values for  &lt;</w:t>
      </w:r>
      <w:r>
        <w:rPr>
          <w:rFonts w:ascii="Courier New" w:hAnsi="Courier New" w:cs="Courier New"/>
        </w:rPr>
        <w:t>x</w:t>
      </w:r>
      <w:r>
        <w:t>&gt;, &lt;</w:t>
      </w:r>
      <w:r>
        <w:rPr>
          <w:rFonts w:ascii="Courier New" w:hAnsi="Courier New" w:cs="Courier New"/>
        </w:rPr>
        <w:t>y</w:t>
      </w:r>
      <w:r>
        <w:t>&gt;, &lt;</w:t>
      </w:r>
      <w:r>
        <w:rPr>
          <w:rFonts w:ascii="Courier New" w:hAnsi="Courier New" w:cs="Courier New"/>
        </w:rPr>
        <w:t>height</w:t>
      </w:r>
      <w:r>
        <w:t>&gt;, &lt;</w:t>
      </w:r>
      <w:r>
        <w:rPr>
          <w:rFonts w:ascii="Courier New" w:hAnsi="Courier New" w:cs="Courier New"/>
        </w:rPr>
        <w:t>width</w:t>
      </w:r>
      <w:r>
        <w:t>&gt;, &lt;</w:t>
      </w:r>
      <w:r>
        <w:rPr>
          <w:rFonts w:ascii="Courier New" w:hAnsi="Courier New" w:cs="Courier New"/>
        </w:rPr>
        <w:t>uid</w:t>
      </w:r>
      <w:r>
        <w:t>&gt;, and &lt;</w:t>
      </w:r>
      <w:r>
        <w:rPr>
          <w:rFonts w:ascii="Courier New" w:hAnsi="Courier New" w:cs="Courier New"/>
        </w:rPr>
        <w:t>visible_index</w:t>
      </w:r>
      <w:r>
        <w:t>&gt; (and only those) attributes specified (Section 6.2.1)</w:t>
      </w:r>
    </w:p>
    <w:p w14:paraId="1D0A4507" w14:textId="77777777" w:rsidR="00CB07DD" w:rsidRDefault="00CB07DD" w:rsidP="00CB07DD">
      <w:pPr>
        <w:pStyle w:val="Heading3"/>
        <w:numPr>
          <w:ilvl w:val="2"/>
          <w:numId w:val="3"/>
        </w:numPr>
      </w:pPr>
      <w:bookmarkStart w:id="544" w:name="_Toc401653951"/>
      <w:bookmarkStart w:id="545" w:name="_Toc426543599"/>
      <w:r>
        <w:t>Optional Outputs Conformance</w:t>
      </w:r>
      <w:bookmarkEnd w:id="544"/>
      <w:bookmarkEnd w:id="545"/>
    </w:p>
    <w:p w14:paraId="2E06D4D7" w14:textId="77777777" w:rsidR="00CB07DD" w:rsidRDefault="00CB07DD" w:rsidP="00CB07DD">
      <w:r>
        <w:t>To support the optional simulation output features of XMILE, an implementation:</w:t>
      </w:r>
    </w:p>
    <w:p w14:paraId="572017E4" w14:textId="77777777" w:rsidR="00CB07DD" w:rsidRDefault="00CB07DD" w:rsidP="000050A2">
      <w:pPr>
        <w:numPr>
          <w:ilvl w:val="0"/>
          <w:numId w:val="67"/>
        </w:numPr>
        <w:ind w:left="360"/>
      </w:pPr>
      <w:r>
        <w:t xml:space="preserve">MUST include the </w:t>
      </w:r>
      <w:r w:rsidRPr="009C4DEE">
        <w:rPr>
          <w:rStyle w:val="codeChar"/>
        </w:rPr>
        <w:t>&lt;uses_</w:t>
      </w:r>
      <w:r>
        <w:rPr>
          <w:rStyle w:val="codeChar"/>
        </w:rPr>
        <w:t>outputs</w:t>
      </w:r>
      <w:r w:rsidRPr="009C4DEE">
        <w:rPr>
          <w:rStyle w:val="codeChar"/>
        </w:rPr>
        <w:t>&gt;</w:t>
      </w:r>
      <w:r>
        <w:t xml:space="preserve"> tag in the </w:t>
      </w:r>
      <w:r w:rsidRPr="00732D2B">
        <w:rPr>
          <w:rStyle w:val="codeChar"/>
        </w:rPr>
        <w:t>&lt;options&gt;</w:t>
      </w:r>
      <w:r>
        <w:t xml:space="preserve"> block (Section 2.2.1)</w:t>
      </w:r>
    </w:p>
    <w:p w14:paraId="0541733A" w14:textId="77777777" w:rsidR="00CB07DD" w:rsidRDefault="00CB07DD" w:rsidP="000050A2">
      <w:pPr>
        <w:numPr>
          <w:ilvl w:val="0"/>
          <w:numId w:val="67"/>
        </w:numPr>
        <w:ind w:left="360"/>
      </w:pPr>
      <w:r>
        <w:t>MUST support the &lt;</w:t>
      </w:r>
      <w:r>
        <w:rPr>
          <w:rFonts w:ascii="Courier New" w:hAnsi="Courier New" w:cs="Courier New"/>
        </w:rPr>
        <w:t>graph</w:t>
      </w:r>
      <w:r>
        <w:t>&gt; tag. &lt;</w:t>
      </w:r>
      <w:r>
        <w:rPr>
          <w:rFonts w:ascii="Courier New" w:hAnsi="Courier New" w:cs="Courier New"/>
        </w:rPr>
        <w:t>type</w:t>
      </w:r>
      <w:r>
        <w:t>&gt; and &lt;</w:t>
      </w:r>
      <w:r>
        <w:rPr>
          <w:rFonts w:ascii="Courier New" w:hAnsi="Courier New" w:cs="Courier New"/>
        </w:rPr>
        <w:t>comparative</w:t>
      </w:r>
      <w:r>
        <w:t>&gt; attributes MUST be specified for each graph .One &lt;</w:t>
      </w:r>
      <w:r>
        <w:rPr>
          <w:rFonts w:ascii="Courier New" w:hAnsi="Courier New" w:cs="Courier New"/>
        </w:rPr>
        <w:t>plot</w:t>
      </w:r>
      <w:r>
        <w:t>&gt; tag MUST appear for each variable being plotted. Each &lt;</w:t>
      </w:r>
      <w:r>
        <w:rPr>
          <w:rFonts w:ascii="Courier New" w:hAnsi="Courier New" w:cs="Courier New"/>
        </w:rPr>
        <w:t>plot</w:t>
      </w:r>
      <w:r>
        <w:t>&gt; tag MUST specify a value for the &lt;</w:t>
      </w:r>
      <w:r>
        <w:rPr>
          <w:rFonts w:ascii="Courier New" w:hAnsi="Courier New" w:cs="Courier New"/>
        </w:rPr>
        <w:t>index</w:t>
      </w:r>
      <w:r>
        <w:t>&gt;, &lt;</w:t>
      </w:r>
      <w:r>
        <w:rPr>
          <w:rFonts w:ascii="Courier New" w:hAnsi="Courier New" w:cs="Courier New"/>
        </w:rPr>
        <w:t>title</w:t>
      </w:r>
      <w:r>
        <w:t>&gt;,  and &lt;</w:t>
      </w:r>
      <w:r>
        <w:rPr>
          <w:rFonts w:ascii="Courier New" w:hAnsi="Courier New" w:cs="Courier New"/>
        </w:rPr>
        <w:t>entity</w:t>
      </w:r>
      <w:r>
        <w:t>&gt; attributes (Section 6.4.3)</w:t>
      </w:r>
    </w:p>
    <w:p w14:paraId="3AEE330A" w14:textId="77777777" w:rsidR="00CB07DD" w:rsidRDefault="00CB07DD" w:rsidP="000050A2">
      <w:pPr>
        <w:numPr>
          <w:ilvl w:val="0"/>
          <w:numId w:val="67"/>
        </w:numPr>
        <w:ind w:left="360"/>
      </w:pPr>
      <w:r>
        <w:t>MUST support the &lt;</w:t>
      </w:r>
      <w:r>
        <w:rPr>
          <w:rFonts w:ascii="Courier New" w:hAnsi="Courier New" w:cs="Courier New"/>
        </w:rPr>
        <w:t>table</w:t>
      </w:r>
      <w:r>
        <w:t>&gt; tag. &lt;</w:t>
      </w:r>
      <w:r>
        <w:rPr>
          <w:rFonts w:ascii="Courier New" w:hAnsi="Courier New" w:cs="Courier New"/>
        </w:rPr>
        <w:t>orientation</w:t>
      </w:r>
      <w:r>
        <w:t>&gt;, &lt;</w:t>
      </w:r>
      <w:r>
        <w:rPr>
          <w:rFonts w:ascii="Courier New" w:hAnsi="Courier New" w:cs="Courier New"/>
        </w:rPr>
        <w:t>column_width</w:t>
      </w:r>
      <w:r>
        <w:t>&gt;, &lt;</w:t>
      </w:r>
      <w:r>
        <w:rPr>
          <w:rFonts w:ascii="Courier New" w:hAnsi="Courier New" w:cs="Courier New"/>
        </w:rPr>
        <w:t>interval</w:t>
      </w:r>
      <w:r>
        <w:t>&gt;, and &lt;</w:t>
      </w:r>
      <w:r>
        <w:rPr>
          <w:rFonts w:ascii="Courier New" w:hAnsi="Courier New" w:cs="Courier New"/>
        </w:rPr>
        <w:t>comparative</w:t>
      </w:r>
      <w:r>
        <w:t>&gt;   attributes for the table MUST be specified .One &lt;</w:t>
      </w:r>
      <w:r>
        <w:rPr>
          <w:rFonts w:ascii="Courier New" w:hAnsi="Courier New" w:cs="Courier New"/>
        </w:rPr>
        <w:t>item</w:t>
      </w:r>
      <w:r>
        <w:t>&gt; tag MUST appear for each variable being displayed. Each &lt;</w:t>
      </w:r>
      <w:r>
        <w:rPr>
          <w:rFonts w:ascii="Courier New" w:hAnsi="Courier New" w:cs="Courier New"/>
        </w:rPr>
        <w:t>item</w:t>
      </w:r>
      <w:r>
        <w:t>&gt; tag MUST specify a value for the &lt;</w:t>
      </w:r>
      <w:r>
        <w:rPr>
          <w:rFonts w:ascii="Courier New" w:hAnsi="Courier New" w:cs="Courier New"/>
        </w:rPr>
        <w:t>type</w:t>
      </w:r>
      <w:r>
        <w:t>&gt;  and &lt;</w:t>
      </w:r>
      <w:r>
        <w:rPr>
          <w:rFonts w:ascii="Courier New" w:hAnsi="Courier New" w:cs="Courier New"/>
        </w:rPr>
        <w:t>entity</w:t>
      </w:r>
      <w:r>
        <w:t>&gt; attributes (Section 6.4.4)</w:t>
      </w:r>
    </w:p>
    <w:p w14:paraId="5F28DE99" w14:textId="77777777" w:rsidR="00CB07DD" w:rsidRDefault="00CB07DD" w:rsidP="000050A2">
      <w:pPr>
        <w:numPr>
          <w:ilvl w:val="0"/>
          <w:numId w:val="67"/>
        </w:numPr>
        <w:ind w:left="360"/>
      </w:pPr>
      <w:r>
        <w:t xml:space="preserve">If </w:t>
      </w:r>
      <w:r w:rsidRPr="000B4BF2">
        <w:rPr>
          <w:rStyle w:val="codeChar"/>
        </w:rPr>
        <w:t>numeric_display</w:t>
      </w:r>
      <w:r>
        <w:t xml:space="preserve"> is true in the </w:t>
      </w:r>
      <w:r w:rsidRPr="009C4DEE">
        <w:rPr>
          <w:rStyle w:val="codeChar"/>
        </w:rPr>
        <w:t>&lt;uses_</w:t>
      </w:r>
      <w:r>
        <w:rPr>
          <w:rStyle w:val="codeChar"/>
        </w:rPr>
        <w:t>outputs</w:t>
      </w:r>
      <w:r w:rsidRPr="009C4DEE">
        <w:rPr>
          <w:rStyle w:val="codeChar"/>
        </w:rPr>
        <w:t>&gt;</w:t>
      </w:r>
      <w:r>
        <w:t xml:space="preserve"> tag, MUST support numeric displays (Section 6.4.1)</w:t>
      </w:r>
    </w:p>
    <w:p w14:paraId="3DF076DD" w14:textId="77777777" w:rsidR="00CB07DD" w:rsidRDefault="00CB07DD" w:rsidP="000050A2">
      <w:pPr>
        <w:numPr>
          <w:ilvl w:val="0"/>
          <w:numId w:val="67"/>
        </w:numPr>
        <w:ind w:left="360"/>
      </w:pPr>
      <w:r>
        <w:t xml:space="preserve">If </w:t>
      </w:r>
      <w:r>
        <w:rPr>
          <w:rStyle w:val="codeChar"/>
        </w:rPr>
        <w:t>lamp</w:t>
      </w:r>
      <w:r>
        <w:t xml:space="preserve"> is true in the </w:t>
      </w:r>
      <w:r w:rsidRPr="009C4DEE">
        <w:rPr>
          <w:rStyle w:val="codeChar"/>
        </w:rPr>
        <w:t>&lt;uses_</w:t>
      </w:r>
      <w:r>
        <w:rPr>
          <w:rStyle w:val="codeChar"/>
        </w:rPr>
        <w:t>outputs</w:t>
      </w:r>
      <w:r w:rsidRPr="009C4DEE">
        <w:rPr>
          <w:rStyle w:val="codeChar"/>
        </w:rPr>
        <w:t>&gt;</w:t>
      </w:r>
      <w:r>
        <w:t xml:space="preserve"> tag, MUST support lamps and a list of zones with non-overlapping value ranges for the variable</w:t>
      </w:r>
      <w:r w:rsidRPr="000B4BF2">
        <w:t xml:space="preserve"> </w:t>
      </w:r>
      <w:r>
        <w:t>MUST be specified within the &lt;</w:t>
      </w:r>
      <w:r>
        <w:rPr>
          <w:rFonts w:ascii="Courier New" w:hAnsi="Courier New" w:cs="Courier New"/>
        </w:rPr>
        <w:t>zones</w:t>
      </w:r>
      <w:r>
        <w:t>&gt; tag (Section 6.4.2)</w:t>
      </w:r>
    </w:p>
    <w:p w14:paraId="4D0CC99C" w14:textId="77777777" w:rsidR="00CB07DD" w:rsidRDefault="00CB07DD" w:rsidP="000050A2">
      <w:pPr>
        <w:numPr>
          <w:ilvl w:val="0"/>
          <w:numId w:val="67"/>
        </w:numPr>
        <w:ind w:left="360"/>
      </w:pPr>
      <w:r>
        <w:t xml:space="preserve">If </w:t>
      </w:r>
      <w:r>
        <w:rPr>
          <w:rStyle w:val="codeChar"/>
        </w:rPr>
        <w:t>gauge</w:t>
      </w:r>
      <w:r>
        <w:t xml:space="preserve"> is true in the </w:t>
      </w:r>
      <w:r w:rsidRPr="009C4DEE">
        <w:rPr>
          <w:rStyle w:val="codeChar"/>
        </w:rPr>
        <w:t>&lt;uses_</w:t>
      </w:r>
      <w:r>
        <w:rPr>
          <w:rStyle w:val="codeChar"/>
        </w:rPr>
        <w:t>outputs</w:t>
      </w:r>
      <w:r w:rsidRPr="009C4DEE">
        <w:rPr>
          <w:rStyle w:val="codeChar"/>
        </w:rPr>
        <w:t>&gt;</w:t>
      </w:r>
      <w:r>
        <w:t xml:space="preserve"> tag, MUST support gauges and a list of zones with non-overlapping value ranges for the variable</w:t>
      </w:r>
      <w:r w:rsidRPr="000B4BF2">
        <w:t xml:space="preserve"> </w:t>
      </w:r>
      <w:r>
        <w:t>MUST be specified within the &lt;</w:t>
      </w:r>
      <w:r>
        <w:rPr>
          <w:rFonts w:ascii="Courier New" w:hAnsi="Courier New" w:cs="Courier New"/>
        </w:rPr>
        <w:t>zones</w:t>
      </w:r>
      <w:r>
        <w:t>&gt; tag (Section 6.4.2)</w:t>
      </w:r>
    </w:p>
    <w:p w14:paraId="7E9F50E4" w14:textId="77777777" w:rsidR="00CB07DD" w:rsidRDefault="00CB07DD" w:rsidP="00CB07DD">
      <w:r>
        <w:t>Additionally,</w:t>
      </w:r>
    </w:p>
    <w:p w14:paraId="40EF3842" w14:textId="77777777" w:rsidR="00CB07DD" w:rsidRDefault="00CB07DD" w:rsidP="000050A2">
      <w:pPr>
        <w:numPr>
          <w:ilvl w:val="0"/>
          <w:numId w:val="67"/>
        </w:numPr>
        <w:ind w:left="360"/>
      </w:pPr>
      <w:r>
        <w:t>Each zone for a lamp or a gauge</w:t>
      </w:r>
      <w:r w:rsidRPr="00B56EB8">
        <w:t xml:space="preserve"> </w:t>
      </w:r>
      <w:r>
        <w:t xml:space="preserve">(in a </w:t>
      </w:r>
      <w:r>
        <w:rPr>
          <w:rStyle w:val="codeChar"/>
          <w:szCs w:val="20"/>
        </w:rPr>
        <w:t>&lt;zone&gt;</w:t>
      </w:r>
      <w:r>
        <w:t xml:space="preserve"> tag)</w:t>
      </w:r>
      <w:r w:rsidRPr="00B56EB8">
        <w:t xml:space="preserve"> </w:t>
      </w:r>
      <w:r>
        <w:t>MUST specify values for &lt;</w:t>
      </w:r>
      <w:r>
        <w:rPr>
          <w:rFonts w:ascii="Courier New" w:hAnsi="Courier New" w:cs="Courier New"/>
        </w:rPr>
        <w:t>type</w:t>
      </w:r>
      <w:r>
        <w:t>&gt;, &lt;</w:t>
      </w:r>
      <w:r>
        <w:rPr>
          <w:rFonts w:ascii="Courier New" w:hAnsi="Courier New" w:cs="Courier New"/>
        </w:rPr>
        <w:t>color</w:t>
      </w:r>
      <w:r>
        <w:t>&gt;, &lt;</w:t>
      </w:r>
      <w:r>
        <w:rPr>
          <w:rFonts w:ascii="Courier New" w:hAnsi="Courier New" w:cs="Courier New"/>
        </w:rPr>
        <w:t>min</w:t>
      </w:r>
      <w:r>
        <w:t>&gt;, and &lt;</w:t>
      </w:r>
      <w:r>
        <w:rPr>
          <w:rFonts w:ascii="Courier New" w:hAnsi="Courier New" w:cs="Courier New"/>
        </w:rPr>
        <w:t>max</w:t>
      </w:r>
      <w:r>
        <w:t>&gt; (Section 6.4.2)</w:t>
      </w:r>
    </w:p>
    <w:p w14:paraId="344E1884" w14:textId="77777777" w:rsidR="00CB07DD" w:rsidRDefault="00CB07DD" w:rsidP="00CB07DD">
      <w:pPr>
        <w:pStyle w:val="Heading3"/>
        <w:numPr>
          <w:ilvl w:val="2"/>
          <w:numId w:val="3"/>
        </w:numPr>
      </w:pPr>
      <w:bookmarkStart w:id="546" w:name="_Toc401653952"/>
      <w:bookmarkStart w:id="547" w:name="_Toc426543600"/>
      <w:r>
        <w:t>Optional Inputs Conformance</w:t>
      </w:r>
      <w:bookmarkEnd w:id="546"/>
      <w:bookmarkEnd w:id="547"/>
    </w:p>
    <w:p w14:paraId="330F3FF1" w14:textId="77777777" w:rsidR="00CB07DD" w:rsidRDefault="00CB07DD" w:rsidP="00CB07DD">
      <w:r>
        <w:t>To support the optional user input features of XMILE, an implementation:</w:t>
      </w:r>
    </w:p>
    <w:p w14:paraId="6B14DF08" w14:textId="77777777" w:rsidR="00CB07DD" w:rsidRDefault="00CB07DD" w:rsidP="000050A2">
      <w:pPr>
        <w:numPr>
          <w:ilvl w:val="0"/>
          <w:numId w:val="68"/>
        </w:numPr>
        <w:ind w:left="360"/>
      </w:pPr>
      <w:r>
        <w:t xml:space="preserve">MUST include the </w:t>
      </w:r>
      <w:r w:rsidRPr="009C4DEE">
        <w:rPr>
          <w:rStyle w:val="codeChar"/>
        </w:rPr>
        <w:t>&lt;uses_</w:t>
      </w:r>
      <w:r>
        <w:rPr>
          <w:rStyle w:val="codeChar"/>
        </w:rPr>
        <w:t>inputs</w:t>
      </w:r>
      <w:r w:rsidRPr="009C4DEE">
        <w:rPr>
          <w:rStyle w:val="codeChar"/>
        </w:rPr>
        <w:t>&gt;</w:t>
      </w:r>
      <w:r>
        <w:t xml:space="preserve"> tag in the </w:t>
      </w:r>
      <w:r w:rsidRPr="00732D2B">
        <w:rPr>
          <w:rStyle w:val="codeChar"/>
        </w:rPr>
        <w:t>&lt;options&gt;</w:t>
      </w:r>
      <w:r>
        <w:t xml:space="preserve"> block (Section 2.2.1)</w:t>
      </w:r>
    </w:p>
    <w:p w14:paraId="1ABD37FC" w14:textId="77777777" w:rsidR="00CB07DD" w:rsidRDefault="00CB07DD" w:rsidP="000050A2">
      <w:pPr>
        <w:numPr>
          <w:ilvl w:val="0"/>
          <w:numId w:val="68"/>
        </w:numPr>
        <w:ind w:left="360"/>
      </w:pPr>
      <w:r>
        <w:t>MUST support the &lt;</w:t>
      </w:r>
      <w:r>
        <w:rPr>
          <w:rFonts w:ascii="Courier New" w:hAnsi="Courier New" w:cs="Courier New"/>
        </w:rPr>
        <w:t>slider</w:t>
      </w:r>
      <w:r>
        <w:t>&gt; and &lt;</w:t>
      </w:r>
      <w:r>
        <w:rPr>
          <w:rFonts w:ascii="Courier New" w:hAnsi="Courier New" w:cs="Courier New"/>
        </w:rPr>
        <w:t>knob</w:t>
      </w:r>
      <w:r>
        <w:t>&gt; tags (Section 6.3.1)</w:t>
      </w:r>
    </w:p>
    <w:p w14:paraId="68197E9C" w14:textId="77777777" w:rsidR="00CB07DD" w:rsidRDefault="00CB07DD" w:rsidP="000050A2">
      <w:pPr>
        <w:numPr>
          <w:ilvl w:val="0"/>
          <w:numId w:val="68"/>
        </w:numPr>
        <w:ind w:left="360"/>
      </w:pPr>
      <w:r>
        <w:t>MUST support the &lt;</w:t>
      </w:r>
      <w:r>
        <w:rPr>
          <w:rFonts w:ascii="Courier New" w:hAnsi="Courier New" w:cs="Courier New"/>
        </w:rPr>
        <w:t>switch</w:t>
      </w:r>
      <w:r>
        <w:t>&gt; and &lt;</w:t>
      </w:r>
      <w:r>
        <w:rPr>
          <w:rFonts w:ascii="Courier New" w:hAnsi="Courier New" w:cs="Courier New"/>
        </w:rPr>
        <w:t>options</w:t>
      </w:r>
      <w:r>
        <w:t>&gt; tags (Section 6.3.2)</w:t>
      </w:r>
    </w:p>
    <w:p w14:paraId="351B0C20" w14:textId="77777777" w:rsidR="00CB07DD" w:rsidRDefault="00CB07DD" w:rsidP="000050A2">
      <w:pPr>
        <w:numPr>
          <w:ilvl w:val="0"/>
          <w:numId w:val="68"/>
        </w:numPr>
        <w:ind w:left="360"/>
      </w:pPr>
      <w:r>
        <w:t xml:space="preserve">If </w:t>
      </w:r>
      <w:r>
        <w:rPr>
          <w:rStyle w:val="codeChar"/>
        </w:rPr>
        <w:t>numeric_input</w:t>
      </w:r>
      <w:r>
        <w:t xml:space="preserve"> is true in the </w:t>
      </w:r>
      <w:r w:rsidRPr="009C4DEE">
        <w:rPr>
          <w:rStyle w:val="codeChar"/>
        </w:rPr>
        <w:t>&lt;uses_</w:t>
      </w:r>
      <w:r>
        <w:rPr>
          <w:rStyle w:val="codeChar"/>
        </w:rPr>
        <w:t>inputs</w:t>
      </w:r>
      <w:r w:rsidRPr="009C4DEE">
        <w:rPr>
          <w:rStyle w:val="codeChar"/>
        </w:rPr>
        <w:t>&gt;</w:t>
      </w:r>
      <w:r>
        <w:t xml:space="preserve"> tag, MUST support numeric inputs (Section 6.3.3)</w:t>
      </w:r>
    </w:p>
    <w:p w14:paraId="69ACFF37" w14:textId="77777777" w:rsidR="00CB07DD" w:rsidRDefault="00CB07DD" w:rsidP="000050A2">
      <w:pPr>
        <w:numPr>
          <w:ilvl w:val="0"/>
          <w:numId w:val="68"/>
        </w:numPr>
        <w:ind w:left="360"/>
      </w:pPr>
      <w:r>
        <w:t xml:space="preserve">If </w:t>
      </w:r>
      <w:r>
        <w:rPr>
          <w:rStyle w:val="codeChar"/>
        </w:rPr>
        <w:t>list</w:t>
      </w:r>
      <w:r>
        <w:t xml:space="preserve"> is true in the </w:t>
      </w:r>
      <w:r w:rsidRPr="009C4DEE">
        <w:rPr>
          <w:rStyle w:val="codeChar"/>
        </w:rPr>
        <w:t>&lt;uses_</w:t>
      </w:r>
      <w:r>
        <w:rPr>
          <w:rStyle w:val="codeChar"/>
        </w:rPr>
        <w:t>inputs</w:t>
      </w:r>
      <w:r w:rsidRPr="009C4DEE">
        <w:rPr>
          <w:rStyle w:val="codeChar"/>
        </w:rPr>
        <w:t>&gt;</w:t>
      </w:r>
      <w:r>
        <w:t xml:space="preserve"> tag, MUST support list inputs (Section 6.3.3)</w:t>
      </w:r>
    </w:p>
    <w:p w14:paraId="2CC7C7C9" w14:textId="77777777" w:rsidR="00CB07DD" w:rsidRDefault="00CB07DD" w:rsidP="000050A2">
      <w:pPr>
        <w:numPr>
          <w:ilvl w:val="0"/>
          <w:numId w:val="68"/>
        </w:numPr>
        <w:ind w:left="360"/>
      </w:pPr>
      <w:r>
        <w:t xml:space="preserve">If </w:t>
      </w:r>
      <w:r>
        <w:rPr>
          <w:rStyle w:val="codeChar"/>
        </w:rPr>
        <w:t>graphical_input</w:t>
      </w:r>
      <w:r>
        <w:t xml:space="preserve"> is true in the </w:t>
      </w:r>
      <w:r w:rsidRPr="009C4DEE">
        <w:rPr>
          <w:rStyle w:val="codeChar"/>
        </w:rPr>
        <w:t>&lt;uses_</w:t>
      </w:r>
      <w:r>
        <w:rPr>
          <w:rStyle w:val="codeChar"/>
        </w:rPr>
        <w:t>inputs</w:t>
      </w:r>
      <w:r w:rsidRPr="009C4DEE">
        <w:rPr>
          <w:rStyle w:val="codeChar"/>
        </w:rPr>
        <w:t>&gt;</w:t>
      </w:r>
      <w:r>
        <w:t xml:space="preserve"> tag, MUST support graphical inputs. If the graphical input contains a different graphical function than the controlled variable, the &lt;</w:t>
      </w:r>
      <w:r>
        <w:rPr>
          <w:rFonts w:ascii="Courier New" w:hAnsi="Courier New" w:cs="Courier New"/>
        </w:rPr>
        <w:t>entity</w:t>
      </w:r>
      <w:r>
        <w:t>&gt; tag MUST include a &lt;</w:t>
      </w:r>
      <w:r>
        <w:rPr>
          <w:rFonts w:ascii="Courier New" w:hAnsi="Courier New" w:cs="Courier New"/>
        </w:rPr>
        <w:t>gf</w:t>
      </w:r>
      <w:r>
        <w:t>&gt; tag to describe that graphical function (Section 6.3.4)</w:t>
      </w:r>
    </w:p>
    <w:p w14:paraId="07482597" w14:textId="77777777" w:rsidR="00CB07DD" w:rsidRDefault="00CB07DD" w:rsidP="00CB07DD">
      <w:r>
        <w:t>Additionally,</w:t>
      </w:r>
    </w:p>
    <w:p w14:paraId="75D6D4D7" w14:textId="77777777" w:rsidR="00CB07DD" w:rsidRDefault="00CB07DD" w:rsidP="000050A2">
      <w:pPr>
        <w:numPr>
          <w:ilvl w:val="0"/>
          <w:numId w:val="68"/>
        </w:numPr>
        <w:ind w:left="360"/>
      </w:pPr>
      <w:r>
        <w:t>The input range tags &lt;</w:t>
      </w:r>
      <w:r>
        <w:rPr>
          <w:rFonts w:ascii="Courier New" w:hAnsi="Courier New" w:cs="Courier New"/>
        </w:rPr>
        <w:t>min</w:t>
      </w:r>
      <w:r>
        <w:t>&gt; and &lt;</w:t>
      </w:r>
      <w:r>
        <w:rPr>
          <w:rFonts w:ascii="Courier New" w:hAnsi="Courier New" w:cs="Courier New"/>
        </w:rPr>
        <w:t>max</w:t>
      </w:r>
      <w:r>
        <w:t>&gt; MUST be specified for sliders and knobs (Section 6.3.1)</w:t>
      </w:r>
    </w:p>
    <w:p w14:paraId="4DB024C8" w14:textId="77777777" w:rsidR="00CB07DD" w:rsidRDefault="00CB07DD" w:rsidP="000050A2">
      <w:pPr>
        <w:numPr>
          <w:ilvl w:val="0"/>
          <w:numId w:val="68"/>
        </w:numPr>
        <w:ind w:left="360"/>
      </w:pPr>
      <w:r>
        <w:t>A switch’s &lt;</w:t>
      </w:r>
      <w:r>
        <w:rPr>
          <w:rFonts w:ascii="Courier New" w:hAnsi="Courier New" w:cs="Courier New"/>
        </w:rPr>
        <w:t>group</w:t>
      </w:r>
      <w:r>
        <w:t>&gt; or &lt;</w:t>
      </w:r>
      <w:r>
        <w:rPr>
          <w:rFonts w:ascii="Courier New" w:hAnsi="Courier New" w:cs="Courier New"/>
        </w:rPr>
        <w:t>module</w:t>
      </w:r>
      <w:r>
        <w:t>&gt; tag MUST specify a &lt;</w:t>
      </w:r>
      <w:r>
        <w:rPr>
          <w:rFonts w:ascii="Courier New" w:hAnsi="Courier New" w:cs="Courier New"/>
        </w:rPr>
        <w:t>name</w:t>
      </w:r>
      <w:r>
        <w:t>&gt; and a &lt;</w:t>
      </w:r>
      <w:r>
        <w:rPr>
          <w:rFonts w:ascii="Courier New" w:hAnsi="Courier New" w:cs="Courier New"/>
        </w:rPr>
        <w:t>value</w:t>
      </w:r>
      <w:r>
        <w:t>&gt; (Section 6.3.2)</w:t>
      </w:r>
    </w:p>
    <w:p w14:paraId="797FDD0D" w14:textId="77777777" w:rsidR="00CB07DD" w:rsidRDefault="00CB07DD" w:rsidP="000050A2">
      <w:pPr>
        <w:numPr>
          <w:ilvl w:val="0"/>
          <w:numId w:val="68"/>
        </w:numPr>
        <w:ind w:left="360"/>
      </w:pPr>
      <w:r>
        <w:t>Option groups MUST specify values for &lt;</w:t>
      </w:r>
      <w:r>
        <w:rPr>
          <w:rFonts w:ascii="Courier New" w:hAnsi="Courier New" w:cs="Courier New"/>
        </w:rPr>
        <w:t>layout</w:t>
      </w:r>
      <w:r>
        <w:t>&gt;, &lt;</w:t>
      </w:r>
      <w:r>
        <w:rPr>
          <w:rFonts w:ascii="Courier New" w:hAnsi="Courier New" w:cs="Courier New"/>
        </w:rPr>
        <w:t>horizontal_spacing</w:t>
      </w:r>
      <w:r>
        <w:t>&gt;, and &lt;</w:t>
      </w:r>
      <w:r>
        <w:rPr>
          <w:rFonts w:ascii="Courier New" w:hAnsi="Courier New" w:cs="Courier New"/>
        </w:rPr>
        <w:t>vertical_spacing</w:t>
      </w:r>
      <w:r>
        <w:t>&gt; (Section 6.3.2)</w:t>
      </w:r>
    </w:p>
    <w:p w14:paraId="3950381B" w14:textId="77777777" w:rsidR="00CB07DD" w:rsidRDefault="00CB07DD" w:rsidP="000050A2">
      <w:pPr>
        <w:numPr>
          <w:ilvl w:val="0"/>
          <w:numId w:val="68"/>
        </w:numPr>
        <w:ind w:left="360"/>
      </w:pPr>
      <w:r>
        <w:t>A list input MUST specify a &lt;</w:t>
      </w:r>
      <w:r>
        <w:rPr>
          <w:rFonts w:ascii="Courier New" w:hAnsi="Courier New" w:cs="Courier New"/>
        </w:rPr>
        <w:t>name</w:t>
      </w:r>
      <w:r>
        <w:t>&gt; and &lt;</w:t>
      </w:r>
      <w:r>
        <w:rPr>
          <w:rFonts w:ascii="Courier New" w:hAnsi="Courier New" w:cs="Courier New"/>
        </w:rPr>
        <w:t>column_width</w:t>
      </w:r>
      <w:r>
        <w:t>&gt; (Section 6.3.3)</w:t>
      </w:r>
    </w:p>
    <w:p w14:paraId="55852B5D" w14:textId="77777777" w:rsidR="00CB07DD" w:rsidRDefault="00CB07DD" w:rsidP="000050A2">
      <w:pPr>
        <w:numPr>
          <w:ilvl w:val="0"/>
          <w:numId w:val="68"/>
        </w:numPr>
        <w:ind w:left="360"/>
      </w:pPr>
      <w:r>
        <w:t>A graphical input MUST specify an &lt;</w:t>
      </w:r>
      <w:r>
        <w:rPr>
          <w:rFonts w:ascii="Courier New" w:hAnsi="Courier New" w:cs="Courier New"/>
        </w:rPr>
        <w:t>entity</w:t>
      </w:r>
      <w:r>
        <w:t>&gt; tag (Section 6.3.4)</w:t>
      </w:r>
    </w:p>
    <w:p w14:paraId="70DD7A88" w14:textId="77777777" w:rsidR="00CB07DD" w:rsidRDefault="00CB07DD" w:rsidP="00CB07DD">
      <w:pPr>
        <w:pStyle w:val="Heading3"/>
        <w:numPr>
          <w:ilvl w:val="2"/>
          <w:numId w:val="3"/>
        </w:numPr>
      </w:pPr>
      <w:bookmarkStart w:id="548" w:name="_Toc401653953"/>
      <w:bookmarkStart w:id="549" w:name="_Toc426543601"/>
      <w:r>
        <w:t>Optional Annotations Conformance</w:t>
      </w:r>
      <w:bookmarkEnd w:id="548"/>
      <w:bookmarkEnd w:id="549"/>
    </w:p>
    <w:p w14:paraId="7BB294E2" w14:textId="77777777" w:rsidR="00CB07DD" w:rsidRDefault="00CB07DD" w:rsidP="00CB07DD">
      <w:r>
        <w:t>To support the optional model annotation features of XMILE, an implementation:</w:t>
      </w:r>
    </w:p>
    <w:p w14:paraId="0D06AE72" w14:textId="77777777" w:rsidR="00CB07DD" w:rsidRDefault="00CB07DD" w:rsidP="000050A2">
      <w:pPr>
        <w:numPr>
          <w:ilvl w:val="0"/>
          <w:numId w:val="69"/>
        </w:numPr>
        <w:ind w:left="360"/>
      </w:pPr>
      <w:r>
        <w:t xml:space="preserve">MUST include the </w:t>
      </w:r>
      <w:r w:rsidRPr="009C4DEE">
        <w:rPr>
          <w:rStyle w:val="codeChar"/>
        </w:rPr>
        <w:t>&lt;uses_</w:t>
      </w:r>
      <w:r>
        <w:rPr>
          <w:rStyle w:val="codeChar"/>
        </w:rPr>
        <w:t>annotations</w:t>
      </w:r>
      <w:r w:rsidRPr="009C4DEE">
        <w:rPr>
          <w:rStyle w:val="codeChar"/>
        </w:rPr>
        <w:t>&gt;</w:t>
      </w:r>
      <w:r>
        <w:t xml:space="preserve"> tag in the </w:t>
      </w:r>
      <w:r w:rsidRPr="00732D2B">
        <w:rPr>
          <w:rStyle w:val="codeChar"/>
        </w:rPr>
        <w:t>&lt;options&gt;</w:t>
      </w:r>
      <w:r>
        <w:t xml:space="preserve"> block (Section 2.2.1)</w:t>
      </w:r>
    </w:p>
    <w:p w14:paraId="545F0722" w14:textId="77777777" w:rsidR="00CB07DD" w:rsidRDefault="00CB07DD" w:rsidP="000050A2">
      <w:pPr>
        <w:numPr>
          <w:ilvl w:val="0"/>
          <w:numId w:val="69"/>
        </w:numPr>
        <w:ind w:left="360"/>
      </w:pPr>
      <w:r>
        <w:t>MUST support the &lt;</w:t>
      </w:r>
      <w:r>
        <w:rPr>
          <w:rFonts w:ascii="Courier New" w:hAnsi="Courier New" w:cs="Courier New"/>
        </w:rPr>
        <w:t>text_box</w:t>
      </w:r>
      <w:r>
        <w:t>&gt; tag (Section 6.5.1)</w:t>
      </w:r>
    </w:p>
    <w:p w14:paraId="5CA17446" w14:textId="77777777" w:rsidR="00CB07DD" w:rsidRDefault="00CB07DD" w:rsidP="000050A2">
      <w:pPr>
        <w:numPr>
          <w:ilvl w:val="0"/>
          <w:numId w:val="69"/>
        </w:numPr>
        <w:ind w:left="360"/>
      </w:pPr>
      <w:r>
        <w:t>MUST support the &lt;</w:t>
      </w:r>
      <w:r>
        <w:rPr>
          <w:rFonts w:ascii="Courier New" w:hAnsi="Courier New" w:cs="Courier New"/>
        </w:rPr>
        <w:t>graphics_frame</w:t>
      </w:r>
      <w:r>
        <w:t>&gt; tag (Section 6.5.2)</w:t>
      </w:r>
    </w:p>
    <w:p w14:paraId="38F681DD" w14:textId="77777777" w:rsidR="00CB07DD" w:rsidRDefault="00CB07DD" w:rsidP="000050A2">
      <w:pPr>
        <w:numPr>
          <w:ilvl w:val="0"/>
          <w:numId w:val="69"/>
        </w:numPr>
        <w:ind w:left="360"/>
      </w:pPr>
      <w:r>
        <w:t>MUST support the &lt;</w:t>
      </w:r>
      <w:r>
        <w:rPr>
          <w:rFonts w:ascii="Courier New" w:hAnsi="Courier New" w:cs="Courier New"/>
        </w:rPr>
        <w:t>button</w:t>
      </w:r>
      <w:r>
        <w:t>&gt; tag (Section 6.5.3)</w:t>
      </w:r>
    </w:p>
    <w:p w14:paraId="63E0CC5B" w14:textId="77777777" w:rsidR="00CB07DD" w:rsidRDefault="00CB07DD" w:rsidP="00CB07DD">
      <w:r>
        <w:t>Additionally,</w:t>
      </w:r>
    </w:p>
    <w:p w14:paraId="420CAD6E" w14:textId="77777777" w:rsidR="00CB07DD" w:rsidRPr="00697A30" w:rsidRDefault="00CB07DD" w:rsidP="000050A2">
      <w:pPr>
        <w:numPr>
          <w:ilvl w:val="0"/>
          <w:numId w:val="69"/>
        </w:numPr>
        <w:ind w:left="360"/>
      </w:pPr>
      <w:r>
        <w:rPr>
          <w:rFonts w:cs="Arial"/>
        </w:rPr>
        <w:t>When an image is embedded directly within the XMILE file, the type of encoding MUST be “</w:t>
      </w:r>
      <w:r>
        <w:rPr>
          <w:rFonts w:ascii="Courier New" w:hAnsi="Courier New" w:cs="Courier New"/>
        </w:rPr>
        <w:t>base64</w:t>
      </w:r>
      <w:r>
        <w:rPr>
          <w:rFonts w:cs="Arial"/>
        </w:rPr>
        <w:t>” (Section 6.5.2)</w:t>
      </w:r>
    </w:p>
    <w:p w14:paraId="7B661DCA" w14:textId="77777777" w:rsidR="00CB07DD" w:rsidRDefault="00CB07DD" w:rsidP="000050A2">
      <w:pPr>
        <w:numPr>
          <w:ilvl w:val="0"/>
          <w:numId w:val="69"/>
        </w:numPr>
        <w:ind w:left="360"/>
      </w:pPr>
      <w:r>
        <w:t xml:space="preserve">Buttons that control the program MUST contain a </w:t>
      </w:r>
      <w:r>
        <w:rPr>
          <w:rStyle w:val="codeChar"/>
          <w:szCs w:val="20"/>
        </w:rPr>
        <w:t>&lt;menu_action&gt;</w:t>
      </w:r>
      <w:r>
        <w:t xml:space="preserve"> tag</w:t>
      </w:r>
    </w:p>
    <w:p w14:paraId="1791BD81" w14:textId="77777777" w:rsidR="00CB07DD" w:rsidRDefault="00CB07DD" w:rsidP="000050A2">
      <w:pPr>
        <w:numPr>
          <w:ilvl w:val="0"/>
          <w:numId w:val="69"/>
        </w:numPr>
        <w:ind w:left="360"/>
      </w:pPr>
      <w:r>
        <w:t>Menu actions &lt;</w:t>
      </w:r>
      <w:r>
        <w:rPr>
          <w:rFonts w:ascii="Courier New" w:hAnsi="Courier New" w:cs="Courier New"/>
        </w:rPr>
        <w:t>import_now</w:t>
      </w:r>
      <w:r>
        <w:t>&gt;, &lt;</w:t>
      </w:r>
      <w:r>
        <w:rPr>
          <w:rFonts w:ascii="Courier New" w:hAnsi="Courier New" w:cs="Courier New"/>
        </w:rPr>
        <w:t>export_now</w:t>
      </w:r>
      <w:r>
        <w:t>&gt;, and &lt;</w:t>
      </w:r>
      <w:r>
        <w:rPr>
          <w:rFonts w:ascii="Courier New" w:hAnsi="Courier New" w:cs="Courier New"/>
        </w:rPr>
        <w:t>save_data_now</w:t>
      </w:r>
      <w:r>
        <w:t>&gt; MUST have the required attributes specified (Section 6.5.3)</w:t>
      </w:r>
    </w:p>
    <w:p w14:paraId="4D1FBFBA" w14:textId="77777777" w:rsidR="00CB07DD" w:rsidRDefault="00CB07DD" w:rsidP="00CB07DD">
      <w:pPr>
        <w:pStyle w:val="Heading2"/>
        <w:numPr>
          <w:ilvl w:val="1"/>
          <w:numId w:val="3"/>
        </w:numPr>
      </w:pPr>
      <w:bookmarkStart w:id="550" w:name="_Toc401653954"/>
      <w:bookmarkStart w:id="551" w:name="_Toc426543602"/>
      <w:r>
        <w:t>Conformance Clause 2:  XMILE Simulator</w:t>
      </w:r>
      <w:bookmarkEnd w:id="550"/>
      <w:bookmarkEnd w:id="551"/>
    </w:p>
    <w:p w14:paraId="560B0F72" w14:textId="77777777" w:rsidR="00CB07DD" w:rsidRDefault="00CB07DD" w:rsidP="00CB07DD">
      <w:r>
        <w:t>An implementation conforms to this specification as an XMILE simulator if it meets the requirements in the following subsections.</w:t>
      </w:r>
    </w:p>
    <w:p w14:paraId="015C7032" w14:textId="77777777" w:rsidR="00CB07DD" w:rsidRDefault="00CB07DD" w:rsidP="00CB07DD">
      <w:pPr>
        <w:pStyle w:val="Heading3"/>
        <w:numPr>
          <w:ilvl w:val="2"/>
          <w:numId w:val="3"/>
        </w:numPr>
      </w:pPr>
      <w:bookmarkStart w:id="552" w:name="_Toc401653955"/>
      <w:bookmarkStart w:id="553" w:name="_Toc426543603"/>
      <w:r>
        <w:t>Base-Level Conformance</w:t>
      </w:r>
      <w:bookmarkEnd w:id="552"/>
      <w:bookmarkEnd w:id="553"/>
    </w:p>
    <w:p w14:paraId="5248D13B" w14:textId="77777777" w:rsidR="00CB07DD" w:rsidRDefault="00CB07DD" w:rsidP="00CB07DD">
      <w:r>
        <w:t>To conform to the XMILE base level, an implementation:</w:t>
      </w:r>
    </w:p>
    <w:p w14:paraId="4E8F9E93" w14:textId="77777777" w:rsidR="00CB07DD" w:rsidRDefault="00CB07DD" w:rsidP="000050A2">
      <w:pPr>
        <w:numPr>
          <w:ilvl w:val="0"/>
          <w:numId w:val="73"/>
        </w:numPr>
        <w:ind w:left="360"/>
      </w:pPr>
      <w:r>
        <w:t>MUST adhere to the model assumptions (Section 3)</w:t>
      </w:r>
    </w:p>
    <w:p w14:paraId="76C3400C" w14:textId="77777777" w:rsidR="00CB07DD" w:rsidRDefault="00CB07DD" w:rsidP="000050A2">
      <w:pPr>
        <w:numPr>
          <w:ilvl w:val="0"/>
          <w:numId w:val="73"/>
        </w:numPr>
        <w:ind w:left="360"/>
      </w:pPr>
      <w:r>
        <w:t>MUST support the simulation rules of each base functionality object (Section 3.1 and all subsections)</w:t>
      </w:r>
    </w:p>
    <w:p w14:paraId="3B7CF39C" w14:textId="77777777" w:rsidR="00CB07DD" w:rsidRDefault="00CB07DD" w:rsidP="000050A2">
      <w:pPr>
        <w:numPr>
          <w:ilvl w:val="0"/>
          <w:numId w:val="73"/>
        </w:numPr>
        <w:ind w:left="360"/>
      </w:pPr>
      <w:r>
        <w:t>MUST support Euler’s method and Runge-Kutta 4 (Section 3.4.1)</w:t>
      </w:r>
    </w:p>
    <w:p w14:paraId="439A8D33" w14:textId="77777777" w:rsidR="00CB07DD" w:rsidRDefault="00CB07DD" w:rsidP="000050A2">
      <w:pPr>
        <w:numPr>
          <w:ilvl w:val="0"/>
          <w:numId w:val="73"/>
        </w:numPr>
        <w:ind w:left="360"/>
      </w:pPr>
      <w:r>
        <w:t>MUST support the full range of built-in functions (Section 3.5 and all subsections)</w:t>
      </w:r>
    </w:p>
    <w:p w14:paraId="1B27BC17" w14:textId="77777777" w:rsidR="00CB07DD" w:rsidRDefault="00CB07DD" w:rsidP="00CB07DD">
      <w:pPr>
        <w:pStyle w:val="Heading3"/>
        <w:numPr>
          <w:ilvl w:val="2"/>
          <w:numId w:val="3"/>
        </w:numPr>
      </w:pPr>
      <w:bookmarkStart w:id="554" w:name="_Toc401653956"/>
      <w:bookmarkStart w:id="555" w:name="_Toc426543604"/>
      <w:r>
        <w:t>Optional Conveyor Conformance</w:t>
      </w:r>
      <w:bookmarkEnd w:id="554"/>
      <w:bookmarkEnd w:id="555"/>
    </w:p>
    <w:p w14:paraId="5E677AAC" w14:textId="77777777" w:rsidR="00CB07DD" w:rsidRDefault="00CB07DD" w:rsidP="00CB07DD">
      <w:r>
        <w:t>To support the optional conveyor features of XMILE, an implementation:</w:t>
      </w:r>
    </w:p>
    <w:p w14:paraId="42D9FACA" w14:textId="77777777" w:rsidR="00CB07DD" w:rsidRDefault="00CB07DD" w:rsidP="000050A2">
      <w:pPr>
        <w:numPr>
          <w:ilvl w:val="0"/>
          <w:numId w:val="74"/>
        </w:numPr>
        <w:ind w:left="360"/>
      </w:pPr>
      <w:r>
        <w:t>MUST implement conveyors as described (Section 3.7.2)</w:t>
      </w:r>
    </w:p>
    <w:p w14:paraId="3F76FD36" w14:textId="77777777" w:rsidR="00CB07DD" w:rsidRDefault="00CB07DD" w:rsidP="000050A2">
      <w:pPr>
        <w:numPr>
          <w:ilvl w:val="0"/>
          <w:numId w:val="74"/>
        </w:numPr>
        <w:ind w:left="360"/>
      </w:pPr>
      <w:r>
        <w:t>MUST support the full list of array built-in functions for conveyors, including the [] operator to access conveyor elements (Section 3.7.1.3)</w:t>
      </w:r>
    </w:p>
    <w:p w14:paraId="52DCD4B0" w14:textId="77777777" w:rsidR="00CB07DD" w:rsidRDefault="00CB07DD" w:rsidP="000050A2">
      <w:pPr>
        <w:numPr>
          <w:ilvl w:val="0"/>
          <w:numId w:val="74"/>
        </w:numPr>
        <w:ind w:left="360"/>
      </w:pPr>
      <w:r>
        <w:t>MUST implement all conveyor and leakage properties (Sections 4.2, 4.2.1, and 4.3)</w:t>
      </w:r>
    </w:p>
    <w:p w14:paraId="7CD83621" w14:textId="77777777" w:rsidR="00CB07DD" w:rsidRDefault="00CB07DD" w:rsidP="00CB07DD">
      <w:pPr>
        <w:pStyle w:val="Heading3"/>
        <w:numPr>
          <w:ilvl w:val="2"/>
          <w:numId w:val="3"/>
        </w:numPr>
      </w:pPr>
      <w:bookmarkStart w:id="556" w:name="_Toc401653957"/>
      <w:bookmarkStart w:id="557" w:name="_Toc426543605"/>
      <w:r>
        <w:t>Optional Queue Conformance</w:t>
      </w:r>
      <w:bookmarkEnd w:id="556"/>
      <w:bookmarkEnd w:id="557"/>
    </w:p>
    <w:p w14:paraId="0DA19A29" w14:textId="77777777" w:rsidR="00CB07DD" w:rsidRDefault="00CB07DD" w:rsidP="00CB07DD">
      <w:r>
        <w:t>To support the optional queue features of XMILE, an implementation:</w:t>
      </w:r>
    </w:p>
    <w:p w14:paraId="0BA3C847" w14:textId="77777777" w:rsidR="00CB07DD" w:rsidRDefault="00CB07DD" w:rsidP="000050A2">
      <w:pPr>
        <w:numPr>
          <w:ilvl w:val="0"/>
          <w:numId w:val="75"/>
        </w:numPr>
        <w:ind w:left="360"/>
      </w:pPr>
      <w:r>
        <w:t>MUST implement queues as described (Section 3.7.3)</w:t>
      </w:r>
    </w:p>
    <w:p w14:paraId="2546F3CE" w14:textId="77777777" w:rsidR="00CB07DD" w:rsidRDefault="00CB07DD" w:rsidP="000050A2">
      <w:pPr>
        <w:numPr>
          <w:ilvl w:val="0"/>
          <w:numId w:val="75"/>
        </w:numPr>
        <w:ind w:left="360"/>
      </w:pPr>
      <w:r>
        <w:t>MUST support the full list of array built-in functions for queues, including the [] operator to access queue elements (Section 3.7.1.3)</w:t>
      </w:r>
    </w:p>
    <w:p w14:paraId="2E03FF87" w14:textId="77777777" w:rsidR="00CB07DD" w:rsidRDefault="00CB07DD" w:rsidP="000050A2">
      <w:pPr>
        <w:numPr>
          <w:ilvl w:val="0"/>
          <w:numId w:val="75"/>
        </w:numPr>
        <w:ind w:left="360"/>
      </w:pPr>
      <w:r>
        <w:t>MUST implement the queue overflow (Section 4.3)</w:t>
      </w:r>
    </w:p>
    <w:p w14:paraId="6A6EA1C7" w14:textId="77777777" w:rsidR="00CB07DD" w:rsidRDefault="00CB07DD" w:rsidP="00CB07DD">
      <w:pPr>
        <w:pStyle w:val="Heading3"/>
        <w:numPr>
          <w:ilvl w:val="2"/>
          <w:numId w:val="3"/>
        </w:numPr>
      </w:pPr>
      <w:bookmarkStart w:id="558" w:name="_Toc401653958"/>
      <w:bookmarkStart w:id="559" w:name="_Toc426543606"/>
      <w:r>
        <w:t>Optional Array Conformance</w:t>
      </w:r>
      <w:bookmarkEnd w:id="558"/>
      <w:bookmarkEnd w:id="559"/>
    </w:p>
    <w:p w14:paraId="314130ED" w14:textId="77777777" w:rsidR="00CB07DD" w:rsidRDefault="00CB07DD" w:rsidP="00CB07DD">
      <w:r>
        <w:t>To support the optional array features of XMILE, an implementation:</w:t>
      </w:r>
    </w:p>
    <w:p w14:paraId="2CFEC193" w14:textId="77777777" w:rsidR="00CB07DD" w:rsidRDefault="00CB07DD" w:rsidP="000050A2">
      <w:pPr>
        <w:numPr>
          <w:ilvl w:val="0"/>
          <w:numId w:val="76"/>
        </w:numPr>
        <w:ind w:left="360"/>
      </w:pPr>
      <w:r>
        <w:t>MUST support dimensions (Section 2.5)</w:t>
      </w:r>
    </w:p>
    <w:p w14:paraId="4454F733" w14:textId="77777777" w:rsidR="00CB07DD" w:rsidRDefault="00CB07DD" w:rsidP="000050A2">
      <w:pPr>
        <w:numPr>
          <w:ilvl w:val="0"/>
          <w:numId w:val="76"/>
        </w:numPr>
        <w:ind w:left="360"/>
      </w:pPr>
      <w:r>
        <w:t>MUST generate one value for each array element (Section 3.7.1)</w:t>
      </w:r>
    </w:p>
    <w:p w14:paraId="0A9C2E5B" w14:textId="77777777" w:rsidR="00CB07DD" w:rsidRDefault="00CB07DD" w:rsidP="000050A2">
      <w:pPr>
        <w:numPr>
          <w:ilvl w:val="0"/>
          <w:numId w:val="76"/>
        </w:numPr>
        <w:ind w:left="360"/>
      </w:pPr>
      <w:r>
        <w:t>MUST support subscripts and subscript expressions (Section 3.7.1)</w:t>
      </w:r>
    </w:p>
    <w:p w14:paraId="24AB0FD5" w14:textId="77777777" w:rsidR="00CB07DD" w:rsidRDefault="00CB07DD" w:rsidP="000050A2">
      <w:pPr>
        <w:numPr>
          <w:ilvl w:val="0"/>
          <w:numId w:val="76"/>
        </w:numPr>
        <w:ind w:left="360"/>
      </w:pPr>
      <w:r>
        <w:t>MUST support array operators (Section 3.7.1.1)</w:t>
      </w:r>
    </w:p>
    <w:p w14:paraId="518B2FC0" w14:textId="77777777" w:rsidR="00CB07DD" w:rsidRDefault="00CB07DD" w:rsidP="000050A2">
      <w:pPr>
        <w:numPr>
          <w:ilvl w:val="0"/>
          <w:numId w:val="76"/>
        </w:numPr>
        <w:ind w:left="360"/>
      </w:pPr>
      <w:r>
        <w:t>MUST support array slicing (Section 3.7.1.2)</w:t>
      </w:r>
    </w:p>
    <w:p w14:paraId="63B3BCA1" w14:textId="77777777" w:rsidR="00CB07DD" w:rsidRDefault="00CB07DD" w:rsidP="000050A2">
      <w:pPr>
        <w:numPr>
          <w:ilvl w:val="0"/>
          <w:numId w:val="76"/>
        </w:numPr>
        <w:ind w:left="360"/>
      </w:pPr>
      <w:r>
        <w:t>MUST support the full list of array built-in functions (Section 3.7.1.3)</w:t>
      </w:r>
    </w:p>
    <w:p w14:paraId="01584B34" w14:textId="77777777" w:rsidR="00CB07DD" w:rsidRDefault="00CB07DD" w:rsidP="00CB07DD">
      <w:pPr>
        <w:pStyle w:val="Heading3"/>
        <w:numPr>
          <w:ilvl w:val="2"/>
          <w:numId w:val="3"/>
        </w:numPr>
      </w:pPr>
      <w:bookmarkStart w:id="560" w:name="_Toc401653959"/>
      <w:bookmarkStart w:id="561" w:name="_Toc426543607"/>
      <w:r>
        <w:t>Optional Submodel Conformance</w:t>
      </w:r>
      <w:bookmarkEnd w:id="560"/>
      <w:bookmarkEnd w:id="561"/>
    </w:p>
    <w:p w14:paraId="3349ADC8" w14:textId="77777777" w:rsidR="00CB07DD" w:rsidRDefault="00CB07DD" w:rsidP="00CB07DD">
      <w:pPr>
        <w:keepNext/>
      </w:pPr>
      <w:r>
        <w:t>To support the optional submodel features of XMILE, an implementation:</w:t>
      </w:r>
    </w:p>
    <w:p w14:paraId="2C9CABB9" w14:textId="77777777" w:rsidR="00CB07DD" w:rsidRDefault="00CB07DD" w:rsidP="000050A2">
      <w:pPr>
        <w:numPr>
          <w:ilvl w:val="0"/>
          <w:numId w:val="77"/>
        </w:numPr>
        <w:ind w:left="360"/>
      </w:pPr>
      <w:r>
        <w:t>MUST support the basic run behavior, i.e., use the same simulation specifications as the whole-model (Section 3.7.4).</w:t>
      </w:r>
    </w:p>
    <w:p w14:paraId="1174A3ED" w14:textId="77777777" w:rsidR="00CB07DD" w:rsidRDefault="00CB07DD" w:rsidP="00CB07DD">
      <w:pPr>
        <w:pStyle w:val="Heading3"/>
        <w:numPr>
          <w:ilvl w:val="2"/>
          <w:numId w:val="3"/>
        </w:numPr>
      </w:pPr>
      <w:bookmarkStart w:id="562" w:name="_Toc401653960"/>
      <w:bookmarkStart w:id="563" w:name="_Toc426543608"/>
      <w:r>
        <w:t>Optional Macro Conformance</w:t>
      </w:r>
      <w:bookmarkEnd w:id="562"/>
      <w:bookmarkEnd w:id="563"/>
    </w:p>
    <w:p w14:paraId="42C17069" w14:textId="77777777" w:rsidR="00CB07DD" w:rsidRDefault="00CB07DD" w:rsidP="00CB07DD">
      <w:r>
        <w:t>Macros include three levels: a base level, a recursive level, and an options-filter level.</w:t>
      </w:r>
    </w:p>
    <w:p w14:paraId="12023BE9" w14:textId="77777777" w:rsidR="00CB07DD" w:rsidRDefault="00CB07DD" w:rsidP="00CB07DD">
      <w:pPr>
        <w:pStyle w:val="Heading4"/>
        <w:numPr>
          <w:ilvl w:val="3"/>
          <w:numId w:val="3"/>
        </w:numPr>
      </w:pPr>
      <w:bookmarkStart w:id="564" w:name="_Toc401653961"/>
      <w:r>
        <w:t>Base Macro Conformance</w:t>
      </w:r>
      <w:bookmarkEnd w:id="564"/>
    </w:p>
    <w:p w14:paraId="7AC107A6" w14:textId="77777777" w:rsidR="00CB07DD" w:rsidRDefault="00CB07DD" w:rsidP="00CB07DD">
      <w:r>
        <w:t>To support the optional macro features of XMILE, an implementation:</w:t>
      </w:r>
    </w:p>
    <w:p w14:paraId="5A4F5960" w14:textId="77777777" w:rsidR="00CB07DD" w:rsidRDefault="00CB07DD" w:rsidP="000050A2">
      <w:pPr>
        <w:numPr>
          <w:ilvl w:val="0"/>
          <w:numId w:val="78"/>
        </w:numPr>
        <w:ind w:left="360"/>
      </w:pPr>
      <w:r>
        <w:t>MUST support all macro features but recursive macros and option filters (Section 3.6.1 and Sections 4.8.1-4.8.3)</w:t>
      </w:r>
    </w:p>
    <w:p w14:paraId="31248B45" w14:textId="77777777" w:rsidR="00CB07DD" w:rsidRDefault="00CB07DD" w:rsidP="00CB07DD">
      <w:pPr>
        <w:pStyle w:val="Heading4"/>
        <w:numPr>
          <w:ilvl w:val="3"/>
          <w:numId w:val="3"/>
        </w:numPr>
      </w:pPr>
      <w:bookmarkStart w:id="565" w:name="_Toc401653962"/>
      <w:r>
        <w:t>Recursive Macro Conformance</w:t>
      </w:r>
      <w:bookmarkEnd w:id="565"/>
    </w:p>
    <w:p w14:paraId="61FFB646" w14:textId="77777777" w:rsidR="00CB07DD" w:rsidRDefault="00CB07DD" w:rsidP="00CB07DD">
      <w:r>
        <w:t>To support the optional recursive macro features of XMILE, an implementation:</w:t>
      </w:r>
    </w:p>
    <w:p w14:paraId="2A007DF6" w14:textId="77777777" w:rsidR="00CB07DD" w:rsidRDefault="00CB07DD" w:rsidP="000050A2">
      <w:pPr>
        <w:numPr>
          <w:ilvl w:val="0"/>
          <w:numId w:val="79"/>
        </w:numPr>
        <w:ind w:left="360"/>
      </w:pPr>
      <w:r>
        <w:t>MUST implement recursive macros (Section 3.6.1 and Sections 4.8.1-4.8.3)</w:t>
      </w:r>
    </w:p>
    <w:p w14:paraId="6FED1ABC" w14:textId="77777777" w:rsidR="00CB07DD" w:rsidRDefault="00CB07DD" w:rsidP="00CB07DD">
      <w:pPr>
        <w:pStyle w:val="Heading4"/>
        <w:numPr>
          <w:ilvl w:val="3"/>
          <w:numId w:val="3"/>
        </w:numPr>
      </w:pPr>
      <w:bookmarkStart w:id="566" w:name="_Toc401653963"/>
      <w:r>
        <w:t>Option-Filter Macro Conformance</w:t>
      </w:r>
      <w:bookmarkEnd w:id="566"/>
    </w:p>
    <w:p w14:paraId="76278C5D" w14:textId="77777777" w:rsidR="00CB07DD" w:rsidRDefault="00CB07DD" w:rsidP="00CB07DD">
      <w:r>
        <w:t>To support the optional option-filter macro features of XMILE, an implementation:</w:t>
      </w:r>
    </w:p>
    <w:p w14:paraId="6640C58B" w14:textId="77777777" w:rsidR="00CB07DD" w:rsidRDefault="00CB07DD" w:rsidP="000050A2">
      <w:pPr>
        <w:numPr>
          <w:ilvl w:val="0"/>
          <w:numId w:val="80"/>
        </w:numPr>
        <w:ind w:left="360"/>
      </w:pPr>
      <w:r>
        <w:t>MUST implement option filter macros (Section 3.6.2 and 4.8.4)</w:t>
      </w:r>
    </w:p>
    <w:p w14:paraId="5DE745C7" w14:textId="77777777" w:rsidR="00CB07DD" w:rsidRDefault="00CB07DD" w:rsidP="00CB07DD">
      <w:pPr>
        <w:pStyle w:val="Heading3"/>
        <w:numPr>
          <w:ilvl w:val="2"/>
          <w:numId w:val="3"/>
        </w:numPr>
      </w:pPr>
      <w:bookmarkStart w:id="567" w:name="_Toc401653964"/>
      <w:bookmarkStart w:id="568" w:name="_Toc426543609"/>
      <w:r>
        <w:t>Optional Event-Poster Conformance</w:t>
      </w:r>
      <w:bookmarkEnd w:id="567"/>
      <w:bookmarkEnd w:id="568"/>
    </w:p>
    <w:p w14:paraId="0C6CCCCC" w14:textId="77777777" w:rsidR="00CB07DD" w:rsidRDefault="00CB07DD" w:rsidP="00CB07DD">
      <w:r>
        <w:t>To support the optional event poster features of XMILE, an implementation:</w:t>
      </w:r>
    </w:p>
    <w:p w14:paraId="44F957FF" w14:textId="77777777" w:rsidR="00CB07DD" w:rsidRDefault="00CB07DD" w:rsidP="000050A2">
      <w:pPr>
        <w:numPr>
          <w:ilvl w:val="0"/>
          <w:numId w:val="81"/>
        </w:numPr>
        <w:ind w:left="360"/>
      </w:pPr>
      <w:r>
        <w:t>MUST implement simulation events and their options (Sections 3.4.2 and 4.1.2)</w:t>
      </w:r>
    </w:p>
    <w:p w14:paraId="2CB199B8" w14:textId="77777777" w:rsidR="00CB07DD" w:rsidRDefault="00CB07DD" w:rsidP="00CB07DD">
      <w:pPr>
        <w:pStyle w:val="Heading3"/>
        <w:numPr>
          <w:ilvl w:val="2"/>
          <w:numId w:val="3"/>
        </w:numPr>
      </w:pPr>
      <w:bookmarkStart w:id="569" w:name="_Toc401653965"/>
      <w:bookmarkStart w:id="570" w:name="_Toc426543610"/>
      <w:r>
        <w:t>Optional Inputs Conformance</w:t>
      </w:r>
      <w:bookmarkEnd w:id="569"/>
      <w:bookmarkEnd w:id="570"/>
    </w:p>
    <w:p w14:paraId="3462F7A5" w14:textId="77777777" w:rsidR="00CB07DD" w:rsidRDefault="00CB07DD" w:rsidP="00CB07DD">
      <w:r>
        <w:t>To support the optional user input features of XMILE, an implementation:</w:t>
      </w:r>
    </w:p>
    <w:p w14:paraId="53C33993" w14:textId="77777777" w:rsidR="00CB07DD" w:rsidRDefault="00CB07DD" w:rsidP="000050A2">
      <w:pPr>
        <w:numPr>
          <w:ilvl w:val="0"/>
          <w:numId w:val="82"/>
        </w:numPr>
        <w:ind w:left="360"/>
      </w:pPr>
      <w:r>
        <w:t>Knobs attached to stocks MUST only adjust the stock’s initial value (Section 6.3.1)</w:t>
      </w:r>
    </w:p>
    <w:p w14:paraId="0384A4EE" w14:textId="77777777" w:rsidR="00CB07DD" w:rsidRDefault="00CB07DD" w:rsidP="000050A2">
      <w:pPr>
        <w:numPr>
          <w:ilvl w:val="0"/>
          <w:numId w:val="82"/>
        </w:numPr>
        <w:ind w:left="360"/>
      </w:pPr>
      <w:r>
        <w:t xml:space="preserve">Option groups MUST NOT support </w:t>
      </w:r>
      <w:r w:rsidRPr="000B3BEB">
        <w:rPr>
          <w:rStyle w:val="codeChar"/>
        </w:rPr>
        <w:t>reset_to</w:t>
      </w:r>
      <w:r>
        <w:t xml:space="preserve"> (Section 6.3.2)</w:t>
      </w:r>
    </w:p>
    <w:p w14:paraId="12B800DA" w14:textId="77777777" w:rsidR="00CB07DD" w:rsidRPr="009C1B9C" w:rsidRDefault="00CB07DD" w:rsidP="00CB07DD"/>
    <w:p w14:paraId="38055C20" w14:textId="77777777" w:rsidR="00CB07DD" w:rsidRDefault="00CB07DD" w:rsidP="00CB07DD">
      <w:pPr>
        <w:pStyle w:val="AppendixHeading1"/>
      </w:pPr>
      <w:bookmarkStart w:id="571" w:name="_Toc85472897"/>
      <w:bookmarkStart w:id="572" w:name="_Toc287332012"/>
      <w:bookmarkStart w:id="573" w:name="_Toc401653966"/>
      <w:bookmarkStart w:id="574" w:name="_Toc426543611"/>
      <w:r>
        <w:t>Acknowledgments</w:t>
      </w:r>
      <w:bookmarkEnd w:id="571"/>
      <w:bookmarkEnd w:id="572"/>
      <w:bookmarkEnd w:id="573"/>
      <w:bookmarkEnd w:id="574"/>
    </w:p>
    <w:p w14:paraId="40AC028E" w14:textId="77777777" w:rsidR="00CB07DD" w:rsidRDefault="00CB07DD" w:rsidP="00CB07DD">
      <w:r>
        <w:t>The following individuals have participated in the creation of this specification and are gratefully acknowledged:</w:t>
      </w:r>
    </w:p>
    <w:p w14:paraId="21EACDA4" w14:textId="77777777" w:rsidR="00CB07DD" w:rsidRDefault="00CB07DD" w:rsidP="00CB07DD">
      <w:pPr>
        <w:pStyle w:val="Titlepageinfo"/>
      </w:pPr>
      <w:r>
        <w:t>Original Author of the initial contribution:</w:t>
      </w:r>
    </w:p>
    <w:p w14:paraId="47DFCE11" w14:textId="77777777" w:rsidR="00CB07DD" w:rsidRDefault="00CB07DD" w:rsidP="00CB07DD">
      <w:pPr>
        <w:pStyle w:val="Contributor"/>
      </w:pPr>
      <w:r>
        <w:t>Karim J. Chichakly, isee systems, inc.</w:t>
      </w:r>
    </w:p>
    <w:p w14:paraId="6FF13292" w14:textId="77777777" w:rsidR="00CB07DD" w:rsidRDefault="00CB07DD" w:rsidP="00CB07DD">
      <w:pPr>
        <w:pStyle w:val="Titlepageinfo"/>
      </w:pPr>
      <w:r>
        <w:t>Participants:</w:t>
      </w:r>
    </w:p>
    <w:p w14:paraId="132E076C" w14:textId="77777777" w:rsidR="00CB07DD" w:rsidRDefault="00CB07DD" w:rsidP="00CB07DD">
      <w:pPr>
        <w:pStyle w:val="Contributor"/>
      </w:pPr>
      <w:r>
        <w:t>Steven Adler, IBM</w:t>
      </w:r>
    </w:p>
    <w:p w14:paraId="67DF81CA" w14:textId="77777777" w:rsidR="00CB07DD" w:rsidRDefault="00CB07DD" w:rsidP="00CB07DD">
      <w:pPr>
        <w:pStyle w:val="Contributor"/>
      </w:pPr>
      <w:r>
        <w:t>Gary Baxter, independent member</w:t>
      </w:r>
    </w:p>
    <w:p w14:paraId="04830E22" w14:textId="77777777" w:rsidR="00CB07DD" w:rsidRDefault="00CB07DD" w:rsidP="00CB07DD">
      <w:pPr>
        <w:pStyle w:val="Contributor"/>
      </w:pPr>
      <w:r>
        <w:t>Robert Brown, Mitre Corporation</w:t>
      </w:r>
    </w:p>
    <w:p w14:paraId="32C1E979" w14:textId="77777777" w:rsidR="00CB07DD" w:rsidRDefault="00CB07DD" w:rsidP="00CB07DD">
      <w:pPr>
        <w:pStyle w:val="Contributor"/>
      </w:pPr>
      <w:r>
        <w:t>Karim Chichakly, isee systems, inc.</w:t>
      </w:r>
    </w:p>
    <w:p w14:paraId="5426867F" w14:textId="77777777" w:rsidR="00CB07DD" w:rsidRDefault="00CB07DD" w:rsidP="00CB07DD">
      <w:pPr>
        <w:pStyle w:val="Contributor"/>
      </w:pPr>
      <w:r>
        <w:t>Timothy Clancy, IBM</w:t>
      </w:r>
    </w:p>
    <w:p w14:paraId="6502912C" w14:textId="77777777" w:rsidR="00CB07DD" w:rsidRDefault="00CB07DD" w:rsidP="00CB07DD">
      <w:pPr>
        <w:pStyle w:val="Contributor"/>
      </w:pPr>
      <w:r>
        <w:t>Jim Duggan, System Dynamics Society</w:t>
      </w:r>
    </w:p>
    <w:p w14:paraId="2E88396D" w14:textId="77777777" w:rsidR="00CB07DD" w:rsidRDefault="00CB07DD" w:rsidP="00CB07DD">
      <w:pPr>
        <w:pStyle w:val="Contributor"/>
      </w:pPr>
      <w:r>
        <w:t>Robert Eberlein, System Dynamics Society</w:t>
      </w:r>
    </w:p>
    <w:p w14:paraId="3B0FC86A" w14:textId="77777777" w:rsidR="00CB07DD" w:rsidRDefault="00CB07DD" w:rsidP="00CB07DD">
      <w:pPr>
        <w:pStyle w:val="Contributor"/>
      </w:pPr>
      <w:r>
        <w:t>Will Glass-Husain, Forio Corporation</w:t>
      </w:r>
    </w:p>
    <w:p w14:paraId="67885EBA" w14:textId="77777777" w:rsidR="00CB07DD" w:rsidRDefault="00CB07DD" w:rsidP="00CB07DD">
      <w:pPr>
        <w:pStyle w:val="Contributor"/>
      </w:pPr>
      <w:r>
        <w:t>Nelson Borges, Jr., IBM</w:t>
      </w:r>
    </w:p>
    <w:p w14:paraId="75A6E5B3" w14:textId="77777777" w:rsidR="00CB07DD" w:rsidRDefault="00CB07DD" w:rsidP="00CB07DD">
      <w:pPr>
        <w:pStyle w:val="Contributor"/>
      </w:pPr>
      <w:r>
        <w:t>Anthony Kennedy, Ventana Systems UK Limited</w:t>
      </w:r>
    </w:p>
    <w:p w14:paraId="1EC705F5" w14:textId="77777777" w:rsidR="00CB07DD" w:rsidRDefault="00CB07DD" w:rsidP="00CB07DD">
      <w:pPr>
        <w:pStyle w:val="Contributor"/>
      </w:pPr>
      <w:r>
        <w:t>Gregory Love, Mitre Corporation</w:t>
      </w:r>
    </w:p>
    <w:p w14:paraId="543C3A48" w14:textId="77777777" w:rsidR="00CB07DD" w:rsidRDefault="00CB07DD" w:rsidP="00CB07DD">
      <w:pPr>
        <w:pStyle w:val="Contributor"/>
      </w:pPr>
      <w:r>
        <w:t>Leonard Malczynski, System Dynamics Society</w:t>
      </w:r>
    </w:p>
    <w:p w14:paraId="2594B16D" w14:textId="77777777" w:rsidR="00CB07DD" w:rsidRDefault="00CB07DD" w:rsidP="00CB07DD">
      <w:pPr>
        <w:pStyle w:val="Contributor"/>
      </w:pPr>
      <w:r>
        <w:t>Robert Powers, independent member</w:t>
      </w:r>
    </w:p>
    <w:p w14:paraId="54677132" w14:textId="77777777" w:rsidR="00CB07DD" w:rsidRDefault="00CB07DD" w:rsidP="00CB07DD">
      <w:pPr>
        <w:pStyle w:val="Contributor"/>
      </w:pPr>
      <w:r>
        <w:t>William Schoenberg, isee systems, inc.</w:t>
      </w:r>
    </w:p>
    <w:p w14:paraId="1F6E79C3" w14:textId="77777777" w:rsidR="00CB07DD" w:rsidRDefault="00CB07DD" w:rsidP="00CB07DD">
      <w:pPr>
        <w:pStyle w:val="Contributor"/>
      </w:pPr>
      <w:r>
        <w:t>Jerry Smith, US Department of Defense</w:t>
      </w:r>
    </w:p>
    <w:p w14:paraId="6C41E536" w14:textId="77777777" w:rsidR="00CB07DD" w:rsidRDefault="00CB07DD" w:rsidP="00CB07DD">
      <w:pPr>
        <w:pStyle w:val="Contributor"/>
      </w:pPr>
      <w:r>
        <w:t>Ddembe Williams, KCA University</w:t>
      </w:r>
    </w:p>
    <w:p w14:paraId="37032B60" w14:textId="77777777" w:rsidR="00CB07DD" w:rsidRDefault="00CB07DD" w:rsidP="00CB07DD">
      <w:pPr>
        <w:pStyle w:val="Contributor"/>
      </w:pPr>
    </w:p>
    <w:p w14:paraId="0FA3C4F0" w14:textId="77777777" w:rsidR="00CB07DD" w:rsidRDefault="00CB07DD" w:rsidP="00CB07DD">
      <w:pPr>
        <w:pStyle w:val="Contributor"/>
      </w:pPr>
    </w:p>
    <w:p w14:paraId="18C6F478" w14:textId="77777777" w:rsidR="00CB07DD" w:rsidRPr="00C76CAA" w:rsidRDefault="00CB07DD" w:rsidP="00CB07DD"/>
    <w:p w14:paraId="239D6BCC" w14:textId="77777777" w:rsidR="00CB07DD" w:rsidRDefault="00CB07DD" w:rsidP="00CB07DD">
      <w:pPr>
        <w:pStyle w:val="AppendixHeading1"/>
      </w:pPr>
      <w:bookmarkStart w:id="575" w:name="_Toc85472898"/>
      <w:bookmarkStart w:id="576" w:name="_Toc287332014"/>
      <w:bookmarkStart w:id="577" w:name="_Toc401653967"/>
      <w:bookmarkStart w:id="578" w:name="_Toc426543612"/>
      <w:r>
        <w:t>Revision History</w:t>
      </w:r>
      <w:bookmarkEnd w:id="575"/>
      <w:bookmarkEnd w:id="576"/>
      <w:bookmarkEnd w:id="577"/>
      <w:bookmarkEnd w:id="578"/>
    </w:p>
    <w:p w14:paraId="693D4088" w14:textId="77777777" w:rsidR="00CB07DD" w:rsidRDefault="00CB07DD" w:rsidP="00CB07D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2160"/>
        <w:gridCol w:w="4428"/>
      </w:tblGrid>
      <w:tr w:rsidR="00CB07DD" w14:paraId="7F555741" w14:textId="77777777" w:rsidTr="004A4096">
        <w:tc>
          <w:tcPr>
            <w:tcW w:w="1548" w:type="dxa"/>
          </w:tcPr>
          <w:p w14:paraId="6DE18FEC" w14:textId="77777777" w:rsidR="00CB07DD" w:rsidRPr="00C7321D" w:rsidRDefault="00CB07DD" w:rsidP="004A4096">
            <w:pPr>
              <w:jc w:val="center"/>
              <w:rPr>
                <w:b/>
              </w:rPr>
            </w:pPr>
            <w:r w:rsidRPr="00C7321D">
              <w:rPr>
                <w:b/>
              </w:rPr>
              <w:t>Revision</w:t>
            </w:r>
          </w:p>
        </w:tc>
        <w:tc>
          <w:tcPr>
            <w:tcW w:w="1440" w:type="dxa"/>
          </w:tcPr>
          <w:p w14:paraId="015B4DDE" w14:textId="77777777" w:rsidR="00CB07DD" w:rsidRPr="00C7321D" w:rsidRDefault="00CB07DD" w:rsidP="004A4096">
            <w:pPr>
              <w:jc w:val="center"/>
              <w:rPr>
                <w:b/>
              </w:rPr>
            </w:pPr>
            <w:r w:rsidRPr="00C7321D">
              <w:rPr>
                <w:b/>
              </w:rPr>
              <w:t>Date</w:t>
            </w:r>
          </w:p>
        </w:tc>
        <w:tc>
          <w:tcPr>
            <w:tcW w:w="2160" w:type="dxa"/>
          </w:tcPr>
          <w:p w14:paraId="26C6FE50" w14:textId="77777777" w:rsidR="00CB07DD" w:rsidRPr="00C7321D" w:rsidRDefault="00CB07DD" w:rsidP="004A4096">
            <w:pPr>
              <w:jc w:val="center"/>
              <w:rPr>
                <w:b/>
              </w:rPr>
            </w:pPr>
            <w:r w:rsidRPr="00C7321D">
              <w:rPr>
                <w:b/>
              </w:rPr>
              <w:t>Editor</w:t>
            </w:r>
          </w:p>
        </w:tc>
        <w:tc>
          <w:tcPr>
            <w:tcW w:w="4428" w:type="dxa"/>
          </w:tcPr>
          <w:p w14:paraId="3B17138A" w14:textId="77777777" w:rsidR="00CB07DD" w:rsidRPr="00C7321D" w:rsidRDefault="00CB07DD" w:rsidP="004A4096">
            <w:pPr>
              <w:rPr>
                <w:b/>
              </w:rPr>
            </w:pPr>
            <w:r w:rsidRPr="00C7321D">
              <w:rPr>
                <w:b/>
              </w:rPr>
              <w:t>Changes Made</w:t>
            </w:r>
          </w:p>
        </w:tc>
      </w:tr>
      <w:tr w:rsidR="00CB07DD" w14:paraId="24134152" w14:textId="77777777" w:rsidTr="004A4096">
        <w:tc>
          <w:tcPr>
            <w:tcW w:w="1548" w:type="dxa"/>
          </w:tcPr>
          <w:p w14:paraId="0801511A" w14:textId="77777777" w:rsidR="00CB07DD" w:rsidRDefault="00CB07DD" w:rsidP="004A4096">
            <w:r>
              <w:t>1.0wd01</w:t>
            </w:r>
          </w:p>
        </w:tc>
        <w:tc>
          <w:tcPr>
            <w:tcW w:w="1440" w:type="dxa"/>
          </w:tcPr>
          <w:p w14:paraId="359108EB" w14:textId="77777777" w:rsidR="00CB07DD" w:rsidRDefault="00CB07DD" w:rsidP="004A4096">
            <w:r>
              <w:t>9/23/13</w:t>
            </w:r>
          </w:p>
        </w:tc>
        <w:tc>
          <w:tcPr>
            <w:tcW w:w="2160" w:type="dxa"/>
          </w:tcPr>
          <w:p w14:paraId="180FFB3C" w14:textId="77777777" w:rsidR="00CB07DD" w:rsidRDefault="00CB07DD" w:rsidP="004A4096">
            <w:r>
              <w:t>Karim Chichakly</w:t>
            </w:r>
          </w:p>
        </w:tc>
        <w:tc>
          <w:tcPr>
            <w:tcW w:w="4428" w:type="dxa"/>
          </w:tcPr>
          <w:p w14:paraId="3825FACC" w14:textId="77777777" w:rsidR="00CB07DD" w:rsidRDefault="00CB07DD" w:rsidP="004A4096">
            <w:r>
              <w:t>Created from input documents</w:t>
            </w:r>
          </w:p>
        </w:tc>
      </w:tr>
      <w:tr w:rsidR="00CB07DD" w14:paraId="6CCE85C2" w14:textId="77777777" w:rsidTr="004A4096">
        <w:tc>
          <w:tcPr>
            <w:tcW w:w="1548" w:type="dxa"/>
          </w:tcPr>
          <w:p w14:paraId="11BDBF22" w14:textId="77777777" w:rsidR="00CB07DD" w:rsidRDefault="00CB07DD" w:rsidP="004A4096">
            <w:r>
              <w:t>1.0wd02</w:t>
            </w:r>
          </w:p>
        </w:tc>
        <w:tc>
          <w:tcPr>
            <w:tcW w:w="1440" w:type="dxa"/>
          </w:tcPr>
          <w:p w14:paraId="375A34BF" w14:textId="77777777" w:rsidR="00CB07DD" w:rsidRDefault="00CB07DD" w:rsidP="004A4096">
            <w:r>
              <w:t>8/26/14</w:t>
            </w:r>
          </w:p>
        </w:tc>
        <w:tc>
          <w:tcPr>
            <w:tcW w:w="2160" w:type="dxa"/>
          </w:tcPr>
          <w:p w14:paraId="1AA66279" w14:textId="77777777" w:rsidR="00CB07DD" w:rsidRDefault="00CB07DD" w:rsidP="004A4096">
            <w:r>
              <w:t>Karim Chichakly</w:t>
            </w:r>
          </w:p>
        </w:tc>
        <w:tc>
          <w:tcPr>
            <w:tcW w:w="4428" w:type="dxa"/>
          </w:tcPr>
          <w:p w14:paraId="7C1C82B0" w14:textId="77777777" w:rsidR="00CB07DD" w:rsidRDefault="00CB07DD" w:rsidP="004A4096">
            <w:r>
              <w:t>Combined edits from TC editors</w:t>
            </w:r>
          </w:p>
        </w:tc>
      </w:tr>
      <w:tr w:rsidR="00CB07DD" w14:paraId="5791295A" w14:textId="77777777" w:rsidTr="004A4096">
        <w:tc>
          <w:tcPr>
            <w:tcW w:w="1548" w:type="dxa"/>
          </w:tcPr>
          <w:p w14:paraId="49EE4C00" w14:textId="77777777" w:rsidR="00CB07DD" w:rsidRDefault="00CB07DD" w:rsidP="004A4096">
            <w:r>
              <w:t>1.0wd03</w:t>
            </w:r>
          </w:p>
        </w:tc>
        <w:tc>
          <w:tcPr>
            <w:tcW w:w="1440" w:type="dxa"/>
          </w:tcPr>
          <w:p w14:paraId="55E684D3" w14:textId="77777777" w:rsidR="00CB07DD" w:rsidRDefault="00CB07DD" w:rsidP="004A4096">
            <w:r>
              <w:t>10/21/14</w:t>
            </w:r>
          </w:p>
        </w:tc>
        <w:tc>
          <w:tcPr>
            <w:tcW w:w="2160" w:type="dxa"/>
          </w:tcPr>
          <w:p w14:paraId="078270EA" w14:textId="77777777" w:rsidR="00CB07DD" w:rsidRDefault="00CB07DD" w:rsidP="004A4096">
            <w:r>
              <w:t>Karim Chichakly and Gary Baxter</w:t>
            </w:r>
          </w:p>
        </w:tc>
        <w:tc>
          <w:tcPr>
            <w:tcW w:w="4428" w:type="dxa"/>
          </w:tcPr>
          <w:p w14:paraId="323287D1" w14:textId="77777777" w:rsidR="005276EC" w:rsidRDefault="00CB07DD" w:rsidP="004A4096">
            <w:r>
              <w:t xml:space="preserve">Edited in response to public comments by Karim Chichakly, Gary Baxter, and </w:t>
            </w:r>
            <w:r w:rsidRPr="00FC2BF9">
              <w:t>William Schoenberg</w:t>
            </w:r>
          </w:p>
        </w:tc>
      </w:tr>
    </w:tbl>
    <w:p w14:paraId="76EC4605" w14:textId="77777777" w:rsidR="00163011" w:rsidRDefault="00163011" w:rsidP="00163011"/>
    <w:sectPr w:rsidR="00163011" w:rsidSect="0013256B">
      <w:pgSz w:w="12240" w:h="15840" w:code="1"/>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B5BD98" w14:textId="77777777" w:rsidR="004B5C82" w:rsidRDefault="004B5C82" w:rsidP="008C100C">
      <w:r>
        <w:separator/>
      </w:r>
    </w:p>
    <w:p w14:paraId="0E37341B" w14:textId="77777777" w:rsidR="004B5C82" w:rsidRDefault="004B5C82" w:rsidP="008C100C"/>
    <w:p w14:paraId="76D6B903" w14:textId="77777777" w:rsidR="004B5C82" w:rsidRDefault="004B5C82" w:rsidP="008C100C"/>
    <w:p w14:paraId="268493B0" w14:textId="77777777" w:rsidR="004B5C82" w:rsidRDefault="004B5C82" w:rsidP="008C100C"/>
    <w:p w14:paraId="47229A7C" w14:textId="77777777" w:rsidR="004B5C82" w:rsidRDefault="004B5C82" w:rsidP="008C100C"/>
    <w:p w14:paraId="158D4ED5" w14:textId="77777777" w:rsidR="004B5C82" w:rsidRDefault="004B5C82" w:rsidP="008C100C"/>
    <w:p w14:paraId="6915F54D" w14:textId="77777777" w:rsidR="004B5C82" w:rsidRDefault="004B5C82" w:rsidP="008C100C"/>
  </w:endnote>
  <w:endnote w:type="continuationSeparator" w:id="0">
    <w:p w14:paraId="19E2F72B" w14:textId="77777777" w:rsidR="004B5C82" w:rsidRDefault="004B5C82" w:rsidP="008C100C">
      <w:r>
        <w:continuationSeparator/>
      </w:r>
    </w:p>
    <w:p w14:paraId="3330FD18" w14:textId="77777777" w:rsidR="004B5C82" w:rsidRDefault="004B5C82" w:rsidP="008C100C"/>
    <w:p w14:paraId="796A5EB4" w14:textId="77777777" w:rsidR="004B5C82" w:rsidRDefault="004B5C82" w:rsidP="008C100C"/>
    <w:p w14:paraId="00C00932" w14:textId="77777777" w:rsidR="004B5C82" w:rsidRDefault="004B5C82" w:rsidP="008C100C"/>
    <w:p w14:paraId="622D628F" w14:textId="77777777" w:rsidR="004B5C82" w:rsidRDefault="004B5C82" w:rsidP="008C100C"/>
    <w:p w14:paraId="022AE5EA" w14:textId="77777777" w:rsidR="004B5C82" w:rsidRDefault="004B5C82" w:rsidP="008C100C"/>
    <w:p w14:paraId="42C2F868" w14:textId="77777777" w:rsidR="004B5C82" w:rsidRDefault="004B5C82" w:rsidP="008C100C"/>
  </w:endnote>
  <w:endnote w:type="continuationNotice" w:id="1">
    <w:p w14:paraId="10620FFA" w14:textId="77777777" w:rsidR="004B5C82" w:rsidRDefault="004B5C8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2E204E" w14:textId="77777777" w:rsidR="004A4096" w:rsidRDefault="004A4096" w:rsidP="00560795">
    <w:pPr>
      <w:pStyle w:val="Footer"/>
      <w:tabs>
        <w:tab w:val="clear" w:pos="4320"/>
        <w:tab w:val="clear" w:pos="8640"/>
        <w:tab w:val="center" w:pos="4680"/>
        <w:tab w:val="right" w:pos="9360"/>
      </w:tabs>
      <w:spacing w:after="0"/>
      <w:rPr>
        <w:sz w:val="16"/>
        <w:szCs w:val="16"/>
      </w:rPr>
    </w:pPr>
    <w:r>
      <w:rPr>
        <w:sz w:val="16"/>
        <w:szCs w:val="16"/>
      </w:rPr>
      <w:t>x</w:t>
    </w:r>
    <w:r w:rsidR="00B8540B">
      <w:rPr>
        <w:sz w:val="16"/>
        <w:szCs w:val="16"/>
      </w:rPr>
      <w:t>mile-v1.0-cos01</w:t>
    </w:r>
    <w:r>
      <w:rPr>
        <w:sz w:val="16"/>
        <w:szCs w:val="16"/>
      </w:rPr>
      <w:tab/>
    </w:r>
    <w:r>
      <w:rPr>
        <w:sz w:val="16"/>
        <w:szCs w:val="16"/>
      </w:rPr>
      <w:tab/>
    </w:r>
    <w:r w:rsidR="00B8540B">
      <w:rPr>
        <w:sz w:val="16"/>
        <w:szCs w:val="16"/>
      </w:rPr>
      <w:t>29 July 2015</w:t>
    </w:r>
  </w:p>
  <w:p w14:paraId="2699FBDF" w14:textId="77777777" w:rsidR="004A4096" w:rsidRPr="00F50E2C" w:rsidRDefault="004A4096" w:rsidP="00560795">
    <w:pPr>
      <w:pStyle w:val="Footer"/>
      <w:tabs>
        <w:tab w:val="clear" w:pos="4320"/>
        <w:tab w:val="clear" w:pos="8640"/>
        <w:tab w:val="center" w:pos="4680"/>
        <w:tab w:val="right" w:pos="9360"/>
      </w:tabs>
      <w:spacing w:before="0" w:after="0"/>
      <w:rPr>
        <w:sz w:val="16"/>
        <w:szCs w:val="16"/>
      </w:rPr>
    </w:pPr>
    <w:r w:rsidRPr="00F50E2C">
      <w:rPr>
        <w:sz w:val="16"/>
        <w:szCs w:val="16"/>
      </w:rPr>
      <w:t>Standards Track Work Product</w:t>
    </w:r>
    <w:r>
      <w:rPr>
        <w:sz w:val="16"/>
        <w:szCs w:val="16"/>
      </w:rPr>
      <w:tab/>
      <w:t xml:space="preserve">Copyright </w:t>
    </w:r>
    <w:r>
      <w:rPr>
        <w:rFonts w:cs="Arial"/>
        <w:sz w:val="16"/>
        <w:szCs w:val="16"/>
      </w:rPr>
      <w:t>©</w:t>
    </w:r>
    <w:r w:rsidRPr="000E28CA">
      <w:rPr>
        <w:sz w:val="16"/>
        <w:szCs w:val="16"/>
      </w:rPr>
      <w:t xml:space="preserve"> O</w:t>
    </w:r>
    <w:r w:rsidR="00B8540B">
      <w:rPr>
        <w:sz w:val="16"/>
        <w:szCs w:val="16"/>
      </w:rPr>
      <w:t>ASIS Open 2015</w:t>
    </w:r>
    <w:r w:rsidRPr="00852E10">
      <w:rPr>
        <w:sz w:val="16"/>
        <w:szCs w:val="16"/>
      </w:rPr>
      <w:t>. All Rights Reserved.</w:t>
    </w:r>
    <w:r>
      <w:rPr>
        <w:sz w:val="16"/>
        <w:szCs w:val="16"/>
      </w:rPr>
      <w:tab/>
    </w:r>
    <w:r w:rsidRPr="0051640A">
      <w:rPr>
        <w:sz w:val="16"/>
        <w:szCs w:val="16"/>
      </w:rPr>
      <w:t xml:space="preserve">Page </w:t>
    </w:r>
    <w:r w:rsidRPr="0051640A">
      <w:rPr>
        <w:rStyle w:val="PageNumber"/>
        <w:sz w:val="16"/>
        <w:szCs w:val="16"/>
      </w:rPr>
      <w:fldChar w:fldCharType="begin"/>
    </w:r>
    <w:r w:rsidRPr="0051640A">
      <w:rPr>
        <w:rStyle w:val="PageNumber"/>
        <w:sz w:val="16"/>
        <w:szCs w:val="16"/>
      </w:rPr>
      <w:instrText xml:space="preserve"> PAGE </w:instrText>
    </w:r>
    <w:r w:rsidRPr="0051640A">
      <w:rPr>
        <w:rStyle w:val="PageNumber"/>
        <w:sz w:val="16"/>
        <w:szCs w:val="16"/>
      </w:rPr>
      <w:fldChar w:fldCharType="separate"/>
    </w:r>
    <w:r w:rsidR="00DA5DA8">
      <w:rPr>
        <w:rStyle w:val="PageNumber"/>
        <w:noProof/>
        <w:sz w:val="16"/>
        <w:szCs w:val="16"/>
      </w:rPr>
      <w:t>8</w:t>
    </w:r>
    <w:r w:rsidRPr="0051640A">
      <w:rPr>
        <w:rStyle w:val="PageNumber"/>
        <w:sz w:val="16"/>
        <w:szCs w:val="16"/>
      </w:rPr>
      <w:fldChar w:fldCharType="end"/>
    </w:r>
    <w:r w:rsidRPr="0051640A">
      <w:rPr>
        <w:rStyle w:val="PageNumber"/>
        <w:sz w:val="16"/>
        <w:szCs w:val="16"/>
      </w:rPr>
      <w:t xml:space="preserve"> of </w:t>
    </w:r>
    <w:r w:rsidRPr="0051640A">
      <w:rPr>
        <w:rStyle w:val="PageNumber"/>
        <w:sz w:val="16"/>
        <w:szCs w:val="16"/>
      </w:rPr>
      <w:fldChar w:fldCharType="begin"/>
    </w:r>
    <w:r w:rsidRPr="0051640A">
      <w:rPr>
        <w:rStyle w:val="PageNumber"/>
        <w:sz w:val="16"/>
        <w:szCs w:val="16"/>
      </w:rPr>
      <w:instrText xml:space="preserve"> NUMPAGES </w:instrText>
    </w:r>
    <w:r w:rsidRPr="0051640A">
      <w:rPr>
        <w:rStyle w:val="PageNumber"/>
        <w:sz w:val="16"/>
        <w:szCs w:val="16"/>
      </w:rPr>
      <w:fldChar w:fldCharType="separate"/>
    </w:r>
    <w:r w:rsidR="00DA5DA8">
      <w:rPr>
        <w:rStyle w:val="PageNumber"/>
        <w:noProof/>
        <w:sz w:val="16"/>
        <w:szCs w:val="16"/>
      </w:rPr>
      <w:t>94</w:t>
    </w:r>
    <w:r w:rsidRPr="0051640A">
      <w:rPr>
        <w:rStyle w:val="PageNumbe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9A42C7" w14:textId="77777777" w:rsidR="004A4096" w:rsidRPr="007611CD" w:rsidRDefault="004A4096" w:rsidP="007611CD">
    <w:pPr>
      <w:pStyle w:val="Footer"/>
      <w:tabs>
        <w:tab w:val="clear" w:pos="8640"/>
        <w:tab w:val="right" w:pos="9180"/>
      </w:tabs>
      <w:rPr>
        <w:sz w:val="16"/>
        <w:szCs w:val="16"/>
      </w:rPr>
    </w:pPr>
    <w:r>
      <w:rPr>
        <w:sz w:val="16"/>
        <w:szCs w:val="16"/>
      </w:rPr>
      <w:fldChar w:fldCharType="begin"/>
    </w:r>
    <w:r>
      <w:rPr>
        <w:sz w:val="16"/>
        <w:szCs w:val="16"/>
      </w:rPr>
      <w:instrText xml:space="preserve"> MACROBUTTON  NoMacro [document identifier] </w:instrText>
    </w:r>
    <w:r>
      <w:rPr>
        <w:sz w:val="16"/>
        <w:szCs w:val="16"/>
      </w:rPr>
      <w:fldChar w:fldCharType="end"/>
    </w:r>
    <w:r>
      <w:rPr>
        <w:sz w:val="16"/>
        <w:szCs w:val="16"/>
      </w:rPr>
      <w:tab/>
    </w:r>
    <w:r>
      <w:rPr>
        <w:sz w:val="16"/>
        <w:szCs w:val="16"/>
      </w:rPr>
      <w:tab/>
    </w:r>
    <w:r>
      <w:rPr>
        <w:sz w:val="16"/>
        <w:szCs w:val="16"/>
      </w:rPr>
      <w:fldChar w:fldCharType="begin"/>
    </w:r>
    <w:r>
      <w:rPr>
        <w:sz w:val="16"/>
        <w:szCs w:val="16"/>
      </w:rPr>
      <w:instrText xml:space="preserve"> MACROBUTTON NoMacro [specification date] </w:instrText>
    </w:r>
    <w:r>
      <w:rPr>
        <w:sz w:val="16"/>
        <w:szCs w:val="16"/>
      </w:rPr>
      <w:fldChar w:fldCharType="end"/>
    </w:r>
  </w:p>
  <w:p w14:paraId="7100993E" w14:textId="77777777" w:rsidR="004A4096" w:rsidRPr="007611CD" w:rsidRDefault="004A4096" w:rsidP="007611CD">
    <w:pPr>
      <w:pStyle w:val="Footer"/>
      <w:tabs>
        <w:tab w:val="clear" w:pos="8640"/>
        <w:tab w:val="right" w:pos="9180"/>
      </w:tabs>
      <w:rPr>
        <w:sz w:val="16"/>
        <w:szCs w:val="16"/>
      </w:rPr>
    </w:pPr>
    <w:r w:rsidRPr="007611CD">
      <w:rPr>
        <w:sz w:val="16"/>
        <w:szCs w:val="16"/>
      </w:rPr>
      <w:t xml:space="preserve">Copyright </w:t>
    </w:r>
    <w:r w:rsidRPr="007611CD">
      <w:rPr>
        <w:rFonts w:cs="Arial"/>
        <w:sz w:val="16"/>
        <w:szCs w:val="16"/>
      </w:rPr>
      <w:t>©</w:t>
    </w:r>
    <w:r w:rsidRPr="007611CD">
      <w:rPr>
        <w:sz w:val="16"/>
        <w:szCs w:val="16"/>
      </w:rPr>
      <w:t xml:space="preserve"> OASIS Open 2004.All Rights Reserved. </w:t>
    </w:r>
    <w:r>
      <w:rPr>
        <w:sz w:val="16"/>
        <w:szCs w:val="16"/>
      </w:rPr>
      <w:tab/>
    </w:r>
    <w:r w:rsidRPr="007611CD">
      <w:rPr>
        <w:rStyle w:val="PageNumber"/>
        <w:sz w:val="16"/>
        <w:szCs w:val="16"/>
      </w:rPr>
      <w:tab/>
      <w:t xml:space="preserve">Page </w:t>
    </w:r>
    <w:r w:rsidRPr="007611CD">
      <w:rPr>
        <w:rStyle w:val="PageNumber"/>
        <w:sz w:val="16"/>
        <w:szCs w:val="16"/>
      </w:rPr>
      <w:fldChar w:fldCharType="begin"/>
    </w:r>
    <w:r w:rsidRPr="007611CD">
      <w:rPr>
        <w:rStyle w:val="PageNumber"/>
        <w:sz w:val="16"/>
        <w:szCs w:val="16"/>
      </w:rPr>
      <w:instrText xml:space="preserve"> PAGE </w:instrText>
    </w:r>
    <w:r w:rsidRPr="007611CD">
      <w:rPr>
        <w:rStyle w:val="PageNumber"/>
        <w:sz w:val="16"/>
        <w:szCs w:val="16"/>
      </w:rPr>
      <w:fldChar w:fldCharType="separate"/>
    </w:r>
    <w:r>
      <w:rPr>
        <w:rStyle w:val="PageNumber"/>
        <w:noProof/>
        <w:sz w:val="16"/>
        <w:szCs w:val="16"/>
      </w:rPr>
      <w:t>5</w:t>
    </w:r>
    <w:r w:rsidRPr="007611CD">
      <w:rPr>
        <w:rStyle w:val="PageNumber"/>
        <w:sz w:val="16"/>
        <w:szCs w:val="16"/>
      </w:rPr>
      <w:fldChar w:fldCharType="end"/>
    </w:r>
    <w:r w:rsidRPr="007611CD">
      <w:rPr>
        <w:rStyle w:val="PageNumber"/>
        <w:sz w:val="16"/>
        <w:szCs w:val="16"/>
      </w:rPr>
      <w:t xml:space="preserve"> of </w:t>
    </w:r>
    <w:r w:rsidRPr="007611CD">
      <w:rPr>
        <w:rStyle w:val="PageNumber"/>
        <w:sz w:val="16"/>
        <w:szCs w:val="16"/>
      </w:rPr>
      <w:fldChar w:fldCharType="begin"/>
    </w:r>
    <w:r w:rsidRPr="007611CD">
      <w:rPr>
        <w:rStyle w:val="PageNumber"/>
        <w:sz w:val="16"/>
        <w:szCs w:val="16"/>
      </w:rPr>
      <w:instrText xml:space="preserve"> NUMPAGES </w:instrText>
    </w:r>
    <w:r w:rsidRPr="007611CD">
      <w:rPr>
        <w:rStyle w:val="PageNumber"/>
        <w:sz w:val="16"/>
        <w:szCs w:val="16"/>
      </w:rPr>
      <w:fldChar w:fldCharType="separate"/>
    </w:r>
    <w:r w:rsidR="00DA5DA8">
      <w:rPr>
        <w:rStyle w:val="PageNumber"/>
        <w:noProof/>
        <w:sz w:val="16"/>
        <w:szCs w:val="16"/>
      </w:rPr>
      <w:t>94</w:t>
    </w:r>
    <w:r w:rsidRPr="007611CD">
      <w:rPr>
        <w:rStyle w:val="PageNumbe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942029" w14:textId="77777777" w:rsidR="004B5C82" w:rsidRDefault="004B5C82" w:rsidP="008C100C">
      <w:r>
        <w:separator/>
      </w:r>
    </w:p>
    <w:p w14:paraId="33A28F60" w14:textId="77777777" w:rsidR="004B5C82" w:rsidRDefault="004B5C82" w:rsidP="008C100C"/>
  </w:footnote>
  <w:footnote w:type="continuationSeparator" w:id="0">
    <w:p w14:paraId="3B952EE6" w14:textId="77777777" w:rsidR="004B5C82" w:rsidRDefault="004B5C82" w:rsidP="008C100C">
      <w:r>
        <w:continuationSeparator/>
      </w:r>
    </w:p>
    <w:p w14:paraId="6534FBB4" w14:textId="77777777" w:rsidR="004B5C82" w:rsidRDefault="004B5C82" w:rsidP="008C100C"/>
  </w:footnote>
  <w:footnote w:type="continuationNotice" w:id="1">
    <w:p w14:paraId="3D5F653B" w14:textId="77777777" w:rsidR="004B5C82" w:rsidRDefault="004B5C82">
      <w:pPr>
        <w:spacing w:before="0" w:after="0"/>
      </w:pPr>
    </w:p>
  </w:footnote>
  <w:footnote w:id="2">
    <w:p w14:paraId="5BC0E721" w14:textId="77777777" w:rsidR="004A4096" w:rsidRDefault="004A4096" w:rsidP="00CB07DD">
      <w:pPr>
        <w:pStyle w:val="FootnoteText"/>
      </w:pPr>
      <w:r>
        <w:rPr>
          <w:rStyle w:val="FootnoteReference"/>
        </w:rPr>
        <w:footnoteRef/>
      </w:r>
      <w:r>
        <w:t xml:space="preserve"> In the case of included macro files, only the features from macros actually used is required. The intent is that vendors will provide library files containing macros for all of their specific functions. If a file does not use a macro built on optional features, it SHOULD NOT be restricted to simulators that support those optional features.</w:t>
      </w:r>
    </w:p>
  </w:footnote>
  <w:footnote w:id="3">
    <w:p w14:paraId="126FBEC6" w14:textId="77777777" w:rsidR="004A4096" w:rsidRDefault="004A4096" w:rsidP="00CB07DD">
      <w:pPr>
        <w:pStyle w:val="FootnoteText"/>
      </w:pPr>
      <w:r>
        <w:rPr>
          <w:rStyle w:val="FootnoteReference"/>
        </w:rPr>
        <w:footnoteRef/>
      </w:r>
      <w:r>
        <w:t xml:space="preserve"> This separation is necessary because an included file can contain behavior and style options specific to the models and macros in that file – and which should not override or be merged with those in the file that includes those models and macros, as they’re unrelated. Furthermore, the intent of including behavior and style information is so that vendors can create, and include in all their models, a file with all of their defaults when they differ from the XMILE defaults.</w:t>
      </w:r>
    </w:p>
  </w:footnote>
  <w:footnote w:id="4">
    <w:p w14:paraId="63F666FA" w14:textId="77777777" w:rsidR="004A4096" w:rsidRDefault="004A4096" w:rsidP="00CB07DD">
      <w:pPr>
        <w:pStyle w:val="FootnoteText"/>
      </w:pPr>
      <w:r>
        <w:rPr>
          <w:rStyle w:val="FootnoteReference"/>
        </w:rPr>
        <w:footnoteRef/>
      </w:r>
      <w:r>
        <w:t xml:space="preserve"> </w:t>
      </w:r>
      <w:r w:rsidRPr="00862FEC">
        <w:t>Note that when the actual encoding of models in XML is done there will be additional identifiers (tags and descriptors) that are part of the XML specification. These are treated separately from the namespaces and identifiers that are part of a model, and follow the conventions of XML which are somewhat different (more restrictive identifiers, a colon instead of period for separators and so on).</w:t>
      </w:r>
    </w:p>
  </w:footnote>
  <w:footnote w:id="5">
    <w:p w14:paraId="7ED975BC" w14:textId="77777777" w:rsidR="004A4096" w:rsidRPr="001907E5" w:rsidRDefault="004A4096" w:rsidP="00CB07DD">
      <w:pPr>
        <w:pStyle w:val="FootnoteText"/>
      </w:pPr>
      <w:r>
        <w:rPr>
          <w:rStyle w:val="FootnoteReference"/>
        </w:rPr>
        <w:footnoteRef/>
      </w:r>
      <w:r>
        <w:t xml:space="preserve"> Note that both units has its own separate, unnamed namespace. Unit names always appear separately from equations so there is never any overlap.</w:t>
      </w:r>
    </w:p>
  </w:footnote>
  <w:footnote w:id="6">
    <w:p w14:paraId="7786A33B" w14:textId="77777777" w:rsidR="004A4096" w:rsidRPr="002D6EA1" w:rsidRDefault="004A4096" w:rsidP="00CB07DD">
      <w:pPr>
        <w:pStyle w:val="FootnoteText"/>
      </w:pPr>
      <w:r>
        <w:rPr>
          <w:rStyle w:val="FootnoteReference"/>
        </w:rPr>
        <w:footnoteRef/>
      </w:r>
      <w:r>
        <w:t xml:space="preserve"> As explained in Section 3.7.1, array dimensions must be visible and identical across an entire model.</w:t>
      </w:r>
    </w:p>
  </w:footnote>
  <w:footnote w:id="7">
    <w:p w14:paraId="03310B0B" w14:textId="77777777" w:rsidR="004A4096" w:rsidRDefault="004A4096" w:rsidP="00CB07DD">
      <w:pPr>
        <w:pStyle w:val="FootnoteText"/>
      </w:pPr>
      <w:r>
        <w:rPr>
          <w:rStyle w:val="FootnoteReference"/>
        </w:rPr>
        <w:footnoteRef/>
      </w:r>
      <w:r>
        <w:t xml:space="preserve"> Although mathematics classifies &lt;&gt; as relational, computer languages typically lump it with equality.</w:t>
      </w:r>
    </w:p>
  </w:footnote>
  <w:footnote w:id="8">
    <w:p w14:paraId="0B815B2C" w14:textId="77777777" w:rsidR="004A4096" w:rsidRDefault="004A4096" w:rsidP="00CB07DD">
      <w:pPr>
        <w:pStyle w:val="FootnoteText"/>
      </w:pPr>
      <w:r>
        <w:rPr>
          <w:rStyle w:val="FootnoteReference"/>
        </w:rPr>
        <w:footnoteRef/>
      </w:r>
      <w:r>
        <w:t xml:space="preserve"> Note the standard C modulo operator uses the truncated modulus which gives a sign consistent with the dividend. The choice of modulus method affects integer division, which does not exist in XMILE, as well as the </w:t>
      </w:r>
      <w:r w:rsidRPr="00477F46">
        <w:rPr>
          <w:rFonts w:ascii="Courier New" w:hAnsi="Courier New" w:cs="Courier New"/>
        </w:rPr>
        <w:t>INT</w:t>
      </w:r>
      <w:r>
        <w:t xml:space="preserve"> function, which must return the floor of the number. By definition, a = INT(a/b)*b + a MOD b.</w:t>
      </w:r>
    </w:p>
  </w:footnote>
  <w:footnote w:id="9">
    <w:p w14:paraId="7C9366F9" w14:textId="77777777" w:rsidR="004A4096" w:rsidRDefault="004A4096" w:rsidP="00CB07DD">
      <w:pPr>
        <w:pStyle w:val="FootnoteText"/>
      </w:pPr>
      <w:r>
        <w:rPr>
          <w:rStyle w:val="FootnoteReference"/>
        </w:rPr>
        <w:footnoteRef/>
      </w:r>
      <w:r>
        <w:t xml:space="preserve"> Change of base formula – </w:t>
      </w:r>
      <w:r w:rsidRPr="003351DC">
        <w:rPr>
          <w:rFonts w:ascii="Courier New" w:hAnsi="Courier New" w:cs="Courier New"/>
        </w:rPr>
        <w:t>LOG10</w:t>
      </w:r>
      <w:r>
        <w:t xml:space="preserve"> works just as well as </w:t>
      </w:r>
      <w:r w:rsidRPr="003351DC">
        <w:rPr>
          <w:rFonts w:ascii="Courier New" w:hAnsi="Courier New" w:cs="Courier New"/>
        </w:rPr>
        <w:t>LN</w:t>
      </w:r>
      <w:r>
        <w:t>.</w:t>
      </w:r>
    </w:p>
  </w:footnote>
  <w:footnote w:id="10">
    <w:p w14:paraId="3DE253F0" w14:textId="77777777" w:rsidR="004A4096" w:rsidRDefault="004A4096" w:rsidP="00CB07DD">
      <w:pPr>
        <w:pStyle w:val="FootnoteText"/>
      </w:pPr>
      <w:r>
        <w:rPr>
          <w:rStyle w:val="FootnoteReference"/>
        </w:rPr>
        <w:footnoteRef/>
      </w:r>
      <w:r>
        <w:t xml:space="preserve"> Note, however, that equations can specify subscripts using equations. In these cases, if a variable name is the same as an element name, the element name prevails (i.e., the variable name is hidden within that subscript).</w:t>
      </w:r>
    </w:p>
  </w:footnote>
  <w:footnote w:id="11">
    <w:p w14:paraId="2EBAE1B3" w14:textId="77777777" w:rsidR="004A4096" w:rsidRPr="00726592" w:rsidRDefault="004A4096" w:rsidP="00CB07DD">
      <w:pPr>
        <w:pStyle w:val="FootnoteText"/>
      </w:pPr>
      <w:r>
        <w:rPr>
          <w:rStyle w:val="FootnoteReference"/>
        </w:rPr>
        <w:footnoteRef/>
      </w:r>
      <w:r>
        <w:t xml:space="preserve"> Note this can be NaN if so specified in the </w:t>
      </w:r>
      <w:r w:rsidRPr="00726592">
        <w:rPr>
          <w:rStyle w:val="codeChar"/>
        </w:rPr>
        <w:t>&lt;uses_arrays&gt;</w:t>
      </w:r>
      <w:r>
        <w:t xml:space="preserve"> tag of the header options block.</w:t>
      </w:r>
    </w:p>
  </w:footnote>
  <w:footnote w:id="12">
    <w:p w14:paraId="52715CC1" w14:textId="77777777" w:rsidR="004A4096" w:rsidRPr="007E62E1" w:rsidRDefault="004A4096" w:rsidP="00CB07DD">
      <w:pPr>
        <w:pStyle w:val="FootnoteText"/>
      </w:pPr>
      <w:r>
        <w:rPr>
          <w:rStyle w:val="FootnoteReference"/>
        </w:rPr>
        <w:footnoteRef/>
      </w:r>
      <w:r>
        <w:t xml:space="preserve"> Note that the linear-algebra analogs are not supported by XMILE 1.0.</w:t>
      </w:r>
    </w:p>
  </w:footnote>
  <w:footnote w:id="13">
    <w:p w14:paraId="620031F3" w14:textId="77777777" w:rsidR="004A4096" w:rsidRDefault="004A4096" w:rsidP="00CB07DD">
      <w:pPr>
        <w:pStyle w:val="FootnoteText"/>
      </w:pPr>
      <w:r>
        <w:rPr>
          <w:rStyle w:val="FootnoteReference"/>
        </w:rPr>
        <w:footnoteRef/>
      </w:r>
      <w:r>
        <w:t xml:space="preserve"> Note that display IDs, described in Chapter 5, must also be qualified when referenced across models (particularly in interface objects), e.g., </w:t>
      </w:r>
      <w:r w:rsidRPr="00B231E4">
        <w:rPr>
          <w:rStyle w:val="codeChar"/>
        </w:rPr>
        <w:t>.12</w:t>
      </w:r>
      <w:r>
        <w:t xml:space="preserve"> or </w:t>
      </w:r>
      <w:r w:rsidRPr="00B231E4">
        <w:rPr>
          <w:rStyle w:val="codeChar"/>
        </w:rPr>
        <w:t>marketing.4</w:t>
      </w:r>
      <w:r>
        <w:t>.</w:t>
      </w:r>
    </w:p>
  </w:footnote>
  <w:footnote w:id="14">
    <w:p w14:paraId="3C892F50" w14:textId="77777777" w:rsidR="004A4096" w:rsidRPr="007B5900" w:rsidRDefault="004A4096" w:rsidP="00CB07DD">
      <w:pPr>
        <w:pStyle w:val="FootnoteText"/>
      </w:pPr>
      <w:r>
        <w:rPr>
          <w:rStyle w:val="FootnoteReference"/>
        </w:rPr>
        <w:footnoteRef/>
      </w:r>
      <w:r>
        <w:t xml:space="preserve"> Note that using an unnamed (root) model in an external file is extremely useful for team development as it enables separate submodel files to be developed and tested independently from the entire model.</w:t>
      </w:r>
    </w:p>
  </w:footnote>
  <w:footnote w:id="15">
    <w:p w14:paraId="75E8E973" w14:textId="77777777" w:rsidR="004A4096" w:rsidRPr="002125AC" w:rsidRDefault="004A4096" w:rsidP="00CB07DD">
      <w:pPr>
        <w:pStyle w:val="FootnoteText"/>
      </w:pPr>
      <w:r>
        <w:rPr>
          <w:rStyle w:val="FootnoteReference"/>
        </w:rPr>
        <w:footnoteRef/>
      </w:r>
      <w:r>
        <w:t xml:space="preserve"> If the scope of variables in a model should be global, the correct mechanism is a </w:t>
      </w:r>
      <w:r>
        <w:rPr>
          <w:i/>
        </w:rPr>
        <w:t>group</w:t>
      </w:r>
      <w:r>
        <w:t>, not a submodel.</w:t>
      </w:r>
    </w:p>
  </w:footnote>
  <w:footnote w:id="16">
    <w:p w14:paraId="0350D55F" w14:textId="77777777" w:rsidR="004A4096" w:rsidRDefault="004A4096" w:rsidP="00CB07DD">
      <w:pPr>
        <w:pStyle w:val="FootnoteText"/>
      </w:pPr>
      <w:r>
        <w:rPr>
          <w:rStyle w:val="FootnoteReference"/>
        </w:rPr>
        <w:footnoteRef/>
      </w:r>
      <w:r>
        <w:t xml:space="preserve"> When multiple models are defined in an XMILE file, the </w:t>
      </w:r>
      <w:r w:rsidRPr="00CC3100">
        <w:rPr>
          <w:rStyle w:val="codeChar"/>
        </w:rPr>
        <w:t>&lt;uses_submodels&gt;</w:t>
      </w:r>
      <w:r>
        <w:t xml:space="preserve"> option MUST be set in the XMILE options (see Chapter 2).</w:t>
      </w:r>
    </w:p>
  </w:footnote>
  <w:footnote w:id="17">
    <w:p w14:paraId="4F1642E6" w14:textId="77777777" w:rsidR="004A4096" w:rsidRDefault="004A4096" w:rsidP="00CB07DD">
      <w:pPr>
        <w:pStyle w:val="FootnoteText"/>
      </w:pPr>
      <w:r>
        <w:rPr>
          <w:rStyle w:val="FootnoteReference"/>
        </w:rPr>
        <w:footnoteRef/>
      </w:r>
      <w:r>
        <w:t xml:space="preserve"> This is optional for a number of reasons, most notably the size of the representation.  All vendors, however, should strive to offer MathML output as a user-option.</w:t>
      </w:r>
    </w:p>
  </w:footnote>
  <w:footnote w:id="18">
    <w:p w14:paraId="241163E6" w14:textId="77777777" w:rsidR="004A4096" w:rsidRDefault="004A4096" w:rsidP="00CB07DD">
      <w:pPr>
        <w:pStyle w:val="FootnoteText"/>
      </w:pPr>
      <w:r>
        <w:rPr>
          <w:rStyle w:val="FootnoteReference"/>
        </w:rPr>
        <w:footnoteRef/>
      </w:r>
      <w:r>
        <w:t xml:space="preserve"> The classification is based on the direction of flow when the flow rate is positive. Negative inflows flow outward while negative outflows flow inward.</w:t>
      </w:r>
    </w:p>
  </w:footnote>
  <w:footnote w:id="19">
    <w:p w14:paraId="4A324014" w14:textId="77777777" w:rsidR="004A4096" w:rsidRPr="00042745" w:rsidRDefault="004A4096" w:rsidP="00CB07DD">
      <w:pPr>
        <w:pStyle w:val="FootnoteText"/>
      </w:pPr>
      <w:r>
        <w:rPr>
          <w:rStyle w:val="FootnoteReference"/>
        </w:rPr>
        <w:footnoteRef/>
      </w:r>
      <w:r>
        <w:t xml:space="preserve"> By “re-use”, we specifically mean either the re-use of independently developed modules within different models, or the re-use of the same module, stored in a separate file, within the same model. The latter works because nothing precludes separate modules, all with different names, referring to the same model file. Note that within the same model file, each model (and therefore associated module) must have a unique name. However, when using separate files, a separate unnamed (root) model can appear in each file. Each of these separate models do not have a name until they are assigned to named modules in the larger model, allowing multiple modules to refer to the same model [file].</w:t>
      </w:r>
    </w:p>
  </w:footnote>
  <w:footnote w:id="20">
    <w:p w14:paraId="04D10AB9" w14:textId="77777777" w:rsidR="004A4096" w:rsidRDefault="004A4096" w:rsidP="00CB07DD">
      <w:pPr>
        <w:pStyle w:val="FootnoteText"/>
      </w:pPr>
      <w:r>
        <w:rPr>
          <w:rStyle w:val="FootnoteReference"/>
        </w:rPr>
        <w:footnoteRef/>
      </w:r>
      <w:r>
        <w:t xml:space="preserve"> For options that are only true or false, one (1) is passed for true and zero (0) is passed for false.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5FC6EC" w14:textId="77777777" w:rsidR="004A4096" w:rsidRDefault="004A4096" w:rsidP="008C100C"/>
  <w:p w14:paraId="315F3E27" w14:textId="77777777" w:rsidR="004A4096" w:rsidRDefault="004A4096" w:rsidP="008C100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5D982" w14:textId="77777777" w:rsidR="00867633" w:rsidRDefault="008676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B23E64E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8C703C70"/>
    <w:lvl w:ilvl="0">
      <w:start w:val="1"/>
      <w:numFmt w:val="bullet"/>
      <w:pStyle w:val="ListBullet2"/>
      <w:lvlText w:val="–"/>
      <w:lvlJc w:val="left"/>
      <w:pPr>
        <w:tabs>
          <w:tab w:val="num" w:pos="720"/>
        </w:tabs>
        <w:ind w:left="720" w:hanging="360"/>
      </w:pPr>
      <w:rPr>
        <w:rFonts w:hAnsi="Arial" w:hint="default"/>
      </w:rPr>
    </w:lvl>
  </w:abstractNum>
  <w:abstractNum w:abstractNumId="2" w15:restartNumberingAfterBreak="0">
    <w:nsid w:val="FFFFFF89"/>
    <w:multiLevelType w:val="singleLevel"/>
    <w:tmpl w:val="3DD4544A"/>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Liberation Serif" w:hAnsi="Liberation Serif" w:cs="Arial" w:hint="default"/>
      </w:rPr>
    </w:lvl>
  </w:abstractNum>
  <w:abstractNum w:abstractNumId="4" w15:restartNumberingAfterBreak="0">
    <w:nsid w:val="00000003"/>
    <w:multiLevelType w:val="singleLevel"/>
    <w:tmpl w:val="00000003"/>
    <w:name w:val="WW8Num3"/>
    <w:lvl w:ilvl="0">
      <w:start w:val="1"/>
      <w:numFmt w:val="bullet"/>
      <w:lvlText w:val=""/>
      <w:lvlJc w:val="left"/>
      <w:pPr>
        <w:tabs>
          <w:tab w:val="num" w:pos="360"/>
        </w:tabs>
        <w:ind w:left="360" w:hanging="360"/>
      </w:pPr>
      <w:rPr>
        <w:rFonts w:ascii="Symbol" w:hAnsi="Symbol" w:cs="Symbol" w:hint="default"/>
      </w:rPr>
    </w:lvl>
  </w:abstractNum>
  <w:abstractNum w:abstractNumId="5"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Symbol" w:hint="default"/>
      </w:rPr>
    </w:lvl>
  </w:abstractNum>
  <w:abstractNum w:abstractNumId="6" w15:restartNumberingAfterBreak="0">
    <w:nsid w:val="00000005"/>
    <w:multiLevelType w:val="singleLevel"/>
    <w:tmpl w:val="00000005"/>
    <w:name w:val="WW8Num5"/>
    <w:lvl w:ilvl="0">
      <w:start w:val="1"/>
      <w:numFmt w:val="decimal"/>
      <w:lvlText w:val="%1."/>
      <w:lvlJc w:val="left"/>
      <w:pPr>
        <w:tabs>
          <w:tab w:val="num" w:pos="0"/>
        </w:tabs>
        <w:ind w:left="720" w:hanging="360"/>
      </w:pPr>
    </w:lvl>
  </w:abstractNum>
  <w:abstractNum w:abstractNumId="7"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hint="default"/>
      </w:rPr>
    </w:lvl>
  </w:abstractNum>
  <w:abstractNum w:abstractNumId="8" w15:restartNumberingAfterBreak="0">
    <w:nsid w:val="00000007"/>
    <w:multiLevelType w:val="singleLevel"/>
    <w:tmpl w:val="00000007"/>
    <w:name w:val="WW8Num7"/>
    <w:lvl w:ilvl="0">
      <w:start w:val="1"/>
      <w:numFmt w:val="decimal"/>
      <w:lvlText w:val="(%1)"/>
      <w:lvlJc w:val="left"/>
      <w:pPr>
        <w:tabs>
          <w:tab w:val="num" w:pos="0"/>
        </w:tabs>
        <w:ind w:left="720" w:hanging="360"/>
      </w:pPr>
      <w:rPr>
        <w:rFonts w:hint="default"/>
      </w:rPr>
    </w:lvl>
  </w:abstractNum>
  <w:abstractNum w:abstractNumId="9"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hint="default"/>
      </w:rPr>
    </w:lvl>
  </w:abstractNum>
  <w:abstractNum w:abstractNumId="10" w15:restartNumberingAfterBreak="0">
    <w:nsid w:val="00000009"/>
    <w:multiLevelType w:val="singleLevel"/>
    <w:tmpl w:val="00000009"/>
    <w:name w:val="WW8Num9"/>
    <w:lvl w:ilvl="0">
      <w:start w:val="1"/>
      <w:numFmt w:val="decimal"/>
      <w:lvlText w:val="(%1)"/>
      <w:lvlJc w:val="left"/>
      <w:pPr>
        <w:tabs>
          <w:tab w:val="num" w:pos="0"/>
        </w:tabs>
        <w:ind w:left="720" w:hanging="360"/>
      </w:pPr>
      <w:rPr>
        <w:rFonts w:ascii="Arial" w:hAnsi="Arial" w:cs="Arial" w:hint="default"/>
        <w:sz w:val="20"/>
        <w:szCs w:val="20"/>
      </w:rPr>
    </w:lvl>
  </w:abstractNum>
  <w:abstractNum w:abstractNumId="11" w15:restartNumberingAfterBreak="0">
    <w:nsid w:val="0000000A"/>
    <w:multiLevelType w:val="singleLevel"/>
    <w:tmpl w:val="0000000A"/>
    <w:name w:val="WW8Num10"/>
    <w:lvl w:ilvl="0">
      <w:start w:val="1"/>
      <w:numFmt w:val="bullet"/>
      <w:lvlText w:val=""/>
      <w:lvlJc w:val="left"/>
      <w:pPr>
        <w:tabs>
          <w:tab w:val="num" w:pos="0"/>
        </w:tabs>
        <w:ind w:left="720" w:hanging="360"/>
      </w:pPr>
      <w:rPr>
        <w:rFonts w:ascii="Symbol" w:hAnsi="Symbol" w:cs="Symbol" w:hint="default"/>
      </w:rPr>
    </w:lvl>
  </w:abstractNum>
  <w:abstractNum w:abstractNumId="12" w15:restartNumberingAfterBreak="0">
    <w:nsid w:val="0000000B"/>
    <w:multiLevelType w:val="singleLevel"/>
    <w:tmpl w:val="0000000B"/>
    <w:name w:val="WW8Num11"/>
    <w:lvl w:ilvl="0">
      <w:start w:val="1"/>
      <w:numFmt w:val="decimal"/>
      <w:lvlText w:val="%1."/>
      <w:lvlJc w:val="left"/>
      <w:pPr>
        <w:tabs>
          <w:tab w:val="num" w:pos="0"/>
        </w:tabs>
        <w:ind w:left="720" w:hanging="360"/>
      </w:pPr>
    </w:lvl>
  </w:abstractNum>
  <w:abstractNum w:abstractNumId="13" w15:restartNumberingAfterBreak="0">
    <w:nsid w:val="0000000C"/>
    <w:multiLevelType w:val="multilevel"/>
    <w:tmpl w:val="6F7C602C"/>
    <w:lvl w:ilvl="0">
      <w:start w:val="2"/>
      <w:numFmt w:val="decimal"/>
      <w:lvlText w:val="%1"/>
      <w:lvlJc w:val="left"/>
      <w:pPr>
        <w:tabs>
          <w:tab w:val="num" w:pos="432"/>
        </w:tabs>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0000000D"/>
    <w:multiLevelType w:val="singleLevel"/>
    <w:tmpl w:val="0000000D"/>
    <w:name w:val="WW8Num13"/>
    <w:lvl w:ilvl="0">
      <w:start w:val="1"/>
      <w:numFmt w:val="bullet"/>
      <w:lvlText w:val=""/>
      <w:lvlJc w:val="left"/>
      <w:pPr>
        <w:tabs>
          <w:tab w:val="num" w:pos="0"/>
        </w:tabs>
        <w:ind w:left="720" w:hanging="360"/>
      </w:pPr>
      <w:rPr>
        <w:rFonts w:ascii="Symbol" w:hAnsi="Symbol" w:cs="Symbol" w:hint="default"/>
      </w:rPr>
    </w:lvl>
  </w:abstractNum>
  <w:abstractNum w:abstractNumId="15" w15:restartNumberingAfterBreak="0">
    <w:nsid w:val="0000000F"/>
    <w:multiLevelType w:val="singleLevel"/>
    <w:tmpl w:val="0000000F"/>
    <w:name w:val="WW8Num15"/>
    <w:lvl w:ilvl="0">
      <w:start w:val="1"/>
      <w:numFmt w:val="bullet"/>
      <w:lvlText w:val=""/>
      <w:lvlJc w:val="left"/>
      <w:pPr>
        <w:tabs>
          <w:tab w:val="num" w:pos="0"/>
        </w:tabs>
        <w:ind w:left="720" w:hanging="360"/>
      </w:pPr>
      <w:rPr>
        <w:rFonts w:ascii="Symbol" w:hAnsi="Symbol" w:cs="Symbol" w:hint="default"/>
      </w:rPr>
    </w:lvl>
  </w:abstractNum>
  <w:abstractNum w:abstractNumId="16" w15:restartNumberingAfterBreak="0">
    <w:nsid w:val="01BD5706"/>
    <w:multiLevelType w:val="hybridMultilevel"/>
    <w:tmpl w:val="8E9C5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CE5867"/>
    <w:multiLevelType w:val="hybridMultilevel"/>
    <w:tmpl w:val="4920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3D0760A"/>
    <w:multiLevelType w:val="hybridMultilevel"/>
    <w:tmpl w:val="79C27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814515"/>
    <w:multiLevelType w:val="hybridMultilevel"/>
    <w:tmpl w:val="CED43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6424743"/>
    <w:multiLevelType w:val="hybridMultilevel"/>
    <w:tmpl w:val="189EE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A2A1B40"/>
    <w:multiLevelType w:val="hybridMultilevel"/>
    <w:tmpl w:val="1A36F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84290E"/>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F4B6610"/>
    <w:multiLevelType w:val="hybridMultilevel"/>
    <w:tmpl w:val="800493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6A7597"/>
    <w:multiLevelType w:val="hybridMultilevel"/>
    <w:tmpl w:val="EFFAC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8133DC9"/>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CB055A6"/>
    <w:multiLevelType w:val="hybridMultilevel"/>
    <w:tmpl w:val="228E2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D31E00"/>
    <w:multiLevelType w:val="hybridMultilevel"/>
    <w:tmpl w:val="588A1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DC685F"/>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5574327"/>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61E7EDF"/>
    <w:multiLevelType w:val="hybridMultilevel"/>
    <w:tmpl w:val="14987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9393715"/>
    <w:multiLevelType w:val="hybridMultilevel"/>
    <w:tmpl w:val="9A262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AA24C96"/>
    <w:multiLevelType w:val="hybridMultilevel"/>
    <w:tmpl w:val="DBEA5E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AB22019"/>
    <w:multiLevelType w:val="hybridMultilevel"/>
    <w:tmpl w:val="0804E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C0C0B18"/>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D5C5888"/>
    <w:multiLevelType w:val="hybridMultilevel"/>
    <w:tmpl w:val="82CC3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D14D7E"/>
    <w:multiLevelType w:val="hybridMultilevel"/>
    <w:tmpl w:val="5F8C0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20109EE"/>
    <w:multiLevelType w:val="hybridMultilevel"/>
    <w:tmpl w:val="4B902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21C22CC"/>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2302588"/>
    <w:multiLevelType w:val="hybridMultilevel"/>
    <w:tmpl w:val="26C26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4363D8F"/>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6047AB1"/>
    <w:multiLevelType w:val="hybridMultilevel"/>
    <w:tmpl w:val="70D05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68E312F"/>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3F6425"/>
    <w:multiLevelType w:val="hybridMultilevel"/>
    <w:tmpl w:val="3E78E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EFE4D5B"/>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FF15441"/>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0B82776"/>
    <w:multiLevelType w:val="hybridMultilevel"/>
    <w:tmpl w:val="37A28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2644AD2"/>
    <w:multiLevelType w:val="hybridMultilevel"/>
    <w:tmpl w:val="1B04C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954497"/>
    <w:multiLevelType w:val="hybridMultilevel"/>
    <w:tmpl w:val="311A0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5A4783E"/>
    <w:multiLevelType w:val="hybridMultilevel"/>
    <w:tmpl w:val="4BA0A5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473340DA"/>
    <w:multiLevelType w:val="hybridMultilevel"/>
    <w:tmpl w:val="7592E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7485293"/>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8E07D5D"/>
    <w:multiLevelType w:val="hybridMultilevel"/>
    <w:tmpl w:val="37C01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2543A1"/>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A7667F0"/>
    <w:multiLevelType w:val="hybridMultilevel"/>
    <w:tmpl w:val="6D083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1951881"/>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21F2906"/>
    <w:multiLevelType w:val="hybridMultilevel"/>
    <w:tmpl w:val="E5B6F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2413CBB"/>
    <w:multiLevelType w:val="hybridMultilevel"/>
    <w:tmpl w:val="05CA8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26F3D0D"/>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4395595"/>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513779F"/>
    <w:multiLevelType w:val="hybridMultilevel"/>
    <w:tmpl w:val="DA5EF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77C7800"/>
    <w:multiLevelType w:val="hybridMultilevel"/>
    <w:tmpl w:val="D396A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8893770"/>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A931087"/>
    <w:multiLevelType w:val="hybridMultilevel"/>
    <w:tmpl w:val="898E7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A9552A3"/>
    <w:multiLevelType w:val="hybridMultilevel"/>
    <w:tmpl w:val="E6DAE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C6F60A7"/>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DCF2514"/>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FB31357"/>
    <w:multiLevelType w:val="multilevel"/>
    <w:tmpl w:val="9FEA42FE"/>
    <w:lvl w:ilvl="0">
      <w:start w:val="1"/>
      <w:numFmt w:val="decimal"/>
      <w:pStyle w:val="Heading1"/>
      <w:lvlText w:val="%1"/>
      <w:lvlJc w:val="left"/>
      <w:pPr>
        <w:tabs>
          <w:tab w:val="num" w:pos="432"/>
        </w:tabs>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8" w15:restartNumberingAfterBreak="0">
    <w:nsid w:val="60A970DA"/>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17F098C"/>
    <w:multiLevelType w:val="hybridMultilevel"/>
    <w:tmpl w:val="CC7EB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32E2836"/>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420711D"/>
    <w:multiLevelType w:val="multilevel"/>
    <w:tmpl w:val="08F026F0"/>
    <w:lvl w:ilvl="0">
      <w:start w:val="1"/>
      <w:numFmt w:val="upperLetter"/>
      <w:pStyle w:val="AppendixHeading1"/>
      <w:lvlText w:val="Appendix %1."/>
      <w:lvlJc w:val="left"/>
      <w:pPr>
        <w:ind w:left="360" w:hanging="360"/>
      </w:pPr>
      <w:rPr>
        <w:rFonts w:hint="default"/>
      </w:rPr>
    </w:lvl>
    <w:lvl w:ilvl="1">
      <w:start w:val="1"/>
      <w:numFmt w:val="decimal"/>
      <w:pStyle w:val="AppendixHeading2"/>
      <w:suff w:val="space"/>
      <w:lvlText w:val="%1.%2"/>
      <w:lvlJc w:val="left"/>
      <w:pPr>
        <w:ind w:left="576" w:hanging="576"/>
      </w:pPr>
      <w:rPr>
        <w:rFonts w:hint="default"/>
      </w:rPr>
    </w:lvl>
    <w:lvl w:ilvl="2">
      <w:start w:val="1"/>
      <w:numFmt w:val="decimal"/>
      <w:pStyle w:val="AppendixHeading3"/>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2" w15:restartNumberingAfterBreak="0">
    <w:nsid w:val="66B505B4"/>
    <w:multiLevelType w:val="multilevel"/>
    <w:tmpl w:val="3E7C65A2"/>
    <w:lvl w:ilvl="0">
      <w:start w:val="1"/>
      <w:numFmt w:val="decimal"/>
      <w:pStyle w:val="Heading1WP"/>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3" w15:restartNumberingAfterBreak="0">
    <w:nsid w:val="67074A65"/>
    <w:multiLevelType w:val="hybridMultilevel"/>
    <w:tmpl w:val="AFC00B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9D43F0E"/>
    <w:multiLevelType w:val="hybridMultilevel"/>
    <w:tmpl w:val="9F02B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D262803"/>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DC9004A"/>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E0D2E88"/>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E49342A"/>
    <w:multiLevelType w:val="hybridMultilevel"/>
    <w:tmpl w:val="FE0A7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54A5642"/>
    <w:multiLevelType w:val="hybridMultilevel"/>
    <w:tmpl w:val="DE781EEE"/>
    <w:lvl w:ilvl="0" w:tplc="AE2C74EC">
      <w:start w:val="1"/>
      <w:numFmt w:val="bullet"/>
      <w:pStyle w:val="RelatedWork"/>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0" w15:restartNumberingAfterBreak="0">
    <w:nsid w:val="76A73C9E"/>
    <w:multiLevelType w:val="hybridMultilevel"/>
    <w:tmpl w:val="71D0C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8DD0970"/>
    <w:multiLevelType w:val="hybridMultilevel"/>
    <w:tmpl w:val="6966D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B9854AF"/>
    <w:multiLevelType w:val="hybridMultilevel"/>
    <w:tmpl w:val="24FC4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C772EF6"/>
    <w:multiLevelType w:val="hybridMultilevel"/>
    <w:tmpl w:val="83281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8023193">
    <w:abstractNumId w:val="72"/>
  </w:num>
  <w:num w:numId="2" w16cid:durableId="1790272935">
    <w:abstractNumId w:val="2"/>
  </w:num>
  <w:num w:numId="3" w16cid:durableId="1999503942">
    <w:abstractNumId w:val="67"/>
  </w:num>
  <w:num w:numId="4" w16cid:durableId="1837569147">
    <w:abstractNumId w:val="67"/>
  </w:num>
  <w:num w:numId="5" w16cid:durableId="1715498814">
    <w:abstractNumId w:val="1"/>
  </w:num>
  <w:num w:numId="6" w16cid:durableId="1531066833">
    <w:abstractNumId w:val="79"/>
  </w:num>
  <w:num w:numId="7" w16cid:durableId="1233202086">
    <w:abstractNumId w:val="71"/>
  </w:num>
  <w:num w:numId="8" w16cid:durableId="718017696">
    <w:abstractNumId w:val="32"/>
  </w:num>
  <w:num w:numId="9" w16cid:durableId="1874491119">
    <w:abstractNumId w:val="49"/>
  </w:num>
  <w:num w:numId="10" w16cid:durableId="191191808">
    <w:abstractNumId w:val="31"/>
  </w:num>
  <w:num w:numId="11" w16cid:durableId="1273317677">
    <w:abstractNumId w:val="57"/>
  </w:num>
  <w:num w:numId="12" w16cid:durableId="155534788">
    <w:abstractNumId w:val="78"/>
  </w:num>
  <w:num w:numId="13" w16cid:durableId="690911550">
    <w:abstractNumId w:val="20"/>
  </w:num>
  <w:num w:numId="14" w16cid:durableId="154806507">
    <w:abstractNumId w:val="19"/>
  </w:num>
  <w:num w:numId="15" w16cid:durableId="81075849">
    <w:abstractNumId w:val="69"/>
  </w:num>
  <w:num w:numId="16" w16cid:durableId="458308048">
    <w:abstractNumId w:val="17"/>
  </w:num>
  <w:num w:numId="17" w16cid:durableId="830752918">
    <w:abstractNumId w:val="33"/>
  </w:num>
  <w:num w:numId="18" w16cid:durableId="1433087774">
    <w:abstractNumId w:val="56"/>
  </w:num>
  <w:num w:numId="19" w16cid:durableId="1594585203">
    <w:abstractNumId w:val="41"/>
  </w:num>
  <w:num w:numId="20" w16cid:durableId="807092659">
    <w:abstractNumId w:val="47"/>
  </w:num>
  <w:num w:numId="21" w16cid:durableId="1130510398">
    <w:abstractNumId w:val="30"/>
  </w:num>
  <w:num w:numId="22" w16cid:durableId="1821341582">
    <w:abstractNumId w:val="50"/>
  </w:num>
  <w:num w:numId="23" w16cid:durableId="1103188104">
    <w:abstractNumId w:val="39"/>
  </w:num>
  <w:num w:numId="24" w16cid:durableId="1215657000">
    <w:abstractNumId w:val="73"/>
  </w:num>
  <w:num w:numId="25" w16cid:durableId="1755858666">
    <w:abstractNumId w:val="46"/>
  </w:num>
  <w:num w:numId="26" w16cid:durableId="1061750575">
    <w:abstractNumId w:val="43"/>
  </w:num>
  <w:num w:numId="27" w16cid:durableId="1400203794">
    <w:abstractNumId w:val="26"/>
  </w:num>
  <w:num w:numId="28" w16cid:durableId="22555062">
    <w:abstractNumId w:val="24"/>
  </w:num>
  <w:num w:numId="29" w16cid:durableId="1923291356">
    <w:abstractNumId w:val="63"/>
  </w:num>
  <w:num w:numId="30" w16cid:durableId="1621842215">
    <w:abstractNumId w:val="64"/>
  </w:num>
  <w:num w:numId="31" w16cid:durableId="1949269893">
    <w:abstractNumId w:val="81"/>
  </w:num>
  <w:num w:numId="32" w16cid:durableId="1634484148">
    <w:abstractNumId w:val="60"/>
  </w:num>
  <w:num w:numId="33" w16cid:durableId="246693435">
    <w:abstractNumId w:val="16"/>
  </w:num>
  <w:num w:numId="34" w16cid:durableId="224881396">
    <w:abstractNumId w:val="37"/>
  </w:num>
  <w:num w:numId="35" w16cid:durableId="1414207085">
    <w:abstractNumId w:val="80"/>
  </w:num>
  <w:num w:numId="36" w16cid:durableId="2073497867">
    <w:abstractNumId w:val="83"/>
  </w:num>
  <w:num w:numId="37" w16cid:durableId="213350963">
    <w:abstractNumId w:val="21"/>
  </w:num>
  <w:num w:numId="38" w16cid:durableId="1294753802">
    <w:abstractNumId w:val="61"/>
  </w:num>
  <w:num w:numId="39" w16cid:durableId="547184156">
    <w:abstractNumId w:val="74"/>
  </w:num>
  <w:num w:numId="40" w16cid:durableId="791165696">
    <w:abstractNumId w:val="54"/>
  </w:num>
  <w:num w:numId="41" w16cid:durableId="1065031015">
    <w:abstractNumId w:val="27"/>
  </w:num>
  <w:num w:numId="42" w16cid:durableId="1208182209">
    <w:abstractNumId w:val="82"/>
  </w:num>
  <w:num w:numId="43" w16cid:durableId="1906144987">
    <w:abstractNumId w:val="36"/>
  </w:num>
  <w:num w:numId="44" w16cid:durableId="259874468">
    <w:abstractNumId w:val="23"/>
  </w:num>
  <w:num w:numId="45" w16cid:durableId="195700871">
    <w:abstractNumId w:val="35"/>
  </w:num>
  <w:num w:numId="46" w16cid:durableId="1905293340">
    <w:abstractNumId w:val="18"/>
  </w:num>
  <w:num w:numId="47" w16cid:durableId="637762748">
    <w:abstractNumId w:val="5"/>
  </w:num>
  <w:num w:numId="48" w16cid:durableId="240871271">
    <w:abstractNumId w:val="6"/>
  </w:num>
  <w:num w:numId="49" w16cid:durableId="939529900">
    <w:abstractNumId w:val="7"/>
  </w:num>
  <w:num w:numId="50" w16cid:durableId="1913614768">
    <w:abstractNumId w:val="8"/>
  </w:num>
  <w:num w:numId="51" w16cid:durableId="960956968">
    <w:abstractNumId w:val="9"/>
  </w:num>
  <w:num w:numId="52" w16cid:durableId="1643346922">
    <w:abstractNumId w:val="10"/>
  </w:num>
  <w:num w:numId="53" w16cid:durableId="294681235">
    <w:abstractNumId w:val="11"/>
  </w:num>
  <w:num w:numId="54" w16cid:durableId="653141622">
    <w:abstractNumId w:val="12"/>
  </w:num>
  <w:num w:numId="55" w16cid:durableId="1092631426">
    <w:abstractNumId w:val="13"/>
  </w:num>
  <w:num w:numId="56" w16cid:durableId="539828177">
    <w:abstractNumId w:val="14"/>
  </w:num>
  <w:num w:numId="57" w16cid:durableId="1162433978">
    <w:abstractNumId w:val="15"/>
  </w:num>
  <w:num w:numId="58" w16cid:durableId="266080135">
    <w:abstractNumId w:val="6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755660249">
    <w:abstractNumId w:val="42"/>
  </w:num>
  <w:num w:numId="60" w16cid:durableId="888490827">
    <w:abstractNumId w:val="77"/>
  </w:num>
  <w:num w:numId="61" w16cid:durableId="1033338360">
    <w:abstractNumId w:val="38"/>
  </w:num>
  <w:num w:numId="62" w16cid:durableId="1532303994">
    <w:abstractNumId w:val="34"/>
  </w:num>
  <w:num w:numId="63" w16cid:durableId="1660617423">
    <w:abstractNumId w:val="75"/>
  </w:num>
  <w:num w:numId="64" w16cid:durableId="1633049006">
    <w:abstractNumId w:val="25"/>
  </w:num>
  <w:num w:numId="65" w16cid:durableId="804547516">
    <w:abstractNumId w:val="29"/>
  </w:num>
  <w:num w:numId="66" w16cid:durableId="1752696663">
    <w:abstractNumId w:val="66"/>
  </w:num>
  <w:num w:numId="67" w16cid:durableId="1352609086">
    <w:abstractNumId w:val="76"/>
  </w:num>
  <w:num w:numId="68" w16cid:durableId="1676878521">
    <w:abstractNumId w:val="44"/>
  </w:num>
  <w:num w:numId="69" w16cid:durableId="1057436386">
    <w:abstractNumId w:val="65"/>
  </w:num>
  <w:num w:numId="70" w16cid:durableId="1057781794">
    <w:abstractNumId w:val="62"/>
  </w:num>
  <w:num w:numId="71" w16cid:durableId="146018989">
    <w:abstractNumId w:val="28"/>
  </w:num>
  <w:num w:numId="72" w16cid:durableId="746614233">
    <w:abstractNumId w:val="52"/>
  </w:num>
  <w:num w:numId="73" w16cid:durableId="1853108220">
    <w:abstractNumId w:val="55"/>
  </w:num>
  <w:num w:numId="74" w16cid:durableId="371616173">
    <w:abstractNumId w:val="40"/>
  </w:num>
  <w:num w:numId="75" w16cid:durableId="1453402564">
    <w:abstractNumId w:val="51"/>
  </w:num>
  <w:num w:numId="76" w16cid:durableId="1845896368">
    <w:abstractNumId w:val="58"/>
  </w:num>
  <w:num w:numId="77" w16cid:durableId="946078038">
    <w:abstractNumId w:val="68"/>
  </w:num>
  <w:num w:numId="78" w16cid:durableId="15230181">
    <w:abstractNumId w:val="70"/>
  </w:num>
  <w:num w:numId="79" w16cid:durableId="2045402937">
    <w:abstractNumId w:val="53"/>
  </w:num>
  <w:num w:numId="80" w16cid:durableId="1291210177">
    <w:abstractNumId w:val="45"/>
  </w:num>
  <w:num w:numId="81" w16cid:durableId="651834467">
    <w:abstractNumId w:val="22"/>
  </w:num>
  <w:num w:numId="82" w16cid:durableId="24798886">
    <w:abstractNumId w:val="59"/>
  </w:num>
  <w:num w:numId="83" w16cid:durableId="1194272742">
    <w:abstractNumId w:val="48"/>
  </w:num>
  <w:num w:numId="84" w16cid:durableId="1605920621">
    <w:abstractNumId w:val="0"/>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noPunctuationKerning/>
  <w:characterSpacingControl w:val="doNotCompress"/>
  <w:hdrShapeDefaults>
    <o:shapedefaults v:ext="edit" spidmax="2058"/>
  </w:hdrShapeDefaults>
  <w:footnotePr>
    <w:footnote w:id="-1"/>
    <w:footnote w:id="0"/>
    <w:footnote w:id="1"/>
  </w:footnotePr>
  <w:endnotePr>
    <w:endnote w:id="-1"/>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E59AF"/>
    <w:rsid w:val="000050A2"/>
    <w:rsid w:val="00005F1F"/>
    <w:rsid w:val="00006B3A"/>
    <w:rsid w:val="00023528"/>
    <w:rsid w:val="00024C43"/>
    <w:rsid w:val="00030624"/>
    <w:rsid w:val="00033041"/>
    <w:rsid w:val="00034345"/>
    <w:rsid w:val="00043925"/>
    <w:rsid w:val="000449B0"/>
    <w:rsid w:val="000464BF"/>
    <w:rsid w:val="00060BBB"/>
    <w:rsid w:val="0006408F"/>
    <w:rsid w:val="0007308D"/>
    <w:rsid w:val="00076EFC"/>
    <w:rsid w:val="000826DE"/>
    <w:rsid w:val="00082C02"/>
    <w:rsid w:val="00091F76"/>
    <w:rsid w:val="00094053"/>
    <w:rsid w:val="00096E2D"/>
    <w:rsid w:val="000A021E"/>
    <w:rsid w:val="000A02CD"/>
    <w:rsid w:val="000A6E00"/>
    <w:rsid w:val="000C11FC"/>
    <w:rsid w:val="000E20CC"/>
    <w:rsid w:val="000E28CA"/>
    <w:rsid w:val="000E5705"/>
    <w:rsid w:val="000F17E9"/>
    <w:rsid w:val="00101D6D"/>
    <w:rsid w:val="00123F2F"/>
    <w:rsid w:val="0013256B"/>
    <w:rsid w:val="00147F63"/>
    <w:rsid w:val="0015090F"/>
    <w:rsid w:val="00163011"/>
    <w:rsid w:val="00167851"/>
    <w:rsid w:val="00176FE6"/>
    <w:rsid w:val="00177DED"/>
    <w:rsid w:val="001832F8"/>
    <w:rsid w:val="001B6ACF"/>
    <w:rsid w:val="001C1D5A"/>
    <w:rsid w:val="001C207D"/>
    <w:rsid w:val="001C782B"/>
    <w:rsid w:val="001D1D6C"/>
    <w:rsid w:val="001E34B8"/>
    <w:rsid w:val="001E46CF"/>
    <w:rsid w:val="001E4B99"/>
    <w:rsid w:val="001F05E0"/>
    <w:rsid w:val="001F10B2"/>
    <w:rsid w:val="001F51AB"/>
    <w:rsid w:val="00205BDA"/>
    <w:rsid w:val="00216393"/>
    <w:rsid w:val="00223C24"/>
    <w:rsid w:val="00231710"/>
    <w:rsid w:val="00232273"/>
    <w:rsid w:val="00255718"/>
    <w:rsid w:val="002659E9"/>
    <w:rsid w:val="002714A2"/>
    <w:rsid w:val="00277205"/>
    <w:rsid w:val="00286EC7"/>
    <w:rsid w:val="002A2B33"/>
    <w:rsid w:val="002B0579"/>
    <w:rsid w:val="002B197B"/>
    <w:rsid w:val="002B261C"/>
    <w:rsid w:val="002B267E"/>
    <w:rsid w:val="002B7407"/>
    <w:rsid w:val="002B7E99"/>
    <w:rsid w:val="002C0868"/>
    <w:rsid w:val="002D3AF6"/>
    <w:rsid w:val="002E03E7"/>
    <w:rsid w:val="002E54E8"/>
    <w:rsid w:val="0030202A"/>
    <w:rsid w:val="00303110"/>
    <w:rsid w:val="003071B6"/>
    <w:rsid w:val="003129C6"/>
    <w:rsid w:val="00316300"/>
    <w:rsid w:val="0031788B"/>
    <w:rsid w:val="00343109"/>
    <w:rsid w:val="00362160"/>
    <w:rsid w:val="00366C20"/>
    <w:rsid w:val="003707E2"/>
    <w:rsid w:val="00373F41"/>
    <w:rsid w:val="003A0D47"/>
    <w:rsid w:val="003B0E37"/>
    <w:rsid w:val="003B1F5B"/>
    <w:rsid w:val="003B307E"/>
    <w:rsid w:val="003C18EF"/>
    <w:rsid w:val="003C20A1"/>
    <w:rsid w:val="003C2E63"/>
    <w:rsid w:val="003C61EA"/>
    <w:rsid w:val="003D15AE"/>
    <w:rsid w:val="003D1945"/>
    <w:rsid w:val="003D3BF1"/>
    <w:rsid w:val="003E2445"/>
    <w:rsid w:val="003E6731"/>
    <w:rsid w:val="003F5640"/>
    <w:rsid w:val="00402E3A"/>
    <w:rsid w:val="00412A4B"/>
    <w:rsid w:val="004142FF"/>
    <w:rsid w:val="004209A3"/>
    <w:rsid w:val="004226B7"/>
    <w:rsid w:val="0042272F"/>
    <w:rsid w:val="0043023F"/>
    <w:rsid w:val="00430C66"/>
    <w:rsid w:val="004453B7"/>
    <w:rsid w:val="00445C96"/>
    <w:rsid w:val="00462FBF"/>
    <w:rsid w:val="004904F9"/>
    <w:rsid w:val="004925B5"/>
    <w:rsid w:val="00494EE0"/>
    <w:rsid w:val="004A08E3"/>
    <w:rsid w:val="004A1CB1"/>
    <w:rsid w:val="004A4096"/>
    <w:rsid w:val="004A4186"/>
    <w:rsid w:val="004A5BBB"/>
    <w:rsid w:val="004B203E"/>
    <w:rsid w:val="004B2AA0"/>
    <w:rsid w:val="004B5C82"/>
    <w:rsid w:val="004C4D7C"/>
    <w:rsid w:val="004C5CC1"/>
    <w:rsid w:val="004D0E5E"/>
    <w:rsid w:val="004E374A"/>
    <w:rsid w:val="004F0C8B"/>
    <w:rsid w:val="004F390D"/>
    <w:rsid w:val="004F5BEF"/>
    <w:rsid w:val="005126F2"/>
    <w:rsid w:val="00512F72"/>
    <w:rsid w:val="00514964"/>
    <w:rsid w:val="00514F99"/>
    <w:rsid w:val="0051640A"/>
    <w:rsid w:val="0052099F"/>
    <w:rsid w:val="005276EC"/>
    <w:rsid w:val="00527ED7"/>
    <w:rsid w:val="00531383"/>
    <w:rsid w:val="00536316"/>
    <w:rsid w:val="00542191"/>
    <w:rsid w:val="00546594"/>
    <w:rsid w:val="00547D8B"/>
    <w:rsid w:val="00547E3B"/>
    <w:rsid w:val="00554D3F"/>
    <w:rsid w:val="00560795"/>
    <w:rsid w:val="00571243"/>
    <w:rsid w:val="00572BC4"/>
    <w:rsid w:val="00590FE3"/>
    <w:rsid w:val="00591B31"/>
    <w:rsid w:val="00596B92"/>
    <w:rsid w:val="005A293B"/>
    <w:rsid w:val="005A5E41"/>
    <w:rsid w:val="005C4A13"/>
    <w:rsid w:val="005D2EE1"/>
    <w:rsid w:val="005F4F93"/>
    <w:rsid w:val="006047D8"/>
    <w:rsid w:val="006107FC"/>
    <w:rsid w:val="00612932"/>
    <w:rsid w:val="00635370"/>
    <w:rsid w:val="00650846"/>
    <w:rsid w:val="00657ABF"/>
    <w:rsid w:val="006852B0"/>
    <w:rsid w:val="006868BC"/>
    <w:rsid w:val="006A0100"/>
    <w:rsid w:val="006A3443"/>
    <w:rsid w:val="006B2C49"/>
    <w:rsid w:val="006D31DB"/>
    <w:rsid w:val="006F11AC"/>
    <w:rsid w:val="006F2371"/>
    <w:rsid w:val="006F2C2B"/>
    <w:rsid w:val="007001D7"/>
    <w:rsid w:val="00700C3C"/>
    <w:rsid w:val="00704663"/>
    <w:rsid w:val="007057F1"/>
    <w:rsid w:val="0071217C"/>
    <w:rsid w:val="007132C1"/>
    <w:rsid w:val="007139E9"/>
    <w:rsid w:val="007165BD"/>
    <w:rsid w:val="007167BB"/>
    <w:rsid w:val="00727F08"/>
    <w:rsid w:val="007363E4"/>
    <w:rsid w:val="007402C5"/>
    <w:rsid w:val="0074463C"/>
    <w:rsid w:val="00744FD0"/>
    <w:rsid w:val="00745446"/>
    <w:rsid w:val="00754545"/>
    <w:rsid w:val="007611CD"/>
    <w:rsid w:val="00763A94"/>
    <w:rsid w:val="00765F2F"/>
    <w:rsid w:val="00767391"/>
    <w:rsid w:val="0077006B"/>
    <w:rsid w:val="0077347A"/>
    <w:rsid w:val="007816D7"/>
    <w:rsid w:val="007824D4"/>
    <w:rsid w:val="007902D4"/>
    <w:rsid w:val="00790A21"/>
    <w:rsid w:val="00790B4C"/>
    <w:rsid w:val="00790BC5"/>
    <w:rsid w:val="007A1064"/>
    <w:rsid w:val="007A5948"/>
    <w:rsid w:val="007A63CE"/>
    <w:rsid w:val="007B5900"/>
    <w:rsid w:val="007C1169"/>
    <w:rsid w:val="007C625D"/>
    <w:rsid w:val="007E3373"/>
    <w:rsid w:val="008012F5"/>
    <w:rsid w:val="008020C7"/>
    <w:rsid w:val="008023DF"/>
    <w:rsid w:val="00806704"/>
    <w:rsid w:val="008125F8"/>
    <w:rsid w:val="008207A3"/>
    <w:rsid w:val="008219A9"/>
    <w:rsid w:val="00827494"/>
    <w:rsid w:val="00831022"/>
    <w:rsid w:val="00851329"/>
    <w:rsid w:val="00852E10"/>
    <w:rsid w:val="008546B3"/>
    <w:rsid w:val="00860008"/>
    <w:rsid w:val="00861D48"/>
    <w:rsid w:val="00867592"/>
    <w:rsid w:val="00867633"/>
    <w:rsid w:val="008677C6"/>
    <w:rsid w:val="00875F61"/>
    <w:rsid w:val="00876B32"/>
    <w:rsid w:val="00882FC4"/>
    <w:rsid w:val="0088339A"/>
    <w:rsid w:val="00885BC6"/>
    <w:rsid w:val="00890065"/>
    <w:rsid w:val="008A31C5"/>
    <w:rsid w:val="008A68CC"/>
    <w:rsid w:val="008B35FC"/>
    <w:rsid w:val="008C100C"/>
    <w:rsid w:val="008C7396"/>
    <w:rsid w:val="008D23C9"/>
    <w:rsid w:val="008D464F"/>
    <w:rsid w:val="008D603F"/>
    <w:rsid w:val="008F15A9"/>
    <w:rsid w:val="008F4458"/>
    <w:rsid w:val="00910AC5"/>
    <w:rsid w:val="009126CA"/>
    <w:rsid w:val="00915A73"/>
    <w:rsid w:val="00930197"/>
    <w:rsid w:val="00930A73"/>
    <w:rsid w:val="00930E31"/>
    <w:rsid w:val="00950197"/>
    <w:rsid w:val="00951C02"/>
    <w:rsid w:val="009523EF"/>
    <w:rsid w:val="00962F1F"/>
    <w:rsid w:val="00982437"/>
    <w:rsid w:val="0099403E"/>
    <w:rsid w:val="00995224"/>
    <w:rsid w:val="00995E1B"/>
    <w:rsid w:val="009A2E52"/>
    <w:rsid w:val="009A44D0"/>
    <w:rsid w:val="009A660D"/>
    <w:rsid w:val="009B28A5"/>
    <w:rsid w:val="009C3825"/>
    <w:rsid w:val="009C3CD7"/>
    <w:rsid w:val="009C7DCE"/>
    <w:rsid w:val="009D1CDA"/>
    <w:rsid w:val="009E4A8B"/>
    <w:rsid w:val="009E557C"/>
    <w:rsid w:val="009F04EF"/>
    <w:rsid w:val="009F3638"/>
    <w:rsid w:val="009F460A"/>
    <w:rsid w:val="009F7E13"/>
    <w:rsid w:val="00A05FDF"/>
    <w:rsid w:val="00A17A95"/>
    <w:rsid w:val="00A31FB9"/>
    <w:rsid w:val="00A34900"/>
    <w:rsid w:val="00A44E81"/>
    <w:rsid w:val="00A471E7"/>
    <w:rsid w:val="00A50716"/>
    <w:rsid w:val="00A52C76"/>
    <w:rsid w:val="00A55556"/>
    <w:rsid w:val="00A64BE9"/>
    <w:rsid w:val="00A710C8"/>
    <w:rsid w:val="00A7360D"/>
    <w:rsid w:val="00A74011"/>
    <w:rsid w:val="00A83CAA"/>
    <w:rsid w:val="00A9135E"/>
    <w:rsid w:val="00A9241B"/>
    <w:rsid w:val="00A93A73"/>
    <w:rsid w:val="00A9675F"/>
    <w:rsid w:val="00AA0D5A"/>
    <w:rsid w:val="00AA2F0A"/>
    <w:rsid w:val="00AC0AAD"/>
    <w:rsid w:val="00AC5012"/>
    <w:rsid w:val="00AD0665"/>
    <w:rsid w:val="00AD0F45"/>
    <w:rsid w:val="00AD4630"/>
    <w:rsid w:val="00AD5DDB"/>
    <w:rsid w:val="00AE0702"/>
    <w:rsid w:val="00AF5EEC"/>
    <w:rsid w:val="00B03FBA"/>
    <w:rsid w:val="00B07128"/>
    <w:rsid w:val="00B103B8"/>
    <w:rsid w:val="00B12364"/>
    <w:rsid w:val="00B12A5A"/>
    <w:rsid w:val="00B16092"/>
    <w:rsid w:val="00B2415D"/>
    <w:rsid w:val="00B311CC"/>
    <w:rsid w:val="00B47307"/>
    <w:rsid w:val="00B569DB"/>
    <w:rsid w:val="00B573DB"/>
    <w:rsid w:val="00B638C0"/>
    <w:rsid w:val="00B809FD"/>
    <w:rsid w:val="00B80CDB"/>
    <w:rsid w:val="00B8540B"/>
    <w:rsid w:val="00BA2083"/>
    <w:rsid w:val="00BB79DE"/>
    <w:rsid w:val="00BC5AF2"/>
    <w:rsid w:val="00BE1CE0"/>
    <w:rsid w:val="00C02DEC"/>
    <w:rsid w:val="00C04BCD"/>
    <w:rsid w:val="00C0675E"/>
    <w:rsid w:val="00C17AAE"/>
    <w:rsid w:val="00C217E0"/>
    <w:rsid w:val="00C22068"/>
    <w:rsid w:val="00C23558"/>
    <w:rsid w:val="00C304DB"/>
    <w:rsid w:val="00C32606"/>
    <w:rsid w:val="00C44407"/>
    <w:rsid w:val="00C451D7"/>
    <w:rsid w:val="00C52EFC"/>
    <w:rsid w:val="00C5515D"/>
    <w:rsid w:val="00C55404"/>
    <w:rsid w:val="00C71349"/>
    <w:rsid w:val="00C7321D"/>
    <w:rsid w:val="00C76CAA"/>
    <w:rsid w:val="00C76CCB"/>
    <w:rsid w:val="00C77916"/>
    <w:rsid w:val="00C836B6"/>
    <w:rsid w:val="00C86459"/>
    <w:rsid w:val="00C9139F"/>
    <w:rsid w:val="00C926F1"/>
    <w:rsid w:val="00C964B1"/>
    <w:rsid w:val="00CA1215"/>
    <w:rsid w:val="00CA2698"/>
    <w:rsid w:val="00CB07DD"/>
    <w:rsid w:val="00CC28F5"/>
    <w:rsid w:val="00CC2BA7"/>
    <w:rsid w:val="00CC2F1E"/>
    <w:rsid w:val="00CC5EC1"/>
    <w:rsid w:val="00CC6472"/>
    <w:rsid w:val="00CE2CD5"/>
    <w:rsid w:val="00CE48E3"/>
    <w:rsid w:val="00CE59AF"/>
    <w:rsid w:val="00CF5335"/>
    <w:rsid w:val="00CF629C"/>
    <w:rsid w:val="00D00DF9"/>
    <w:rsid w:val="00D04A7F"/>
    <w:rsid w:val="00D06C3A"/>
    <w:rsid w:val="00D14266"/>
    <w:rsid w:val="00D27CAB"/>
    <w:rsid w:val="00D303F1"/>
    <w:rsid w:val="00D43CB9"/>
    <w:rsid w:val="00D47622"/>
    <w:rsid w:val="00D5207A"/>
    <w:rsid w:val="00D54431"/>
    <w:rsid w:val="00D54A1C"/>
    <w:rsid w:val="00D56E36"/>
    <w:rsid w:val="00D577F9"/>
    <w:rsid w:val="00D57FAD"/>
    <w:rsid w:val="00D61DB1"/>
    <w:rsid w:val="00D61FFC"/>
    <w:rsid w:val="00D65C25"/>
    <w:rsid w:val="00D778DC"/>
    <w:rsid w:val="00D8216B"/>
    <w:rsid w:val="00D844BE"/>
    <w:rsid w:val="00D852A1"/>
    <w:rsid w:val="00D861BB"/>
    <w:rsid w:val="00DA5475"/>
    <w:rsid w:val="00DA5DA8"/>
    <w:rsid w:val="00DB27A1"/>
    <w:rsid w:val="00DB7432"/>
    <w:rsid w:val="00DB7C3C"/>
    <w:rsid w:val="00DC2EB1"/>
    <w:rsid w:val="00DD0D58"/>
    <w:rsid w:val="00DD26F8"/>
    <w:rsid w:val="00DE105D"/>
    <w:rsid w:val="00DE12FD"/>
    <w:rsid w:val="00DE6F0E"/>
    <w:rsid w:val="00DF1F29"/>
    <w:rsid w:val="00DF5EAF"/>
    <w:rsid w:val="00E06267"/>
    <w:rsid w:val="00E21636"/>
    <w:rsid w:val="00E230BA"/>
    <w:rsid w:val="00E30DE0"/>
    <w:rsid w:val="00E31A55"/>
    <w:rsid w:val="00E33995"/>
    <w:rsid w:val="00E36FE1"/>
    <w:rsid w:val="00E4299F"/>
    <w:rsid w:val="00E5504F"/>
    <w:rsid w:val="00E5513E"/>
    <w:rsid w:val="00E7674F"/>
    <w:rsid w:val="00EA5FB6"/>
    <w:rsid w:val="00EB6D8F"/>
    <w:rsid w:val="00EB7A3C"/>
    <w:rsid w:val="00EC170E"/>
    <w:rsid w:val="00EC42BE"/>
    <w:rsid w:val="00EC45E6"/>
    <w:rsid w:val="00EE0FF4"/>
    <w:rsid w:val="00EE32B1"/>
    <w:rsid w:val="00EE3786"/>
    <w:rsid w:val="00EE3BEF"/>
    <w:rsid w:val="00EF4464"/>
    <w:rsid w:val="00EF63FB"/>
    <w:rsid w:val="00F04F32"/>
    <w:rsid w:val="00F102AA"/>
    <w:rsid w:val="00F1108A"/>
    <w:rsid w:val="00F15B67"/>
    <w:rsid w:val="00F275C1"/>
    <w:rsid w:val="00F275CE"/>
    <w:rsid w:val="00F316B4"/>
    <w:rsid w:val="00F3464C"/>
    <w:rsid w:val="00F4071F"/>
    <w:rsid w:val="00F42CC9"/>
    <w:rsid w:val="00F442F9"/>
    <w:rsid w:val="00F50E2C"/>
    <w:rsid w:val="00F51F98"/>
    <w:rsid w:val="00F710FC"/>
    <w:rsid w:val="00F9240B"/>
    <w:rsid w:val="00FA361D"/>
    <w:rsid w:val="00FB384A"/>
    <w:rsid w:val="00FB3A75"/>
    <w:rsid w:val="00FB6DD0"/>
    <w:rsid w:val="00FC06F0"/>
    <w:rsid w:val="00FC3563"/>
    <w:rsid w:val="00FC6559"/>
    <w:rsid w:val="00FD6F22"/>
    <w:rsid w:val="00FE069B"/>
    <w:rsid w:val="00FE5628"/>
    <w:rsid w:val="00FE5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45E4AA32"/>
  <w15:chartTrackingRefBased/>
  <w15:docId w15:val="{DFA411AD-F87B-4890-85F6-5CBA29187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99"/>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100C"/>
    <w:pPr>
      <w:spacing w:before="80" w:after="80"/>
    </w:pPr>
    <w:rPr>
      <w:rFonts w:ascii="Arial" w:hAnsi="Arial"/>
      <w:szCs w:val="24"/>
    </w:rPr>
  </w:style>
  <w:style w:type="paragraph" w:styleId="Heading1">
    <w:name w:val="heading 1"/>
    <w:basedOn w:val="Normal"/>
    <w:next w:val="Normal"/>
    <w:link w:val="Heading1Char"/>
    <w:qFormat/>
    <w:rsid w:val="00B2415D"/>
    <w:pPr>
      <w:keepNext/>
      <w:pageBreakBefore/>
      <w:numPr>
        <w:numId w:val="4"/>
      </w:numPr>
      <w:pBdr>
        <w:top w:val="single" w:sz="4" w:space="6" w:color="808080"/>
      </w:pBdr>
      <w:spacing w:before="480" w:after="120"/>
      <w:outlineLvl w:val="0"/>
    </w:pPr>
    <w:rPr>
      <w:rFonts w:cs="Arial"/>
      <w:b/>
      <w:bCs/>
      <w:color w:val="3B006F"/>
      <w:kern w:val="32"/>
      <w:sz w:val="36"/>
      <w:szCs w:val="36"/>
    </w:rPr>
  </w:style>
  <w:style w:type="paragraph" w:styleId="Heading2">
    <w:name w:val="heading 2"/>
    <w:aliases w:val="H2"/>
    <w:basedOn w:val="Heading1"/>
    <w:next w:val="Normal"/>
    <w:link w:val="Heading2Char"/>
    <w:qFormat/>
    <w:rsid w:val="00A710C8"/>
    <w:pPr>
      <w:pageBreakBefore w:val="0"/>
      <w:numPr>
        <w:ilvl w:val="1"/>
      </w:numPr>
      <w:pBdr>
        <w:top w:val="none" w:sz="0" w:space="0" w:color="auto"/>
      </w:pBdr>
      <w:spacing w:before="240"/>
      <w:outlineLvl w:val="1"/>
    </w:pPr>
    <w:rPr>
      <w:bCs w:val="0"/>
      <w:iCs/>
      <w:sz w:val="28"/>
      <w:szCs w:val="28"/>
    </w:rPr>
  </w:style>
  <w:style w:type="paragraph" w:styleId="Heading3">
    <w:name w:val="heading 3"/>
    <w:aliases w:val="H3"/>
    <w:basedOn w:val="Heading2"/>
    <w:next w:val="Normal"/>
    <w:link w:val="Heading3Char"/>
    <w:qFormat/>
    <w:pPr>
      <w:numPr>
        <w:ilvl w:val="2"/>
      </w:numPr>
      <w:outlineLvl w:val="2"/>
    </w:pPr>
    <w:rPr>
      <w:bCs/>
      <w:sz w:val="26"/>
      <w:szCs w:val="26"/>
    </w:rPr>
  </w:style>
  <w:style w:type="paragraph" w:styleId="Heading4">
    <w:name w:val="heading 4"/>
    <w:aliases w:val="H4"/>
    <w:basedOn w:val="Heading3"/>
    <w:next w:val="Normal"/>
    <w:link w:val="Heading4Char"/>
    <w:qFormat/>
    <w:pPr>
      <w:numPr>
        <w:ilvl w:val="3"/>
      </w:numPr>
      <w:outlineLvl w:val="3"/>
    </w:pPr>
    <w:rPr>
      <w:bCs w:val="0"/>
      <w:sz w:val="24"/>
      <w:szCs w:val="28"/>
    </w:rPr>
  </w:style>
  <w:style w:type="paragraph" w:styleId="Heading5">
    <w:name w:val="heading 5"/>
    <w:basedOn w:val="Heading4"/>
    <w:next w:val="Normal"/>
    <w:link w:val="Heading5Char"/>
    <w:qFormat/>
    <w:pPr>
      <w:numPr>
        <w:ilvl w:val="4"/>
      </w:numPr>
      <w:outlineLvl w:val="4"/>
    </w:pPr>
    <w:rPr>
      <w:bCs/>
      <w:iCs w:val="0"/>
      <w:szCs w:val="26"/>
    </w:rPr>
  </w:style>
  <w:style w:type="paragraph" w:styleId="Heading6">
    <w:name w:val="heading 6"/>
    <w:basedOn w:val="Heading5"/>
    <w:next w:val="Normal"/>
    <w:link w:val="Heading6Char"/>
    <w:qFormat/>
    <w:pPr>
      <w:numPr>
        <w:ilvl w:val="5"/>
      </w:numPr>
      <w:outlineLvl w:val="5"/>
    </w:pPr>
    <w:rPr>
      <w:bCs w:val="0"/>
      <w:sz w:val="22"/>
      <w:szCs w:val="22"/>
    </w:rPr>
  </w:style>
  <w:style w:type="paragraph" w:styleId="Heading7">
    <w:name w:val="heading 7"/>
    <w:basedOn w:val="Heading6"/>
    <w:next w:val="Normal"/>
    <w:link w:val="Heading7Char"/>
    <w:qFormat/>
    <w:pPr>
      <w:numPr>
        <w:ilvl w:val="6"/>
      </w:numPr>
      <w:outlineLvl w:val="6"/>
    </w:pPr>
  </w:style>
  <w:style w:type="paragraph" w:styleId="Heading8">
    <w:name w:val="heading 8"/>
    <w:basedOn w:val="Heading7"/>
    <w:next w:val="Normal"/>
    <w:link w:val="Heading8Char"/>
    <w:qFormat/>
    <w:pPr>
      <w:numPr>
        <w:ilvl w:val="7"/>
      </w:numPr>
      <w:outlineLvl w:val="7"/>
    </w:pPr>
    <w:rPr>
      <w:i/>
      <w:iCs/>
    </w:rPr>
  </w:style>
  <w:style w:type="paragraph" w:styleId="Heading9">
    <w:name w:val="heading 9"/>
    <w:basedOn w:val="Heading8"/>
    <w:next w:val="Normal"/>
    <w:link w:val="Heading9Char"/>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B2415D"/>
    <w:pPr>
      <w:pBdr>
        <w:top w:val="single" w:sz="4" w:space="1" w:color="808080"/>
      </w:pBdr>
      <w:spacing w:before="0" w:after="240"/>
    </w:pPr>
    <w:rPr>
      <w:rFonts w:cs="Arial"/>
      <w:b/>
      <w:bCs/>
      <w:color w:val="3B006F"/>
      <w:kern w:val="28"/>
      <w:sz w:val="48"/>
      <w:szCs w:val="48"/>
    </w:rPr>
  </w:style>
  <w:style w:type="paragraph" w:styleId="Subtitle">
    <w:name w:val="Subtitle"/>
    <w:basedOn w:val="Title"/>
    <w:link w:val="SubtitleChar"/>
    <w:qFormat/>
    <w:rsid w:val="00B2415D"/>
    <w:rPr>
      <w:sz w:val="36"/>
      <w:szCs w:val="36"/>
    </w:rPr>
  </w:style>
  <w:style w:type="paragraph" w:customStyle="1" w:styleId="Titlepageinfo">
    <w:name w:val="Title page info"/>
    <w:basedOn w:val="Normal"/>
    <w:next w:val="Titlepageinfodescription"/>
    <w:rsid w:val="00B2415D"/>
    <w:pPr>
      <w:keepNext/>
      <w:spacing w:before="0" w:after="0"/>
    </w:pPr>
    <w:rPr>
      <w:b/>
      <w:color w:val="3B006F"/>
      <w:szCs w:val="20"/>
    </w:rPr>
  </w:style>
  <w:style w:type="paragraph" w:customStyle="1" w:styleId="Titlepageinfodescription">
    <w:name w:val="Title page info description"/>
    <w:basedOn w:val="Titlepageinfo"/>
    <w:next w:val="Titlepageinfo"/>
    <w:rsid w:val="003D1945"/>
    <w:pPr>
      <w:keepNext w:val="0"/>
      <w:spacing w:after="80"/>
      <w:ind w:left="720"/>
      <w:contextualSpacing/>
    </w:pPr>
    <w:rPr>
      <w:b w:val="0"/>
      <w:color w:val="auto"/>
    </w:rPr>
  </w:style>
  <w:style w:type="paragraph" w:customStyle="1" w:styleId="Contributor">
    <w:name w:val="Contributor"/>
    <w:basedOn w:val="Titlepageinfodescription"/>
    <w:rsid w:val="00E31A55"/>
  </w:style>
  <w:style w:type="paragraph" w:customStyle="1" w:styleId="Legalnotice">
    <w:name w:val="Legal notice"/>
    <w:basedOn w:val="Titlepageinfodescription"/>
    <w:pPr>
      <w:spacing w:before="240"/>
      <w:ind w:left="0"/>
    </w:pPr>
  </w:style>
  <w:style w:type="character" w:customStyle="1" w:styleId="Datatype">
    <w:name w:val="Datatype"/>
    <w:rPr>
      <w:rFonts w:ascii="Courier New" w:hAnsi="Courier New"/>
    </w:rPr>
  </w:style>
  <w:style w:type="character" w:styleId="Hyperlink">
    <w:name w:val="Hyperlink"/>
    <w:uiPriority w:val="99"/>
    <w:rPr>
      <w:color w:val="0000EE"/>
      <w:u w:val="none"/>
    </w:rPr>
  </w:style>
  <w:style w:type="paragraph" w:styleId="TOC1">
    <w:name w:val="toc 1"/>
    <w:basedOn w:val="Normal"/>
    <w:next w:val="Normal"/>
    <w:autoRedefine/>
    <w:uiPriority w:val="39"/>
    <w:pPr>
      <w:spacing w:before="60" w:after="60"/>
    </w:pPr>
  </w:style>
  <w:style w:type="paragraph" w:styleId="TOC2">
    <w:name w:val="toc 2"/>
    <w:basedOn w:val="Normal"/>
    <w:next w:val="Normal"/>
    <w:autoRedefine/>
    <w:uiPriority w:val="39"/>
    <w:pPr>
      <w:spacing w:before="60" w:after="60"/>
      <w:ind w:left="240"/>
    </w:pPr>
  </w:style>
  <w:style w:type="paragraph" w:styleId="TOC3">
    <w:name w:val="toc 3"/>
    <w:basedOn w:val="Normal"/>
    <w:next w:val="Normal"/>
    <w:autoRedefine/>
    <w:uiPriority w:val="39"/>
    <w:pPr>
      <w:spacing w:before="60" w:after="60"/>
      <w:ind w:left="480"/>
    </w:pPr>
  </w:style>
  <w:style w:type="paragraph" w:customStyle="1" w:styleId="Code">
    <w:name w:val="Code"/>
    <w:basedOn w:val="Normal"/>
    <w:pPr>
      <w:keepLines/>
      <w:pBdr>
        <w:top w:val="single" w:sz="4" w:space="3" w:color="auto"/>
        <w:bottom w:val="single" w:sz="4" w:space="3" w:color="auto"/>
      </w:pBdr>
      <w:shd w:val="clear" w:color="auto" w:fill="D9D9D9"/>
      <w:spacing w:before="0" w:after="0"/>
      <w:ind w:left="432" w:right="432"/>
    </w:pPr>
    <w:rPr>
      <w:rFonts w:ascii="Courier New" w:hAnsi="Courier New"/>
      <w:sz w:val="18"/>
    </w:rPr>
  </w:style>
  <w:style w:type="paragraph" w:customStyle="1" w:styleId="AppendixHeading2">
    <w:name w:val="AppendixHeading2"/>
    <w:basedOn w:val="Heading2"/>
    <w:next w:val="Normal"/>
    <w:rsid w:val="00B2415D"/>
    <w:pPr>
      <w:numPr>
        <w:numId w:val="7"/>
      </w:numPr>
    </w:pPr>
  </w:style>
  <w:style w:type="character" w:styleId="FollowedHyperlink">
    <w:name w:val="FollowedHyperlink"/>
    <w:rPr>
      <w:color w:val="800080"/>
      <w:u w:val="single"/>
    </w:rPr>
  </w:style>
  <w:style w:type="character" w:customStyle="1" w:styleId="Element">
    <w:name w:val="Element"/>
    <w:rPr>
      <w:rFonts w:ascii="Courier New" w:hAnsi="Courier New"/>
      <w:sz w:val="20"/>
    </w:rPr>
  </w:style>
  <w:style w:type="character" w:customStyle="1" w:styleId="Attribute">
    <w:name w:val="Attribute"/>
    <w:rPr>
      <w:rFonts w:ascii="Courier New" w:hAnsi="Courier New"/>
      <w:sz w:val="20"/>
    </w:rPr>
  </w:style>
  <w:style w:type="character" w:customStyle="1" w:styleId="Keyword">
    <w:name w:val="Keyword"/>
    <w:rPr>
      <w:rFonts w:ascii="Courier New" w:hAnsi="Courier New"/>
      <w:sz w:val="20"/>
      <w:rPrChange w:id="0" w:author="Comparison" w:date="2024-08-20T10:20:00Z">
        <w:rPr>
          <w:rFonts w:ascii="Courier New" w:hAnsi="Courier New"/>
          <w:sz w:val="20"/>
        </w:rPr>
      </w:rPrChange>
    </w:rPr>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character" w:styleId="Emphasis">
    <w:name w:val="Emphasis"/>
    <w:qFormat/>
    <w:rPr>
      <w:i/>
      <w:iCs/>
    </w:rPr>
  </w:style>
  <w:style w:type="character" w:styleId="HTMLTypewriter">
    <w:name w:val="HTML Typewriter"/>
    <w:rPr>
      <w:rFonts w:ascii="Arial Unicode MS" w:eastAsia="Arial Unicode MS" w:hAnsi="Arial Unicode MS" w:cs="Arial Unicode MS"/>
      <w:sz w:val="20"/>
      <w:szCs w:val="20"/>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Arial Unicode MS" w:eastAsia="Arial Unicode MS" w:hAnsi="Arial Unicode MS" w:cs="Arial Unicode MS"/>
      <w:szCs w:val="20"/>
    </w:rPr>
  </w:style>
  <w:style w:type="paragraph" w:styleId="NoteHeading">
    <w:name w:val="Note Heading"/>
    <w:basedOn w:val="Normal"/>
    <w:next w:val="Normal"/>
    <w:link w:val="NoteHeadingChar"/>
  </w:style>
  <w:style w:type="paragraph" w:customStyle="1" w:styleId="Note">
    <w:name w:val="Note"/>
    <w:basedOn w:val="Normal"/>
    <w:next w:val="Normal"/>
    <w:pPr>
      <w:spacing w:before="120" w:after="120"/>
      <w:ind w:left="720" w:right="720"/>
    </w:pPr>
  </w:style>
  <w:style w:type="paragraph" w:customStyle="1" w:styleId="Definitionterm">
    <w:name w:val="Definition term"/>
    <w:basedOn w:val="Normal"/>
    <w:next w:val="Definition"/>
    <w:pPr>
      <w:ind w:right="2880"/>
    </w:pPr>
    <w:rPr>
      <w:rFonts w:eastAsia="Arial Unicode MS"/>
      <w:b/>
    </w:rPr>
  </w:style>
  <w:style w:type="paragraph" w:customStyle="1" w:styleId="Definition">
    <w:name w:val="Definition"/>
    <w:basedOn w:val="Normal"/>
    <w:next w:val="Definitionterm"/>
    <w:pPr>
      <w:spacing w:after="120"/>
      <w:ind w:left="720"/>
    </w:pPr>
    <w:rPr>
      <w:rFonts w:eastAsia="Arial Unicode MS"/>
    </w:rPr>
  </w:style>
  <w:style w:type="paragraph" w:customStyle="1" w:styleId="Ref">
    <w:name w:val="Ref"/>
    <w:basedOn w:val="Normal"/>
    <w:autoRedefine/>
    <w:rsid w:val="00AE0702"/>
    <w:pPr>
      <w:spacing w:before="40" w:after="40"/>
      <w:ind w:left="2160" w:hanging="1800"/>
    </w:pPr>
    <w:rPr>
      <w:bCs/>
      <w:color w:val="000000"/>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customStyle="1" w:styleId="AppendixHeading1">
    <w:name w:val="AppendixHeading1"/>
    <w:basedOn w:val="Heading1"/>
    <w:next w:val="Normal"/>
    <w:rsid w:val="004E374A"/>
    <w:pPr>
      <w:numPr>
        <w:numId w:val="7"/>
      </w:numPr>
      <w:spacing w:before="100" w:beforeAutospacing="1" w:after="100" w:afterAutospacing="1"/>
    </w:pPr>
    <w:rPr>
      <w:kern w:val="36"/>
    </w:rPr>
  </w:style>
  <w:style w:type="character" w:customStyle="1" w:styleId="Refterm">
    <w:name w:val="Ref term"/>
    <w:rPr>
      <w:b/>
    </w:rPr>
  </w:style>
  <w:style w:type="character" w:styleId="LineNumber">
    <w:name w:val="line number"/>
    <w:basedOn w:val="DefaultParagraphFont"/>
  </w:style>
  <w:style w:type="paragraph" w:styleId="TOC7">
    <w:name w:val="toc 7"/>
    <w:basedOn w:val="Normal"/>
    <w:next w:val="Normal"/>
    <w:autoRedefine/>
    <w:uiPriority w:val="39"/>
    <w:pPr>
      <w:spacing w:before="0" w:after="120"/>
      <w:ind w:left="1440"/>
    </w:pPr>
  </w:style>
  <w:style w:type="paragraph" w:customStyle="1" w:styleId="Example">
    <w:name w:val="Example"/>
    <w:basedOn w:val="Code"/>
    <w:pPr>
      <w:pBdr>
        <w:top w:val="none" w:sz="0" w:space="0" w:color="auto"/>
        <w:bottom w:val="none" w:sz="0" w:space="0" w:color="auto"/>
      </w:pBdr>
      <w:shd w:val="clear" w:color="auto" w:fill="E6E6E6"/>
    </w:pPr>
  </w:style>
  <w:style w:type="character" w:customStyle="1" w:styleId="CODEtemp">
    <w:name w:val="CODE temp"/>
    <w:rPr>
      <w:rFonts w:ascii="Courier New" w:hAnsi="Courier New"/>
      <w:sz w:val="20"/>
    </w:rPr>
  </w:style>
  <w:style w:type="paragraph" w:customStyle="1" w:styleId="Codesmall">
    <w:name w:val="Code small"/>
    <w:basedOn w:val="Code"/>
    <w:pPr>
      <w:shd w:val="clear" w:color="auto" w:fill="E6E6E6"/>
    </w:pPr>
    <w:rPr>
      <w:sz w:val="16"/>
    </w:rPr>
  </w:style>
  <w:style w:type="paragraph" w:customStyle="1" w:styleId="Examplesmall">
    <w:name w:val="Example small"/>
    <w:basedOn w:val="Example"/>
    <w:rPr>
      <w:sz w:val="16"/>
    </w:rPr>
  </w:style>
  <w:style w:type="paragraph" w:styleId="ListBullet">
    <w:name w:val="List Bullet"/>
    <w:basedOn w:val="Normal"/>
    <w:pPr>
      <w:numPr>
        <w:numId w:val="2"/>
      </w:numPr>
    </w:pPr>
  </w:style>
  <w:style w:type="paragraph" w:styleId="TOC4">
    <w:name w:val="toc 4"/>
    <w:basedOn w:val="TOC3"/>
    <w:next w:val="Normal"/>
    <w:autoRedefine/>
    <w:uiPriority w:val="39"/>
    <w:pPr>
      <w:ind w:left="720"/>
    </w:pPr>
    <w:rPr>
      <w:sz w:val="18"/>
    </w:rPr>
  </w:style>
  <w:style w:type="character" w:customStyle="1" w:styleId="Variable">
    <w:name w:val="Variable"/>
    <w:rPr>
      <w:i/>
    </w:rPr>
  </w:style>
  <w:style w:type="paragraph" w:styleId="TOC5">
    <w:name w:val="toc 5"/>
    <w:basedOn w:val="TOC4"/>
    <w:next w:val="Normal"/>
    <w:autoRedefine/>
    <w:uiPriority w:val="39"/>
    <w:pPr>
      <w:ind w:left="960"/>
    </w:pPr>
  </w:style>
  <w:style w:type="paragraph" w:styleId="TOC6">
    <w:name w:val="toc 6"/>
    <w:basedOn w:val="Normal"/>
    <w:next w:val="Normal"/>
    <w:autoRedefine/>
    <w:uiPriority w:val="39"/>
    <w:pPr>
      <w:ind w:left="1200"/>
    </w:pPr>
    <w:rPr>
      <w:sz w:val="18"/>
    </w:rPr>
  </w:style>
  <w:style w:type="paragraph" w:styleId="FootnoteText">
    <w:name w:val="footnote text"/>
    <w:basedOn w:val="Normal"/>
    <w:link w:val="FootnoteTextChar"/>
    <w:rsid w:val="00A9241B"/>
    <w:rPr>
      <w:szCs w:val="20"/>
    </w:rPr>
  </w:style>
  <w:style w:type="character" w:customStyle="1" w:styleId="FootnoteTextChar">
    <w:name w:val="Footnote Text Char"/>
    <w:link w:val="FootnoteText"/>
    <w:rsid w:val="00A9241B"/>
    <w:rPr>
      <w:rFonts w:ascii="Arial" w:hAnsi="Arial"/>
    </w:rPr>
  </w:style>
  <w:style w:type="paragraph" w:styleId="Caption">
    <w:name w:val="caption"/>
    <w:basedOn w:val="Normal"/>
    <w:next w:val="Normal"/>
    <w:autoRedefine/>
    <w:qFormat/>
    <w:pPr>
      <w:spacing w:before="120" w:after="120"/>
    </w:pPr>
    <w:rPr>
      <w:bCs/>
      <w:i/>
      <w:sz w:val="18"/>
      <w:szCs w:val="20"/>
    </w:rPr>
  </w:style>
  <w:style w:type="paragraph" w:styleId="ListBullet2">
    <w:name w:val="List Bullet 2"/>
    <w:basedOn w:val="Normal"/>
    <w:pPr>
      <w:numPr>
        <w:numId w:val="5"/>
      </w:numPr>
    </w:pPr>
  </w:style>
  <w:style w:type="paragraph" w:customStyle="1" w:styleId="RelatedWork">
    <w:name w:val="Related Work"/>
    <w:basedOn w:val="Titlepageinfodescription"/>
    <w:rsid w:val="004C4D7C"/>
    <w:pPr>
      <w:numPr>
        <w:numId w:val="6"/>
      </w:numPr>
    </w:pPr>
  </w:style>
  <w:style w:type="paragraph" w:customStyle="1" w:styleId="Abstract">
    <w:name w:val="Abstract"/>
    <w:basedOn w:val="Titlepageinfodescription"/>
    <w:rsid w:val="00B569DB"/>
    <w:pPr>
      <w:contextualSpacing w:val="0"/>
    </w:pPr>
  </w:style>
  <w:style w:type="paragraph" w:customStyle="1" w:styleId="Notices">
    <w:name w:val="Notices"/>
    <w:basedOn w:val="Subtitle"/>
    <w:next w:val="TextBody"/>
    <w:rsid w:val="00B2415D"/>
    <w:pPr>
      <w:pageBreakBefore/>
    </w:pPr>
  </w:style>
  <w:style w:type="paragraph" w:customStyle="1" w:styleId="TextBody">
    <w:name w:val="Text Body"/>
    <w:basedOn w:val="Abstract"/>
    <w:rsid w:val="008677C6"/>
    <w:pPr>
      <w:ind w:left="0"/>
    </w:pPr>
  </w:style>
  <w:style w:type="table" w:styleId="TableGrid">
    <w:name w:val="Table Grid"/>
    <w:basedOn w:val="TableNormal"/>
    <w:rsid w:val="008C100C"/>
    <w:pPr>
      <w:spacing w:before="80" w:after="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3">
    <w:name w:val="AppendixHeading3"/>
    <w:basedOn w:val="Heading3"/>
    <w:next w:val="Normal"/>
    <w:rsid w:val="00B2415D"/>
    <w:pPr>
      <w:numPr>
        <w:numId w:val="7"/>
      </w:numPr>
    </w:pPr>
  </w:style>
  <w:style w:type="character" w:styleId="FootnoteReference">
    <w:name w:val="footnote reference"/>
    <w:rsid w:val="00A9241B"/>
    <w:rPr>
      <w:vertAlign w:val="superscript"/>
    </w:rPr>
  </w:style>
  <w:style w:type="paragraph" w:styleId="EndnoteText">
    <w:name w:val="endnote text"/>
    <w:basedOn w:val="Normal"/>
    <w:link w:val="EndnoteTextChar"/>
    <w:rsid w:val="00982437"/>
    <w:rPr>
      <w:szCs w:val="20"/>
    </w:rPr>
  </w:style>
  <w:style w:type="character" w:customStyle="1" w:styleId="EndnoteTextChar">
    <w:name w:val="Endnote Text Char"/>
    <w:link w:val="EndnoteText"/>
    <w:rsid w:val="00982437"/>
    <w:rPr>
      <w:rFonts w:ascii="Arial" w:hAnsi="Arial"/>
    </w:rPr>
  </w:style>
  <w:style w:type="character" w:styleId="EndnoteReference">
    <w:name w:val="endnote reference"/>
    <w:rsid w:val="00982437"/>
    <w:rPr>
      <w:vertAlign w:val="superscript"/>
    </w:rPr>
  </w:style>
  <w:style w:type="paragraph" w:customStyle="1" w:styleId="Heading1WP">
    <w:name w:val="Heading 1 WP"/>
    <w:basedOn w:val="Heading1"/>
    <w:qFormat/>
    <w:rsid w:val="007B5900"/>
    <w:pPr>
      <w:pageBreakBefore w:val="0"/>
      <w:numPr>
        <w:numId w:val="1"/>
      </w:numPr>
    </w:pPr>
  </w:style>
  <w:style w:type="character" w:customStyle="1" w:styleId="FooterChar">
    <w:name w:val="Footer Char"/>
    <w:link w:val="Footer"/>
    <w:rsid w:val="007B5900"/>
    <w:rPr>
      <w:rFonts w:ascii="Arial" w:hAnsi="Arial"/>
      <w:szCs w:val="24"/>
    </w:rPr>
  </w:style>
  <w:style w:type="paragraph" w:styleId="BalloonText">
    <w:name w:val="Balloon Text"/>
    <w:basedOn w:val="Normal"/>
    <w:link w:val="BalloonTextChar"/>
    <w:rsid w:val="007B5900"/>
    <w:pPr>
      <w:spacing w:before="0" w:after="0"/>
    </w:pPr>
    <w:rPr>
      <w:rFonts w:ascii="Tahoma" w:hAnsi="Tahoma"/>
      <w:sz w:val="16"/>
      <w:szCs w:val="16"/>
      <w:lang w:val="x-none" w:eastAsia="x-none"/>
    </w:rPr>
  </w:style>
  <w:style w:type="character" w:customStyle="1" w:styleId="BalloonTextChar">
    <w:name w:val="Balloon Text Char"/>
    <w:link w:val="BalloonText"/>
    <w:rsid w:val="007B5900"/>
    <w:rPr>
      <w:rFonts w:ascii="Tahoma" w:hAnsi="Tahoma"/>
      <w:sz w:val="16"/>
      <w:szCs w:val="16"/>
      <w:lang w:val="x-none" w:eastAsia="x-none"/>
    </w:rPr>
  </w:style>
  <w:style w:type="character" w:customStyle="1" w:styleId="Heading3Char">
    <w:name w:val="Heading 3 Char"/>
    <w:aliases w:val="H3 Char"/>
    <w:link w:val="Heading3"/>
    <w:rsid w:val="007B5900"/>
    <w:rPr>
      <w:rFonts w:ascii="Arial" w:hAnsi="Arial" w:cs="Arial"/>
      <w:b/>
      <w:bCs/>
      <w:iCs/>
      <w:color w:val="3B006F"/>
      <w:kern w:val="32"/>
      <w:sz w:val="26"/>
      <w:szCs w:val="26"/>
    </w:rPr>
  </w:style>
  <w:style w:type="character" w:styleId="CommentReference">
    <w:name w:val="annotation reference"/>
    <w:rsid w:val="007B5900"/>
    <w:rPr>
      <w:sz w:val="16"/>
      <w:szCs w:val="16"/>
    </w:rPr>
  </w:style>
  <w:style w:type="paragraph" w:styleId="CommentText">
    <w:name w:val="annotation text"/>
    <w:basedOn w:val="Normal"/>
    <w:link w:val="CommentTextChar"/>
    <w:rsid w:val="007B5900"/>
    <w:rPr>
      <w:szCs w:val="20"/>
    </w:rPr>
  </w:style>
  <w:style w:type="character" w:customStyle="1" w:styleId="CommentTextChar">
    <w:name w:val="Comment Text Char"/>
    <w:link w:val="CommentText"/>
    <w:rsid w:val="007B5900"/>
    <w:rPr>
      <w:rFonts w:ascii="Arial" w:hAnsi="Arial"/>
    </w:rPr>
  </w:style>
  <w:style w:type="paragraph" w:styleId="CommentSubject">
    <w:name w:val="annotation subject"/>
    <w:basedOn w:val="CommentText"/>
    <w:next w:val="CommentText"/>
    <w:link w:val="CommentSubjectChar"/>
    <w:rsid w:val="007B5900"/>
    <w:rPr>
      <w:b/>
      <w:bCs/>
    </w:rPr>
  </w:style>
  <w:style w:type="character" w:customStyle="1" w:styleId="CommentSubjectChar">
    <w:name w:val="Comment Subject Char"/>
    <w:link w:val="CommentSubject"/>
    <w:rsid w:val="007B5900"/>
    <w:rPr>
      <w:rFonts w:ascii="Arial" w:hAnsi="Arial"/>
      <w:b/>
      <w:bCs/>
    </w:rPr>
  </w:style>
  <w:style w:type="paragraph" w:customStyle="1" w:styleId="text">
    <w:name w:val="text"/>
    <w:basedOn w:val="Normal"/>
    <w:rsid w:val="007B5900"/>
    <w:pPr>
      <w:spacing w:before="240" w:after="0"/>
    </w:pPr>
    <w:rPr>
      <w:rFonts w:ascii="Times New Roman" w:hAnsi="Times New Roman"/>
      <w:sz w:val="24"/>
    </w:rPr>
  </w:style>
  <w:style w:type="paragraph" w:customStyle="1" w:styleId="code0">
    <w:name w:val="code"/>
    <w:basedOn w:val="Normal"/>
    <w:link w:val="codeChar"/>
    <w:rsid w:val="007B5900"/>
    <w:pPr>
      <w:tabs>
        <w:tab w:val="left" w:pos="720"/>
        <w:tab w:val="left" w:pos="1080"/>
        <w:tab w:val="left" w:pos="1440"/>
        <w:tab w:val="left" w:pos="1800"/>
        <w:tab w:val="left" w:pos="2160"/>
      </w:tabs>
      <w:spacing w:before="0" w:after="0"/>
      <w:ind w:left="360"/>
    </w:pPr>
    <w:rPr>
      <w:rFonts w:ascii="Courier New" w:hAnsi="Courier New"/>
      <w:sz w:val="22"/>
    </w:rPr>
  </w:style>
  <w:style w:type="character" w:customStyle="1" w:styleId="codeChar">
    <w:name w:val="code Char"/>
    <w:link w:val="code0"/>
    <w:rsid w:val="007B5900"/>
    <w:rPr>
      <w:rFonts w:ascii="Courier New" w:hAnsi="Courier New"/>
      <w:sz w:val="22"/>
      <w:szCs w:val="24"/>
    </w:rPr>
  </w:style>
  <w:style w:type="paragraph" w:customStyle="1" w:styleId="LightGrid-Accent31">
    <w:name w:val="Light Grid - Accent 31"/>
    <w:basedOn w:val="Normal"/>
    <w:uiPriority w:val="34"/>
    <w:qFormat/>
    <w:rsid w:val="007B5900"/>
    <w:pPr>
      <w:spacing w:before="0" w:after="200" w:line="276" w:lineRule="auto"/>
      <w:ind w:left="720"/>
      <w:contextualSpacing/>
    </w:pPr>
    <w:rPr>
      <w:rFonts w:ascii="Calibri" w:eastAsia="Calibri" w:hAnsi="Calibri"/>
      <w:sz w:val="22"/>
      <w:szCs w:val="22"/>
    </w:rPr>
  </w:style>
  <w:style w:type="paragraph" w:customStyle="1" w:styleId="codefirst">
    <w:name w:val="code first"/>
    <w:basedOn w:val="code0"/>
    <w:next w:val="code0"/>
    <w:rsid w:val="007B5900"/>
    <w:pPr>
      <w:widowControl w:val="0"/>
      <w:autoSpaceDE w:val="0"/>
      <w:autoSpaceDN w:val="0"/>
      <w:adjustRightInd w:val="0"/>
      <w:spacing w:before="240"/>
    </w:pPr>
    <w:rPr>
      <w:rFonts w:cs="Courier New"/>
      <w:szCs w:val="22"/>
    </w:rPr>
  </w:style>
  <w:style w:type="paragraph" w:customStyle="1" w:styleId="MediumGrid2-Accent11">
    <w:name w:val="Medium Grid 2 - Accent 11"/>
    <w:uiPriority w:val="1"/>
    <w:qFormat/>
    <w:rsid w:val="007B5900"/>
    <w:rPr>
      <w:rFonts w:ascii="Calibri" w:eastAsia="Calibri" w:hAnsi="Calibri"/>
      <w:sz w:val="22"/>
      <w:szCs w:val="22"/>
    </w:rPr>
  </w:style>
  <w:style w:type="paragraph" w:styleId="TOC8">
    <w:name w:val="toc 8"/>
    <w:basedOn w:val="Normal"/>
    <w:next w:val="Normal"/>
    <w:autoRedefine/>
    <w:uiPriority w:val="39"/>
    <w:unhideWhenUsed/>
    <w:rsid w:val="007B5900"/>
    <w:pPr>
      <w:spacing w:before="0" w:after="100" w:line="259" w:lineRule="auto"/>
      <w:ind w:left="1540"/>
    </w:pPr>
    <w:rPr>
      <w:rFonts w:ascii="Calibri" w:hAnsi="Calibri"/>
      <w:sz w:val="22"/>
      <w:szCs w:val="22"/>
    </w:rPr>
  </w:style>
  <w:style w:type="paragraph" w:styleId="TOC9">
    <w:name w:val="toc 9"/>
    <w:basedOn w:val="Normal"/>
    <w:next w:val="Normal"/>
    <w:autoRedefine/>
    <w:uiPriority w:val="39"/>
    <w:unhideWhenUsed/>
    <w:rsid w:val="007B5900"/>
    <w:pPr>
      <w:spacing w:before="0" w:after="100" w:line="259" w:lineRule="auto"/>
      <w:ind w:left="1760"/>
    </w:pPr>
    <w:rPr>
      <w:rFonts w:ascii="Calibri" w:hAnsi="Calibri"/>
      <w:sz w:val="22"/>
      <w:szCs w:val="22"/>
    </w:rPr>
  </w:style>
  <w:style w:type="character" w:customStyle="1" w:styleId="HeaderChar">
    <w:name w:val="Header Char"/>
    <w:link w:val="Header"/>
    <w:rsid w:val="007B5900"/>
    <w:rPr>
      <w:rFonts w:ascii="Arial" w:hAnsi="Arial"/>
      <w:szCs w:val="24"/>
    </w:rPr>
  </w:style>
  <w:style w:type="character" w:customStyle="1" w:styleId="HTMLPreformattedChar">
    <w:name w:val="HTML Preformatted Char"/>
    <w:link w:val="HTMLPreformatted"/>
    <w:rsid w:val="007B5900"/>
    <w:rPr>
      <w:rFonts w:ascii="Arial Unicode MS" w:eastAsia="Arial Unicode MS" w:hAnsi="Arial Unicode MS" w:cs="Arial Unicode MS"/>
    </w:rPr>
  </w:style>
  <w:style w:type="character" w:customStyle="1" w:styleId="NoteHeadingChar">
    <w:name w:val="Note Heading Char"/>
    <w:link w:val="NoteHeading"/>
    <w:rsid w:val="007B5900"/>
    <w:rPr>
      <w:rFonts w:ascii="Arial" w:hAnsi="Arial"/>
      <w:szCs w:val="24"/>
    </w:rPr>
  </w:style>
  <w:style w:type="character" w:customStyle="1" w:styleId="TitleChar">
    <w:name w:val="Title Char"/>
    <w:link w:val="Title"/>
    <w:rsid w:val="007B5900"/>
    <w:rPr>
      <w:rFonts w:ascii="Arial" w:hAnsi="Arial" w:cs="Arial"/>
      <w:b/>
      <w:bCs/>
      <w:color w:val="3B006F"/>
      <w:kern w:val="28"/>
      <w:sz w:val="48"/>
      <w:szCs w:val="48"/>
    </w:rPr>
  </w:style>
  <w:style w:type="character" w:customStyle="1" w:styleId="SubtitleChar">
    <w:name w:val="Subtitle Char"/>
    <w:link w:val="Subtitle"/>
    <w:rsid w:val="007B5900"/>
    <w:rPr>
      <w:rFonts w:ascii="Arial" w:hAnsi="Arial" w:cs="Arial"/>
      <w:b/>
      <w:bCs/>
      <w:color w:val="3B006F"/>
      <w:kern w:val="28"/>
      <w:sz w:val="36"/>
      <w:szCs w:val="36"/>
    </w:rPr>
  </w:style>
  <w:style w:type="paragraph" w:customStyle="1" w:styleId="LightList-Accent31">
    <w:name w:val="Light List - Accent 31"/>
    <w:hidden/>
    <w:uiPriority w:val="99"/>
    <w:rsid w:val="007B5900"/>
    <w:rPr>
      <w:rFonts w:ascii="Arial" w:hAnsi="Arial"/>
      <w:szCs w:val="24"/>
    </w:rPr>
  </w:style>
  <w:style w:type="character" w:customStyle="1" w:styleId="FootnoteCharacters">
    <w:name w:val="Footnote Characters"/>
    <w:rsid w:val="007B5900"/>
  </w:style>
  <w:style w:type="character" w:customStyle="1" w:styleId="go">
    <w:name w:val="go"/>
    <w:rsid w:val="007B5900"/>
  </w:style>
  <w:style w:type="character" w:customStyle="1" w:styleId="Heading1Char">
    <w:name w:val="Heading 1 Char"/>
    <w:link w:val="Heading1"/>
    <w:rsid w:val="00CB07DD"/>
    <w:rPr>
      <w:rFonts w:ascii="Arial" w:hAnsi="Arial" w:cs="Arial"/>
      <w:b/>
      <w:bCs/>
      <w:color w:val="3B006F"/>
      <w:kern w:val="32"/>
      <w:sz w:val="36"/>
      <w:szCs w:val="36"/>
    </w:rPr>
  </w:style>
  <w:style w:type="character" w:customStyle="1" w:styleId="Heading2Char">
    <w:name w:val="Heading 2 Char"/>
    <w:aliases w:val="H2 Char"/>
    <w:link w:val="Heading2"/>
    <w:rsid w:val="00CB07DD"/>
    <w:rPr>
      <w:rFonts w:ascii="Arial" w:hAnsi="Arial" w:cs="Arial"/>
      <w:b/>
      <w:iCs/>
      <w:color w:val="3B006F"/>
      <w:kern w:val="32"/>
      <w:sz w:val="28"/>
      <w:szCs w:val="28"/>
    </w:rPr>
  </w:style>
  <w:style w:type="character" w:customStyle="1" w:styleId="Heading4Char">
    <w:name w:val="Heading 4 Char"/>
    <w:aliases w:val="H4 Char"/>
    <w:link w:val="Heading4"/>
    <w:rsid w:val="00CB07DD"/>
    <w:rPr>
      <w:rFonts w:ascii="Arial" w:hAnsi="Arial" w:cs="Arial"/>
      <w:b/>
      <w:iCs/>
      <w:color w:val="3B006F"/>
      <w:kern w:val="32"/>
      <w:sz w:val="24"/>
      <w:szCs w:val="28"/>
    </w:rPr>
  </w:style>
  <w:style w:type="character" w:customStyle="1" w:styleId="Heading5Char">
    <w:name w:val="Heading 5 Char"/>
    <w:link w:val="Heading5"/>
    <w:rsid w:val="00CB07DD"/>
    <w:rPr>
      <w:rFonts w:ascii="Arial" w:hAnsi="Arial" w:cs="Arial"/>
      <w:b/>
      <w:bCs/>
      <w:color w:val="3B006F"/>
      <w:kern w:val="32"/>
      <w:sz w:val="24"/>
      <w:szCs w:val="26"/>
    </w:rPr>
  </w:style>
  <w:style w:type="character" w:customStyle="1" w:styleId="Heading6Char">
    <w:name w:val="Heading 6 Char"/>
    <w:link w:val="Heading6"/>
    <w:rsid w:val="00CB07DD"/>
    <w:rPr>
      <w:rFonts w:ascii="Arial" w:hAnsi="Arial" w:cs="Arial"/>
      <w:b/>
      <w:color w:val="3B006F"/>
      <w:kern w:val="32"/>
      <w:sz w:val="22"/>
      <w:szCs w:val="22"/>
    </w:rPr>
  </w:style>
  <w:style w:type="character" w:customStyle="1" w:styleId="Heading7Char">
    <w:name w:val="Heading 7 Char"/>
    <w:link w:val="Heading7"/>
    <w:rsid w:val="00CB07DD"/>
    <w:rPr>
      <w:rFonts w:ascii="Arial" w:hAnsi="Arial" w:cs="Arial"/>
      <w:b/>
      <w:color w:val="3B006F"/>
      <w:kern w:val="32"/>
      <w:sz w:val="22"/>
      <w:szCs w:val="22"/>
    </w:rPr>
  </w:style>
  <w:style w:type="character" w:customStyle="1" w:styleId="Heading8Char">
    <w:name w:val="Heading 8 Char"/>
    <w:link w:val="Heading8"/>
    <w:rsid w:val="00CB07DD"/>
    <w:rPr>
      <w:rFonts w:ascii="Arial" w:hAnsi="Arial" w:cs="Arial"/>
      <w:b/>
      <w:i/>
      <w:iCs/>
      <w:color w:val="3B006F"/>
      <w:kern w:val="32"/>
      <w:sz w:val="22"/>
      <w:szCs w:val="22"/>
    </w:rPr>
  </w:style>
  <w:style w:type="character" w:customStyle="1" w:styleId="Heading9Char">
    <w:name w:val="Heading 9 Char"/>
    <w:link w:val="Heading9"/>
    <w:rsid w:val="00CB07DD"/>
    <w:rPr>
      <w:rFonts w:ascii="Arial" w:hAnsi="Arial" w:cs="Arial"/>
      <w:b/>
      <w:i/>
      <w:iCs/>
      <w:color w:val="3B006F"/>
      <w:kern w:val="32"/>
      <w:sz w:val="22"/>
      <w:szCs w:val="22"/>
    </w:rPr>
  </w:style>
  <w:style w:type="paragraph" w:customStyle="1" w:styleId="MediumGrid1-Accent21">
    <w:name w:val="Medium Grid 1 - Accent 21"/>
    <w:basedOn w:val="Normal"/>
    <w:uiPriority w:val="34"/>
    <w:qFormat/>
    <w:rsid w:val="00CB07DD"/>
    <w:pPr>
      <w:spacing w:before="0" w:after="200" w:line="276" w:lineRule="auto"/>
      <w:ind w:left="720"/>
      <w:contextualSpacing/>
    </w:pPr>
    <w:rPr>
      <w:rFonts w:ascii="Calibri" w:eastAsia="Calibri" w:hAnsi="Calibri"/>
      <w:sz w:val="22"/>
      <w:szCs w:val="22"/>
    </w:rPr>
  </w:style>
  <w:style w:type="paragraph" w:customStyle="1" w:styleId="MediumShading1-Accent11">
    <w:name w:val="Medium Shading 1 - Accent 11"/>
    <w:uiPriority w:val="1"/>
    <w:qFormat/>
    <w:rsid w:val="00CB07DD"/>
    <w:rPr>
      <w:rFonts w:ascii="Calibri" w:eastAsia="Calibri" w:hAnsi="Calibri"/>
      <w:sz w:val="22"/>
      <w:szCs w:val="22"/>
    </w:rPr>
  </w:style>
  <w:style w:type="paragraph" w:customStyle="1" w:styleId="MediumList2-Accent21">
    <w:name w:val="Medium List 2 - Accent 21"/>
    <w:hidden/>
    <w:uiPriority w:val="99"/>
    <w:rsid w:val="00CB07DD"/>
    <w:rPr>
      <w:rFonts w:ascii="Arial" w:hAnsi="Arial"/>
      <w:szCs w:val="24"/>
    </w:rPr>
  </w:style>
  <w:style w:type="paragraph" w:styleId="Revision">
    <w:name w:val="Revision"/>
    <w:hidden/>
    <w:uiPriority w:val="99"/>
    <w:semiHidden/>
    <w:rsid w:val="00867633"/>
    <w:rPr>
      <w:rFonts w:ascii="Arial"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7391701">
      <w:bodyDiv w:val="1"/>
      <w:marLeft w:val="0"/>
      <w:marRight w:val="0"/>
      <w:marTop w:val="0"/>
      <w:marBottom w:val="0"/>
      <w:divBdr>
        <w:top w:val="none" w:sz="0" w:space="0" w:color="auto"/>
        <w:left w:val="none" w:sz="0" w:space="0" w:color="auto"/>
        <w:bottom w:val="none" w:sz="0" w:space="0" w:color="auto"/>
        <w:right w:val="none" w:sz="0" w:space="0" w:color="auto"/>
      </w:divBdr>
      <w:divsChild>
        <w:div w:id="39091311">
          <w:blockQuote w:val="1"/>
          <w:marLeft w:val="720"/>
          <w:marRight w:val="720"/>
          <w:marTop w:val="86"/>
          <w:marBottom w:val="100"/>
          <w:divBdr>
            <w:top w:val="none" w:sz="0" w:space="0" w:color="auto"/>
            <w:left w:val="none" w:sz="0" w:space="0" w:color="auto"/>
            <w:bottom w:val="none" w:sz="0" w:space="0" w:color="auto"/>
            <w:right w:val="none" w:sz="0" w:space="0" w:color="auto"/>
          </w:divBdr>
        </w:div>
        <w:div w:id="78791658">
          <w:blockQuote w:val="1"/>
          <w:marLeft w:val="720"/>
          <w:marRight w:val="720"/>
          <w:marTop w:val="86"/>
          <w:marBottom w:val="100"/>
          <w:divBdr>
            <w:top w:val="none" w:sz="0" w:space="0" w:color="auto"/>
            <w:left w:val="none" w:sz="0" w:space="0" w:color="auto"/>
            <w:bottom w:val="none" w:sz="0" w:space="0" w:color="auto"/>
            <w:right w:val="none" w:sz="0" w:space="0" w:color="auto"/>
          </w:divBdr>
        </w:div>
        <w:div w:id="482627936">
          <w:blockQuote w:val="1"/>
          <w:marLeft w:val="720"/>
          <w:marRight w:val="720"/>
          <w:marTop w:val="86"/>
          <w:marBottom w:val="100"/>
          <w:divBdr>
            <w:top w:val="none" w:sz="0" w:space="0" w:color="auto"/>
            <w:left w:val="none" w:sz="0" w:space="0" w:color="auto"/>
            <w:bottom w:val="none" w:sz="0" w:space="0" w:color="auto"/>
            <w:right w:val="none" w:sz="0" w:space="0" w:color="auto"/>
          </w:divBdr>
        </w:div>
        <w:div w:id="1146894887">
          <w:blockQuote w:val="1"/>
          <w:marLeft w:val="720"/>
          <w:marRight w:val="720"/>
          <w:marTop w:val="86"/>
          <w:marBottom w:val="100"/>
          <w:divBdr>
            <w:top w:val="none" w:sz="0" w:space="0" w:color="auto"/>
            <w:left w:val="none" w:sz="0" w:space="0" w:color="auto"/>
            <w:bottom w:val="none" w:sz="0" w:space="0" w:color="auto"/>
            <w:right w:val="none" w:sz="0" w:space="0" w:color="auto"/>
          </w:divBdr>
        </w:div>
        <w:div w:id="1409039306">
          <w:blockQuote w:val="1"/>
          <w:marLeft w:val="720"/>
          <w:marRight w:val="720"/>
          <w:marTop w:val="86"/>
          <w:marBottom w:val="100"/>
          <w:divBdr>
            <w:top w:val="none" w:sz="0" w:space="0" w:color="auto"/>
            <w:left w:val="none" w:sz="0" w:space="0" w:color="auto"/>
            <w:bottom w:val="none" w:sz="0" w:space="0" w:color="auto"/>
            <w:right w:val="none" w:sz="0" w:space="0" w:color="auto"/>
          </w:divBdr>
        </w:div>
        <w:div w:id="1571235596">
          <w:blockQuote w:val="1"/>
          <w:marLeft w:val="720"/>
          <w:marRight w:val="720"/>
          <w:marTop w:val="86"/>
          <w:marBottom w:val="100"/>
          <w:divBdr>
            <w:top w:val="none" w:sz="0" w:space="0" w:color="auto"/>
            <w:left w:val="none" w:sz="0" w:space="0" w:color="auto"/>
            <w:bottom w:val="none" w:sz="0" w:space="0" w:color="auto"/>
            <w:right w:val="none" w:sz="0" w:space="0" w:color="auto"/>
          </w:divBdr>
        </w:div>
        <w:div w:id="1934511894">
          <w:blockQuote w:val="1"/>
          <w:marLeft w:val="720"/>
          <w:marRight w:val="720"/>
          <w:marTop w:val="86"/>
          <w:marBottom w:val="100"/>
          <w:divBdr>
            <w:top w:val="none" w:sz="0" w:space="0" w:color="auto"/>
            <w:left w:val="none" w:sz="0" w:space="0" w:color="auto"/>
            <w:bottom w:val="none" w:sz="0" w:space="0" w:color="auto"/>
            <w:right w:val="none" w:sz="0" w:space="0" w:color="auto"/>
          </w:divBdr>
        </w:div>
        <w:div w:id="1953051118">
          <w:blockQuote w:val="1"/>
          <w:marLeft w:val="720"/>
          <w:marRight w:val="720"/>
          <w:marTop w:val="86"/>
          <w:marBottom w:val="100"/>
          <w:divBdr>
            <w:top w:val="none" w:sz="0" w:space="0" w:color="auto"/>
            <w:left w:val="none" w:sz="0" w:space="0" w:color="auto"/>
            <w:bottom w:val="none" w:sz="0" w:space="0" w:color="auto"/>
            <w:right w:val="none" w:sz="0" w:space="0" w:color="auto"/>
          </w:divBdr>
        </w:div>
      </w:divsChild>
    </w:div>
    <w:div w:id="590970467">
      <w:bodyDiv w:val="1"/>
      <w:marLeft w:val="0"/>
      <w:marRight w:val="0"/>
      <w:marTop w:val="0"/>
      <w:marBottom w:val="0"/>
      <w:divBdr>
        <w:top w:val="none" w:sz="0" w:space="0" w:color="auto"/>
        <w:left w:val="none" w:sz="0" w:space="0" w:color="auto"/>
        <w:bottom w:val="none" w:sz="0" w:space="0" w:color="auto"/>
        <w:right w:val="none" w:sz="0" w:space="0" w:color="auto"/>
      </w:divBdr>
    </w:div>
    <w:div w:id="700475616">
      <w:bodyDiv w:val="1"/>
      <w:marLeft w:val="0"/>
      <w:marRight w:val="0"/>
      <w:marTop w:val="0"/>
      <w:marBottom w:val="0"/>
      <w:divBdr>
        <w:top w:val="none" w:sz="0" w:space="0" w:color="auto"/>
        <w:left w:val="none" w:sz="0" w:space="0" w:color="auto"/>
        <w:bottom w:val="none" w:sz="0" w:space="0" w:color="auto"/>
        <w:right w:val="none" w:sz="0" w:space="0" w:color="auto"/>
      </w:divBdr>
    </w:div>
    <w:div w:id="810639259">
      <w:bodyDiv w:val="1"/>
      <w:marLeft w:val="0"/>
      <w:marRight w:val="0"/>
      <w:marTop w:val="0"/>
      <w:marBottom w:val="0"/>
      <w:divBdr>
        <w:top w:val="none" w:sz="0" w:space="0" w:color="auto"/>
        <w:left w:val="none" w:sz="0" w:space="0" w:color="auto"/>
        <w:bottom w:val="none" w:sz="0" w:space="0" w:color="auto"/>
        <w:right w:val="none" w:sz="0" w:space="0" w:color="auto"/>
      </w:divBdr>
      <w:divsChild>
        <w:div w:id="16124502">
          <w:blockQuote w:val="1"/>
          <w:marLeft w:val="720"/>
          <w:marRight w:val="720"/>
          <w:marTop w:val="86"/>
          <w:marBottom w:val="100"/>
          <w:divBdr>
            <w:top w:val="none" w:sz="0" w:space="0" w:color="auto"/>
            <w:left w:val="none" w:sz="0" w:space="0" w:color="auto"/>
            <w:bottom w:val="none" w:sz="0" w:space="0" w:color="auto"/>
            <w:right w:val="none" w:sz="0" w:space="0" w:color="auto"/>
          </w:divBdr>
        </w:div>
        <w:div w:id="169490777">
          <w:blockQuote w:val="1"/>
          <w:marLeft w:val="720"/>
          <w:marRight w:val="720"/>
          <w:marTop w:val="86"/>
          <w:marBottom w:val="100"/>
          <w:divBdr>
            <w:top w:val="none" w:sz="0" w:space="0" w:color="auto"/>
            <w:left w:val="none" w:sz="0" w:space="0" w:color="auto"/>
            <w:bottom w:val="none" w:sz="0" w:space="0" w:color="auto"/>
            <w:right w:val="none" w:sz="0" w:space="0" w:color="auto"/>
          </w:divBdr>
        </w:div>
        <w:div w:id="1003556952">
          <w:blockQuote w:val="1"/>
          <w:marLeft w:val="720"/>
          <w:marRight w:val="720"/>
          <w:marTop w:val="86"/>
          <w:marBottom w:val="100"/>
          <w:divBdr>
            <w:top w:val="none" w:sz="0" w:space="0" w:color="auto"/>
            <w:left w:val="none" w:sz="0" w:space="0" w:color="auto"/>
            <w:bottom w:val="none" w:sz="0" w:space="0" w:color="auto"/>
            <w:right w:val="none" w:sz="0" w:space="0" w:color="auto"/>
          </w:divBdr>
        </w:div>
        <w:div w:id="1150248586">
          <w:blockQuote w:val="1"/>
          <w:marLeft w:val="720"/>
          <w:marRight w:val="720"/>
          <w:marTop w:val="86"/>
          <w:marBottom w:val="100"/>
          <w:divBdr>
            <w:top w:val="none" w:sz="0" w:space="0" w:color="auto"/>
            <w:left w:val="none" w:sz="0" w:space="0" w:color="auto"/>
            <w:bottom w:val="none" w:sz="0" w:space="0" w:color="auto"/>
            <w:right w:val="none" w:sz="0" w:space="0" w:color="auto"/>
          </w:divBdr>
        </w:div>
        <w:div w:id="1213074541">
          <w:blockQuote w:val="1"/>
          <w:marLeft w:val="720"/>
          <w:marRight w:val="720"/>
          <w:marTop w:val="86"/>
          <w:marBottom w:val="100"/>
          <w:divBdr>
            <w:top w:val="none" w:sz="0" w:space="0" w:color="auto"/>
            <w:left w:val="none" w:sz="0" w:space="0" w:color="auto"/>
            <w:bottom w:val="none" w:sz="0" w:space="0" w:color="auto"/>
            <w:right w:val="none" w:sz="0" w:space="0" w:color="auto"/>
          </w:divBdr>
        </w:div>
        <w:div w:id="1236470533">
          <w:blockQuote w:val="1"/>
          <w:marLeft w:val="720"/>
          <w:marRight w:val="720"/>
          <w:marTop w:val="86"/>
          <w:marBottom w:val="100"/>
          <w:divBdr>
            <w:top w:val="none" w:sz="0" w:space="0" w:color="auto"/>
            <w:left w:val="none" w:sz="0" w:space="0" w:color="auto"/>
            <w:bottom w:val="none" w:sz="0" w:space="0" w:color="auto"/>
            <w:right w:val="none" w:sz="0" w:space="0" w:color="auto"/>
          </w:divBdr>
        </w:div>
        <w:div w:id="1638946580">
          <w:blockQuote w:val="1"/>
          <w:marLeft w:val="720"/>
          <w:marRight w:val="720"/>
          <w:marTop w:val="86"/>
          <w:marBottom w:val="100"/>
          <w:divBdr>
            <w:top w:val="none" w:sz="0" w:space="0" w:color="auto"/>
            <w:left w:val="none" w:sz="0" w:space="0" w:color="auto"/>
            <w:bottom w:val="none" w:sz="0" w:space="0" w:color="auto"/>
            <w:right w:val="none" w:sz="0" w:space="0" w:color="auto"/>
          </w:divBdr>
        </w:div>
        <w:div w:id="1934434389">
          <w:blockQuote w:val="1"/>
          <w:marLeft w:val="720"/>
          <w:marRight w:val="720"/>
          <w:marTop w:val="86"/>
          <w:marBottom w:val="100"/>
          <w:divBdr>
            <w:top w:val="none" w:sz="0" w:space="0" w:color="auto"/>
            <w:left w:val="none" w:sz="0" w:space="0" w:color="auto"/>
            <w:bottom w:val="none" w:sz="0" w:space="0" w:color="auto"/>
            <w:right w:val="none" w:sz="0" w:space="0" w:color="auto"/>
          </w:divBdr>
        </w:div>
      </w:divsChild>
    </w:div>
    <w:div w:id="1064181971">
      <w:bodyDiv w:val="1"/>
      <w:marLeft w:val="0"/>
      <w:marRight w:val="0"/>
      <w:marTop w:val="0"/>
      <w:marBottom w:val="0"/>
      <w:divBdr>
        <w:top w:val="none" w:sz="0" w:space="0" w:color="auto"/>
        <w:left w:val="none" w:sz="0" w:space="0" w:color="auto"/>
        <w:bottom w:val="none" w:sz="0" w:space="0" w:color="auto"/>
        <w:right w:val="none" w:sz="0" w:space="0" w:color="auto"/>
      </w:divBdr>
    </w:div>
    <w:div w:id="1124468946">
      <w:bodyDiv w:val="1"/>
      <w:marLeft w:val="0"/>
      <w:marRight w:val="0"/>
      <w:marTop w:val="0"/>
      <w:marBottom w:val="0"/>
      <w:divBdr>
        <w:top w:val="none" w:sz="0" w:space="0" w:color="auto"/>
        <w:left w:val="none" w:sz="0" w:space="0" w:color="auto"/>
        <w:bottom w:val="none" w:sz="0" w:space="0" w:color="auto"/>
        <w:right w:val="none" w:sz="0" w:space="0" w:color="auto"/>
      </w:divBdr>
    </w:div>
    <w:div w:id="1585216214">
      <w:bodyDiv w:val="1"/>
      <w:marLeft w:val="0"/>
      <w:marRight w:val="0"/>
      <w:marTop w:val="0"/>
      <w:marBottom w:val="0"/>
      <w:divBdr>
        <w:top w:val="none" w:sz="0" w:space="0" w:color="auto"/>
        <w:left w:val="none" w:sz="0" w:space="0" w:color="auto"/>
        <w:bottom w:val="none" w:sz="0" w:space="0" w:color="auto"/>
        <w:right w:val="none" w:sz="0" w:space="0" w:color="auto"/>
      </w:divBdr>
    </w:div>
    <w:div w:id="1601909851">
      <w:bodyDiv w:val="1"/>
      <w:marLeft w:val="0"/>
      <w:marRight w:val="0"/>
      <w:marTop w:val="0"/>
      <w:marBottom w:val="0"/>
      <w:divBdr>
        <w:top w:val="none" w:sz="0" w:space="0" w:color="auto"/>
        <w:left w:val="none" w:sz="0" w:space="0" w:color="auto"/>
        <w:bottom w:val="none" w:sz="0" w:space="0" w:color="auto"/>
        <w:right w:val="none" w:sz="0" w:space="0" w:color="auto"/>
      </w:divBdr>
    </w:div>
    <w:div w:id="1956474539">
      <w:bodyDiv w:val="1"/>
      <w:marLeft w:val="0"/>
      <w:marRight w:val="0"/>
      <w:marTop w:val="0"/>
      <w:marBottom w:val="0"/>
      <w:divBdr>
        <w:top w:val="none" w:sz="0" w:space="0" w:color="auto"/>
        <w:left w:val="none" w:sz="0" w:space="0" w:color="auto"/>
        <w:bottom w:val="none" w:sz="0" w:space="0" w:color="auto"/>
        <w:right w:val="none" w:sz="0" w:space="0" w:color="auto"/>
      </w:divBdr>
    </w:div>
    <w:div w:id="2050105519">
      <w:bodyDiv w:val="1"/>
      <w:marLeft w:val="0"/>
      <w:marRight w:val="0"/>
      <w:marTop w:val="0"/>
      <w:marBottom w:val="0"/>
      <w:divBdr>
        <w:top w:val="none" w:sz="0" w:space="0" w:color="auto"/>
        <w:left w:val="none" w:sz="0" w:space="0" w:color="auto"/>
        <w:bottom w:val="none" w:sz="0" w:space="0" w:color="auto"/>
        <w:right w:val="none" w:sz="0" w:space="0" w:color="auto"/>
      </w:divBdr>
    </w:div>
    <w:div w:id="2125924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docs.oasis-open.org/xmile/xmile/v1.0/csprd01/xmile-v1.0-csprd01.html" TargetMode="External"/><Relationship Id="rId18" Type="http://schemas.openxmlformats.org/officeDocument/2006/relationships/hyperlink" Target="https://www.oasis-open.org/committees/xmile/" TargetMode="External"/><Relationship Id="rId26" Type="http://schemas.openxmlformats.org/officeDocument/2006/relationships/hyperlink" Target="mailto:bob@astutesd.com" TargetMode="External"/><Relationship Id="rId39" Type="http://schemas.openxmlformats.org/officeDocument/2006/relationships/hyperlink" Target="https://www.oasis-open.org/committees/xmile/ipr.php" TargetMode="External"/><Relationship Id="rId21" Type="http://schemas.openxmlformats.org/officeDocument/2006/relationships/hyperlink" Target="mailto:adler1@us.ibm.com" TargetMode="External"/><Relationship Id="rId34" Type="http://schemas.openxmlformats.org/officeDocument/2006/relationships/hyperlink" Target="http://www.iseesystems.com/community/support/XMILEv4.pdf" TargetMode="External"/><Relationship Id="rId42" Type="http://schemas.openxmlformats.org/officeDocument/2006/relationships/hyperlink" Target="https://www.oasis-open.org/policies-guidelines/ipr" TargetMode="External"/><Relationship Id="rId47" Type="http://schemas.openxmlformats.org/officeDocument/2006/relationships/footer" Target="footer1.xml"/><Relationship Id="rId50" Type="http://schemas.openxmlformats.org/officeDocument/2006/relationships/image" Target="media/image3.emf"/><Relationship Id="rId55"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docs.oasis-open.org/xmile/xmile/v1.0/csprd01/xmile-v1.0-csprd01.doc" TargetMode="External"/><Relationship Id="rId17" Type="http://schemas.openxmlformats.org/officeDocument/2006/relationships/hyperlink" Target="http://docs.oasis-open.org/xmile/xmile/v1.0/xmile-v1.0.pdf" TargetMode="External"/><Relationship Id="rId25" Type="http://schemas.openxmlformats.org/officeDocument/2006/relationships/hyperlink" Target="mailto:garyrbaxter@yahoo.com" TargetMode="External"/><Relationship Id="rId33" Type="http://schemas.openxmlformats.org/officeDocument/2006/relationships/hyperlink" Target="http://docs.oasis-open.org/xmile/xmile/v1.0/cos01/examples/" TargetMode="External"/><Relationship Id="rId38" Type="http://schemas.openxmlformats.org/officeDocument/2006/relationships/hyperlink" Target="https://www.oasis-open.org/committees/xmile/" TargetMode="External"/><Relationship Id="rId46"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docs.oasis-open.org/xmile/xmile/v1.0/xmile-v1.0.html" TargetMode="External"/><Relationship Id="rId20" Type="http://schemas.openxmlformats.org/officeDocument/2006/relationships/hyperlink" Target="http://www.iseesystems.com" TargetMode="External"/><Relationship Id="rId29" Type="http://schemas.openxmlformats.org/officeDocument/2006/relationships/hyperlink" Target="mailto:bobbypowers@gmail.com" TargetMode="External"/><Relationship Id="rId41" Type="http://schemas.openxmlformats.org/officeDocument/2006/relationships/hyperlink" Target="http://docs.oasis-open.org/xmile/xmile/v1.0/xmile-v1.0.html" TargetMode="External"/><Relationship Id="rId54"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ocs.oasis-open.org/xmile/xmile/v1.0/cos01/xmile-v1.0-cos01.pdf" TargetMode="External"/><Relationship Id="rId24" Type="http://schemas.openxmlformats.org/officeDocument/2006/relationships/hyperlink" Target="http://www.iseesystems.com" TargetMode="External"/><Relationship Id="rId32" Type="http://schemas.openxmlformats.org/officeDocument/2006/relationships/hyperlink" Target="http://docs.oasis-open.org/xmile/xmile/v1.0/cos01/schemas/" TargetMode="External"/><Relationship Id="rId37" Type="http://schemas.openxmlformats.org/officeDocument/2006/relationships/hyperlink" Target="https://www.oasis-open.org/committees/tc_home.php?wg_abbrev=xmile%20" TargetMode="External"/><Relationship Id="rId40" Type="http://schemas.openxmlformats.org/officeDocument/2006/relationships/hyperlink" Target="http://docs.oasis-open.org/xmile/xmile/v1.0/cos01/xmile-v1.0-cos01.html" TargetMode="External"/><Relationship Id="rId45" Type="http://schemas.openxmlformats.org/officeDocument/2006/relationships/header" Target="header1.xml"/><Relationship Id="rId53" Type="http://schemas.openxmlformats.org/officeDocument/2006/relationships/image" Target="media/image6.emf"/><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docs.oasis-open.org/xmile/xmile/v1.0/xmile-v1.0.doc" TargetMode="External"/><Relationship Id="rId23" Type="http://schemas.openxmlformats.org/officeDocument/2006/relationships/hyperlink" Target="mailto:kchichakly@iseesystems.com" TargetMode="External"/><Relationship Id="rId28" Type="http://schemas.openxmlformats.org/officeDocument/2006/relationships/hyperlink" Target="mailto:wglass@forio.com" TargetMode="External"/><Relationship Id="rId36" Type="http://schemas.openxmlformats.org/officeDocument/2006/relationships/hyperlink" Target="http://docs.oasis-open.org/xmile/ns/XMILE/v1.0" TargetMode="External"/><Relationship Id="rId49" Type="http://schemas.openxmlformats.org/officeDocument/2006/relationships/image" Target="media/image2.png"/><Relationship Id="rId57" Type="http://schemas.openxmlformats.org/officeDocument/2006/relationships/fontTable" Target="fontTable.xml"/><Relationship Id="rId10" Type="http://schemas.openxmlformats.org/officeDocument/2006/relationships/hyperlink" Target="http://docs.oasis-open.org/xmile/xmile/v1.0/cos01/xmile-v1.0-cos01.html" TargetMode="External"/><Relationship Id="rId19" Type="http://schemas.openxmlformats.org/officeDocument/2006/relationships/hyperlink" Target="mailto:kchichakly@iseesystems.com" TargetMode="External"/><Relationship Id="rId31" Type="http://schemas.openxmlformats.org/officeDocument/2006/relationships/hyperlink" Target="http://www.iseesystems.com" TargetMode="External"/><Relationship Id="rId44" Type="http://schemas.openxmlformats.org/officeDocument/2006/relationships/hyperlink" Target="https://www.oasis-open.org/policies-guidelines/trademark" TargetMode="External"/><Relationship Id="rId52"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docs.oasis-open.org/xmile/xmile/v1.0/cos01/xmile-v1.0-cos01.doc" TargetMode="External"/><Relationship Id="rId14" Type="http://schemas.openxmlformats.org/officeDocument/2006/relationships/hyperlink" Target="http://docs.oasis-open.org/xmile/xmile/v1.0/csprd01/xmile-v1.0-csprd01.pdf" TargetMode="External"/><Relationship Id="rId22" Type="http://schemas.openxmlformats.org/officeDocument/2006/relationships/hyperlink" Target="http://www.ibm.com" TargetMode="External"/><Relationship Id="rId27" Type="http://schemas.openxmlformats.org/officeDocument/2006/relationships/hyperlink" Target="http://www.systemdynamics.org" TargetMode="External"/><Relationship Id="rId30" Type="http://schemas.openxmlformats.org/officeDocument/2006/relationships/hyperlink" Target="mailto:bschoenberg@iseesystems.com" TargetMode="External"/><Relationship Id="rId35" Type="http://schemas.openxmlformats.org/officeDocument/2006/relationships/hyperlink" Target="http://www.iseesystems.com/community/support/SMILEv4.pdf" TargetMode="External"/><Relationship Id="rId43" Type="http://schemas.openxmlformats.org/officeDocument/2006/relationships/hyperlink" Target="https://www.oasis-open.org/" TargetMode="External"/><Relationship Id="rId48" Type="http://schemas.openxmlformats.org/officeDocument/2006/relationships/footer" Target="footer2.xml"/><Relationship Id="rId56" Type="http://schemas.openxmlformats.org/officeDocument/2006/relationships/image" Target="media/image9.png"/><Relationship Id="rId8" Type="http://schemas.openxmlformats.org/officeDocument/2006/relationships/image" Target="media/image1.png"/><Relationship Id="rId51" Type="http://schemas.openxmlformats.org/officeDocument/2006/relationships/image" Target="media/image4.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o\tcadmin\templatess\rcc\StandardsTrackFrontMatter-kim-feb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F98421-9431-4F70-AC26-8C5FBF0E1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StandardsTrackFrontMatter-kim-feb3.dot</Template>
  <TotalTime>0</TotalTime>
  <Pages>1</Pages>
  <Words>36616</Words>
  <Characters>208713</Characters>
  <Application>Microsoft Office Word</Application>
  <DocSecurity>0</DocSecurity>
  <Lines>1739</Lines>
  <Paragraphs>489</Paragraphs>
  <ScaleCrop>false</ScaleCrop>
  <HeadingPairs>
    <vt:vector size="2" baseType="variant">
      <vt:variant>
        <vt:lpstr>Title</vt:lpstr>
      </vt:variant>
      <vt:variant>
        <vt:i4>1</vt:i4>
      </vt:variant>
    </vt:vector>
  </HeadingPairs>
  <TitlesOfParts>
    <vt:vector size="1" baseType="lpstr">
      <vt:lpstr>XML Interchange Language for System Dynamics (XMILE) Version 1.0</vt:lpstr>
    </vt:vector>
  </TitlesOfParts>
  <Company/>
  <LinksUpToDate>false</LinksUpToDate>
  <CharactersWithSpaces>244840</CharactersWithSpaces>
  <SharedDoc>false</SharedDoc>
  <HyperlinkBase/>
  <HLinks>
    <vt:vector size="1062" baseType="variant">
      <vt:variant>
        <vt:i4>1179696</vt:i4>
      </vt:variant>
      <vt:variant>
        <vt:i4>947</vt:i4>
      </vt:variant>
      <vt:variant>
        <vt:i4>0</vt:i4>
      </vt:variant>
      <vt:variant>
        <vt:i4>5</vt:i4>
      </vt:variant>
      <vt:variant>
        <vt:lpwstr/>
      </vt:variant>
      <vt:variant>
        <vt:lpwstr>_Toc426543612</vt:lpwstr>
      </vt:variant>
      <vt:variant>
        <vt:i4>1179696</vt:i4>
      </vt:variant>
      <vt:variant>
        <vt:i4>941</vt:i4>
      </vt:variant>
      <vt:variant>
        <vt:i4>0</vt:i4>
      </vt:variant>
      <vt:variant>
        <vt:i4>5</vt:i4>
      </vt:variant>
      <vt:variant>
        <vt:lpwstr/>
      </vt:variant>
      <vt:variant>
        <vt:lpwstr>_Toc426543611</vt:lpwstr>
      </vt:variant>
      <vt:variant>
        <vt:i4>1179696</vt:i4>
      </vt:variant>
      <vt:variant>
        <vt:i4>935</vt:i4>
      </vt:variant>
      <vt:variant>
        <vt:i4>0</vt:i4>
      </vt:variant>
      <vt:variant>
        <vt:i4>5</vt:i4>
      </vt:variant>
      <vt:variant>
        <vt:lpwstr/>
      </vt:variant>
      <vt:variant>
        <vt:lpwstr>_Toc426543610</vt:lpwstr>
      </vt:variant>
      <vt:variant>
        <vt:i4>1245232</vt:i4>
      </vt:variant>
      <vt:variant>
        <vt:i4>929</vt:i4>
      </vt:variant>
      <vt:variant>
        <vt:i4>0</vt:i4>
      </vt:variant>
      <vt:variant>
        <vt:i4>5</vt:i4>
      </vt:variant>
      <vt:variant>
        <vt:lpwstr/>
      </vt:variant>
      <vt:variant>
        <vt:lpwstr>_Toc426543609</vt:lpwstr>
      </vt:variant>
      <vt:variant>
        <vt:i4>1245232</vt:i4>
      </vt:variant>
      <vt:variant>
        <vt:i4>923</vt:i4>
      </vt:variant>
      <vt:variant>
        <vt:i4>0</vt:i4>
      </vt:variant>
      <vt:variant>
        <vt:i4>5</vt:i4>
      </vt:variant>
      <vt:variant>
        <vt:lpwstr/>
      </vt:variant>
      <vt:variant>
        <vt:lpwstr>_Toc426543608</vt:lpwstr>
      </vt:variant>
      <vt:variant>
        <vt:i4>1245232</vt:i4>
      </vt:variant>
      <vt:variant>
        <vt:i4>917</vt:i4>
      </vt:variant>
      <vt:variant>
        <vt:i4>0</vt:i4>
      </vt:variant>
      <vt:variant>
        <vt:i4>5</vt:i4>
      </vt:variant>
      <vt:variant>
        <vt:lpwstr/>
      </vt:variant>
      <vt:variant>
        <vt:lpwstr>_Toc426543607</vt:lpwstr>
      </vt:variant>
      <vt:variant>
        <vt:i4>1245232</vt:i4>
      </vt:variant>
      <vt:variant>
        <vt:i4>911</vt:i4>
      </vt:variant>
      <vt:variant>
        <vt:i4>0</vt:i4>
      </vt:variant>
      <vt:variant>
        <vt:i4>5</vt:i4>
      </vt:variant>
      <vt:variant>
        <vt:lpwstr/>
      </vt:variant>
      <vt:variant>
        <vt:lpwstr>_Toc426543606</vt:lpwstr>
      </vt:variant>
      <vt:variant>
        <vt:i4>1245232</vt:i4>
      </vt:variant>
      <vt:variant>
        <vt:i4>905</vt:i4>
      </vt:variant>
      <vt:variant>
        <vt:i4>0</vt:i4>
      </vt:variant>
      <vt:variant>
        <vt:i4>5</vt:i4>
      </vt:variant>
      <vt:variant>
        <vt:lpwstr/>
      </vt:variant>
      <vt:variant>
        <vt:lpwstr>_Toc426543605</vt:lpwstr>
      </vt:variant>
      <vt:variant>
        <vt:i4>1245232</vt:i4>
      </vt:variant>
      <vt:variant>
        <vt:i4>899</vt:i4>
      </vt:variant>
      <vt:variant>
        <vt:i4>0</vt:i4>
      </vt:variant>
      <vt:variant>
        <vt:i4>5</vt:i4>
      </vt:variant>
      <vt:variant>
        <vt:lpwstr/>
      </vt:variant>
      <vt:variant>
        <vt:lpwstr>_Toc426543604</vt:lpwstr>
      </vt:variant>
      <vt:variant>
        <vt:i4>1245232</vt:i4>
      </vt:variant>
      <vt:variant>
        <vt:i4>893</vt:i4>
      </vt:variant>
      <vt:variant>
        <vt:i4>0</vt:i4>
      </vt:variant>
      <vt:variant>
        <vt:i4>5</vt:i4>
      </vt:variant>
      <vt:variant>
        <vt:lpwstr/>
      </vt:variant>
      <vt:variant>
        <vt:lpwstr>_Toc426543603</vt:lpwstr>
      </vt:variant>
      <vt:variant>
        <vt:i4>1245232</vt:i4>
      </vt:variant>
      <vt:variant>
        <vt:i4>887</vt:i4>
      </vt:variant>
      <vt:variant>
        <vt:i4>0</vt:i4>
      </vt:variant>
      <vt:variant>
        <vt:i4>5</vt:i4>
      </vt:variant>
      <vt:variant>
        <vt:lpwstr/>
      </vt:variant>
      <vt:variant>
        <vt:lpwstr>_Toc426543602</vt:lpwstr>
      </vt:variant>
      <vt:variant>
        <vt:i4>1245232</vt:i4>
      </vt:variant>
      <vt:variant>
        <vt:i4>881</vt:i4>
      </vt:variant>
      <vt:variant>
        <vt:i4>0</vt:i4>
      </vt:variant>
      <vt:variant>
        <vt:i4>5</vt:i4>
      </vt:variant>
      <vt:variant>
        <vt:lpwstr/>
      </vt:variant>
      <vt:variant>
        <vt:lpwstr>_Toc426543601</vt:lpwstr>
      </vt:variant>
      <vt:variant>
        <vt:i4>1245232</vt:i4>
      </vt:variant>
      <vt:variant>
        <vt:i4>875</vt:i4>
      </vt:variant>
      <vt:variant>
        <vt:i4>0</vt:i4>
      </vt:variant>
      <vt:variant>
        <vt:i4>5</vt:i4>
      </vt:variant>
      <vt:variant>
        <vt:lpwstr/>
      </vt:variant>
      <vt:variant>
        <vt:lpwstr>_Toc426543600</vt:lpwstr>
      </vt:variant>
      <vt:variant>
        <vt:i4>1703987</vt:i4>
      </vt:variant>
      <vt:variant>
        <vt:i4>869</vt:i4>
      </vt:variant>
      <vt:variant>
        <vt:i4>0</vt:i4>
      </vt:variant>
      <vt:variant>
        <vt:i4>5</vt:i4>
      </vt:variant>
      <vt:variant>
        <vt:lpwstr/>
      </vt:variant>
      <vt:variant>
        <vt:lpwstr>_Toc426543599</vt:lpwstr>
      </vt:variant>
      <vt:variant>
        <vt:i4>1703987</vt:i4>
      </vt:variant>
      <vt:variant>
        <vt:i4>863</vt:i4>
      </vt:variant>
      <vt:variant>
        <vt:i4>0</vt:i4>
      </vt:variant>
      <vt:variant>
        <vt:i4>5</vt:i4>
      </vt:variant>
      <vt:variant>
        <vt:lpwstr/>
      </vt:variant>
      <vt:variant>
        <vt:lpwstr>_Toc426543598</vt:lpwstr>
      </vt:variant>
      <vt:variant>
        <vt:i4>1703987</vt:i4>
      </vt:variant>
      <vt:variant>
        <vt:i4>857</vt:i4>
      </vt:variant>
      <vt:variant>
        <vt:i4>0</vt:i4>
      </vt:variant>
      <vt:variant>
        <vt:i4>5</vt:i4>
      </vt:variant>
      <vt:variant>
        <vt:lpwstr/>
      </vt:variant>
      <vt:variant>
        <vt:lpwstr>_Toc426543597</vt:lpwstr>
      </vt:variant>
      <vt:variant>
        <vt:i4>1703987</vt:i4>
      </vt:variant>
      <vt:variant>
        <vt:i4>851</vt:i4>
      </vt:variant>
      <vt:variant>
        <vt:i4>0</vt:i4>
      </vt:variant>
      <vt:variant>
        <vt:i4>5</vt:i4>
      </vt:variant>
      <vt:variant>
        <vt:lpwstr/>
      </vt:variant>
      <vt:variant>
        <vt:lpwstr>_Toc426543596</vt:lpwstr>
      </vt:variant>
      <vt:variant>
        <vt:i4>1703987</vt:i4>
      </vt:variant>
      <vt:variant>
        <vt:i4>845</vt:i4>
      </vt:variant>
      <vt:variant>
        <vt:i4>0</vt:i4>
      </vt:variant>
      <vt:variant>
        <vt:i4>5</vt:i4>
      </vt:variant>
      <vt:variant>
        <vt:lpwstr/>
      </vt:variant>
      <vt:variant>
        <vt:lpwstr>_Toc426543595</vt:lpwstr>
      </vt:variant>
      <vt:variant>
        <vt:i4>1703987</vt:i4>
      </vt:variant>
      <vt:variant>
        <vt:i4>839</vt:i4>
      </vt:variant>
      <vt:variant>
        <vt:i4>0</vt:i4>
      </vt:variant>
      <vt:variant>
        <vt:i4>5</vt:i4>
      </vt:variant>
      <vt:variant>
        <vt:lpwstr/>
      </vt:variant>
      <vt:variant>
        <vt:lpwstr>_Toc426543594</vt:lpwstr>
      </vt:variant>
      <vt:variant>
        <vt:i4>1703987</vt:i4>
      </vt:variant>
      <vt:variant>
        <vt:i4>833</vt:i4>
      </vt:variant>
      <vt:variant>
        <vt:i4>0</vt:i4>
      </vt:variant>
      <vt:variant>
        <vt:i4>5</vt:i4>
      </vt:variant>
      <vt:variant>
        <vt:lpwstr/>
      </vt:variant>
      <vt:variant>
        <vt:lpwstr>_Toc426543593</vt:lpwstr>
      </vt:variant>
      <vt:variant>
        <vt:i4>1703987</vt:i4>
      </vt:variant>
      <vt:variant>
        <vt:i4>827</vt:i4>
      </vt:variant>
      <vt:variant>
        <vt:i4>0</vt:i4>
      </vt:variant>
      <vt:variant>
        <vt:i4>5</vt:i4>
      </vt:variant>
      <vt:variant>
        <vt:lpwstr/>
      </vt:variant>
      <vt:variant>
        <vt:lpwstr>_Toc426543592</vt:lpwstr>
      </vt:variant>
      <vt:variant>
        <vt:i4>1703987</vt:i4>
      </vt:variant>
      <vt:variant>
        <vt:i4>821</vt:i4>
      </vt:variant>
      <vt:variant>
        <vt:i4>0</vt:i4>
      </vt:variant>
      <vt:variant>
        <vt:i4>5</vt:i4>
      </vt:variant>
      <vt:variant>
        <vt:lpwstr/>
      </vt:variant>
      <vt:variant>
        <vt:lpwstr>_Toc426543591</vt:lpwstr>
      </vt:variant>
      <vt:variant>
        <vt:i4>1703987</vt:i4>
      </vt:variant>
      <vt:variant>
        <vt:i4>815</vt:i4>
      </vt:variant>
      <vt:variant>
        <vt:i4>0</vt:i4>
      </vt:variant>
      <vt:variant>
        <vt:i4>5</vt:i4>
      </vt:variant>
      <vt:variant>
        <vt:lpwstr/>
      </vt:variant>
      <vt:variant>
        <vt:lpwstr>_Toc426543590</vt:lpwstr>
      </vt:variant>
      <vt:variant>
        <vt:i4>1769523</vt:i4>
      </vt:variant>
      <vt:variant>
        <vt:i4>809</vt:i4>
      </vt:variant>
      <vt:variant>
        <vt:i4>0</vt:i4>
      </vt:variant>
      <vt:variant>
        <vt:i4>5</vt:i4>
      </vt:variant>
      <vt:variant>
        <vt:lpwstr/>
      </vt:variant>
      <vt:variant>
        <vt:lpwstr>_Toc426543589</vt:lpwstr>
      </vt:variant>
      <vt:variant>
        <vt:i4>1769523</vt:i4>
      </vt:variant>
      <vt:variant>
        <vt:i4>803</vt:i4>
      </vt:variant>
      <vt:variant>
        <vt:i4>0</vt:i4>
      </vt:variant>
      <vt:variant>
        <vt:i4>5</vt:i4>
      </vt:variant>
      <vt:variant>
        <vt:lpwstr/>
      </vt:variant>
      <vt:variant>
        <vt:lpwstr>_Toc426543588</vt:lpwstr>
      </vt:variant>
      <vt:variant>
        <vt:i4>1769523</vt:i4>
      </vt:variant>
      <vt:variant>
        <vt:i4>797</vt:i4>
      </vt:variant>
      <vt:variant>
        <vt:i4>0</vt:i4>
      </vt:variant>
      <vt:variant>
        <vt:i4>5</vt:i4>
      </vt:variant>
      <vt:variant>
        <vt:lpwstr/>
      </vt:variant>
      <vt:variant>
        <vt:lpwstr>_Toc426543587</vt:lpwstr>
      </vt:variant>
      <vt:variant>
        <vt:i4>1769523</vt:i4>
      </vt:variant>
      <vt:variant>
        <vt:i4>791</vt:i4>
      </vt:variant>
      <vt:variant>
        <vt:i4>0</vt:i4>
      </vt:variant>
      <vt:variant>
        <vt:i4>5</vt:i4>
      </vt:variant>
      <vt:variant>
        <vt:lpwstr/>
      </vt:variant>
      <vt:variant>
        <vt:lpwstr>_Toc426543586</vt:lpwstr>
      </vt:variant>
      <vt:variant>
        <vt:i4>1769523</vt:i4>
      </vt:variant>
      <vt:variant>
        <vt:i4>785</vt:i4>
      </vt:variant>
      <vt:variant>
        <vt:i4>0</vt:i4>
      </vt:variant>
      <vt:variant>
        <vt:i4>5</vt:i4>
      </vt:variant>
      <vt:variant>
        <vt:lpwstr/>
      </vt:variant>
      <vt:variant>
        <vt:lpwstr>_Toc426543585</vt:lpwstr>
      </vt:variant>
      <vt:variant>
        <vt:i4>1769523</vt:i4>
      </vt:variant>
      <vt:variant>
        <vt:i4>779</vt:i4>
      </vt:variant>
      <vt:variant>
        <vt:i4>0</vt:i4>
      </vt:variant>
      <vt:variant>
        <vt:i4>5</vt:i4>
      </vt:variant>
      <vt:variant>
        <vt:lpwstr/>
      </vt:variant>
      <vt:variant>
        <vt:lpwstr>_Toc426543584</vt:lpwstr>
      </vt:variant>
      <vt:variant>
        <vt:i4>1769523</vt:i4>
      </vt:variant>
      <vt:variant>
        <vt:i4>773</vt:i4>
      </vt:variant>
      <vt:variant>
        <vt:i4>0</vt:i4>
      </vt:variant>
      <vt:variant>
        <vt:i4>5</vt:i4>
      </vt:variant>
      <vt:variant>
        <vt:lpwstr/>
      </vt:variant>
      <vt:variant>
        <vt:lpwstr>_Toc426543583</vt:lpwstr>
      </vt:variant>
      <vt:variant>
        <vt:i4>1769523</vt:i4>
      </vt:variant>
      <vt:variant>
        <vt:i4>767</vt:i4>
      </vt:variant>
      <vt:variant>
        <vt:i4>0</vt:i4>
      </vt:variant>
      <vt:variant>
        <vt:i4>5</vt:i4>
      </vt:variant>
      <vt:variant>
        <vt:lpwstr/>
      </vt:variant>
      <vt:variant>
        <vt:lpwstr>_Toc426543582</vt:lpwstr>
      </vt:variant>
      <vt:variant>
        <vt:i4>1769523</vt:i4>
      </vt:variant>
      <vt:variant>
        <vt:i4>761</vt:i4>
      </vt:variant>
      <vt:variant>
        <vt:i4>0</vt:i4>
      </vt:variant>
      <vt:variant>
        <vt:i4>5</vt:i4>
      </vt:variant>
      <vt:variant>
        <vt:lpwstr/>
      </vt:variant>
      <vt:variant>
        <vt:lpwstr>_Toc426543581</vt:lpwstr>
      </vt:variant>
      <vt:variant>
        <vt:i4>1769523</vt:i4>
      </vt:variant>
      <vt:variant>
        <vt:i4>755</vt:i4>
      </vt:variant>
      <vt:variant>
        <vt:i4>0</vt:i4>
      </vt:variant>
      <vt:variant>
        <vt:i4>5</vt:i4>
      </vt:variant>
      <vt:variant>
        <vt:lpwstr/>
      </vt:variant>
      <vt:variant>
        <vt:lpwstr>_Toc426543580</vt:lpwstr>
      </vt:variant>
      <vt:variant>
        <vt:i4>1310771</vt:i4>
      </vt:variant>
      <vt:variant>
        <vt:i4>749</vt:i4>
      </vt:variant>
      <vt:variant>
        <vt:i4>0</vt:i4>
      </vt:variant>
      <vt:variant>
        <vt:i4>5</vt:i4>
      </vt:variant>
      <vt:variant>
        <vt:lpwstr/>
      </vt:variant>
      <vt:variant>
        <vt:lpwstr>_Toc426543579</vt:lpwstr>
      </vt:variant>
      <vt:variant>
        <vt:i4>1310771</vt:i4>
      </vt:variant>
      <vt:variant>
        <vt:i4>743</vt:i4>
      </vt:variant>
      <vt:variant>
        <vt:i4>0</vt:i4>
      </vt:variant>
      <vt:variant>
        <vt:i4>5</vt:i4>
      </vt:variant>
      <vt:variant>
        <vt:lpwstr/>
      </vt:variant>
      <vt:variant>
        <vt:lpwstr>_Toc426543578</vt:lpwstr>
      </vt:variant>
      <vt:variant>
        <vt:i4>1310771</vt:i4>
      </vt:variant>
      <vt:variant>
        <vt:i4>737</vt:i4>
      </vt:variant>
      <vt:variant>
        <vt:i4>0</vt:i4>
      </vt:variant>
      <vt:variant>
        <vt:i4>5</vt:i4>
      </vt:variant>
      <vt:variant>
        <vt:lpwstr/>
      </vt:variant>
      <vt:variant>
        <vt:lpwstr>_Toc426543577</vt:lpwstr>
      </vt:variant>
      <vt:variant>
        <vt:i4>1310771</vt:i4>
      </vt:variant>
      <vt:variant>
        <vt:i4>731</vt:i4>
      </vt:variant>
      <vt:variant>
        <vt:i4>0</vt:i4>
      </vt:variant>
      <vt:variant>
        <vt:i4>5</vt:i4>
      </vt:variant>
      <vt:variant>
        <vt:lpwstr/>
      </vt:variant>
      <vt:variant>
        <vt:lpwstr>_Toc426543576</vt:lpwstr>
      </vt:variant>
      <vt:variant>
        <vt:i4>1310771</vt:i4>
      </vt:variant>
      <vt:variant>
        <vt:i4>725</vt:i4>
      </vt:variant>
      <vt:variant>
        <vt:i4>0</vt:i4>
      </vt:variant>
      <vt:variant>
        <vt:i4>5</vt:i4>
      </vt:variant>
      <vt:variant>
        <vt:lpwstr/>
      </vt:variant>
      <vt:variant>
        <vt:lpwstr>_Toc426543575</vt:lpwstr>
      </vt:variant>
      <vt:variant>
        <vt:i4>1310771</vt:i4>
      </vt:variant>
      <vt:variant>
        <vt:i4>719</vt:i4>
      </vt:variant>
      <vt:variant>
        <vt:i4>0</vt:i4>
      </vt:variant>
      <vt:variant>
        <vt:i4>5</vt:i4>
      </vt:variant>
      <vt:variant>
        <vt:lpwstr/>
      </vt:variant>
      <vt:variant>
        <vt:lpwstr>_Toc426543574</vt:lpwstr>
      </vt:variant>
      <vt:variant>
        <vt:i4>1310771</vt:i4>
      </vt:variant>
      <vt:variant>
        <vt:i4>713</vt:i4>
      </vt:variant>
      <vt:variant>
        <vt:i4>0</vt:i4>
      </vt:variant>
      <vt:variant>
        <vt:i4>5</vt:i4>
      </vt:variant>
      <vt:variant>
        <vt:lpwstr/>
      </vt:variant>
      <vt:variant>
        <vt:lpwstr>_Toc426543573</vt:lpwstr>
      </vt:variant>
      <vt:variant>
        <vt:i4>1310771</vt:i4>
      </vt:variant>
      <vt:variant>
        <vt:i4>707</vt:i4>
      </vt:variant>
      <vt:variant>
        <vt:i4>0</vt:i4>
      </vt:variant>
      <vt:variant>
        <vt:i4>5</vt:i4>
      </vt:variant>
      <vt:variant>
        <vt:lpwstr/>
      </vt:variant>
      <vt:variant>
        <vt:lpwstr>_Toc426543572</vt:lpwstr>
      </vt:variant>
      <vt:variant>
        <vt:i4>1310771</vt:i4>
      </vt:variant>
      <vt:variant>
        <vt:i4>701</vt:i4>
      </vt:variant>
      <vt:variant>
        <vt:i4>0</vt:i4>
      </vt:variant>
      <vt:variant>
        <vt:i4>5</vt:i4>
      </vt:variant>
      <vt:variant>
        <vt:lpwstr/>
      </vt:variant>
      <vt:variant>
        <vt:lpwstr>_Toc426543571</vt:lpwstr>
      </vt:variant>
      <vt:variant>
        <vt:i4>1310771</vt:i4>
      </vt:variant>
      <vt:variant>
        <vt:i4>695</vt:i4>
      </vt:variant>
      <vt:variant>
        <vt:i4>0</vt:i4>
      </vt:variant>
      <vt:variant>
        <vt:i4>5</vt:i4>
      </vt:variant>
      <vt:variant>
        <vt:lpwstr/>
      </vt:variant>
      <vt:variant>
        <vt:lpwstr>_Toc426543570</vt:lpwstr>
      </vt:variant>
      <vt:variant>
        <vt:i4>1376307</vt:i4>
      </vt:variant>
      <vt:variant>
        <vt:i4>689</vt:i4>
      </vt:variant>
      <vt:variant>
        <vt:i4>0</vt:i4>
      </vt:variant>
      <vt:variant>
        <vt:i4>5</vt:i4>
      </vt:variant>
      <vt:variant>
        <vt:lpwstr/>
      </vt:variant>
      <vt:variant>
        <vt:lpwstr>_Toc426543569</vt:lpwstr>
      </vt:variant>
      <vt:variant>
        <vt:i4>1376307</vt:i4>
      </vt:variant>
      <vt:variant>
        <vt:i4>683</vt:i4>
      </vt:variant>
      <vt:variant>
        <vt:i4>0</vt:i4>
      </vt:variant>
      <vt:variant>
        <vt:i4>5</vt:i4>
      </vt:variant>
      <vt:variant>
        <vt:lpwstr/>
      </vt:variant>
      <vt:variant>
        <vt:lpwstr>_Toc426543568</vt:lpwstr>
      </vt:variant>
      <vt:variant>
        <vt:i4>1376307</vt:i4>
      </vt:variant>
      <vt:variant>
        <vt:i4>677</vt:i4>
      </vt:variant>
      <vt:variant>
        <vt:i4>0</vt:i4>
      </vt:variant>
      <vt:variant>
        <vt:i4>5</vt:i4>
      </vt:variant>
      <vt:variant>
        <vt:lpwstr/>
      </vt:variant>
      <vt:variant>
        <vt:lpwstr>_Toc426543567</vt:lpwstr>
      </vt:variant>
      <vt:variant>
        <vt:i4>1376307</vt:i4>
      </vt:variant>
      <vt:variant>
        <vt:i4>671</vt:i4>
      </vt:variant>
      <vt:variant>
        <vt:i4>0</vt:i4>
      </vt:variant>
      <vt:variant>
        <vt:i4>5</vt:i4>
      </vt:variant>
      <vt:variant>
        <vt:lpwstr/>
      </vt:variant>
      <vt:variant>
        <vt:lpwstr>_Toc426543566</vt:lpwstr>
      </vt:variant>
      <vt:variant>
        <vt:i4>1376307</vt:i4>
      </vt:variant>
      <vt:variant>
        <vt:i4>665</vt:i4>
      </vt:variant>
      <vt:variant>
        <vt:i4>0</vt:i4>
      </vt:variant>
      <vt:variant>
        <vt:i4>5</vt:i4>
      </vt:variant>
      <vt:variant>
        <vt:lpwstr/>
      </vt:variant>
      <vt:variant>
        <vt:lpwstr>_Toc426543565</vt:lpwstr>
      </vt:variant>
      <vt:variant>
        <vt:i4>1376307</vt:i4>
      </vt:variant>
      <vt:variant>
        <vt:i4>659</vt:i4>
      </vt:variant>
      <vt:variant>
        <vt:i4>0</vt:i4>
      </vt:variant>
      <vt:variant>
        <vt:i4>5</vt:i4>
      </vt:variant>
      <vt:variant>
        <vt:lpwstr/>
      </vt:variant>
      <vt:variant>
        <vt:lpwstr>_Toc426543564</vt:lpwstr>
      </vt:variant>
      <vt:variant>
        <vt:i4>1376307</vt:i4>
      </vt:variant>
      <vt:variant>
        <vt:i4>653</vt:i4>
      </vt:variant>
      <vt:variant>
        <vt:i4>0</vt:i4>
      </vt:variant>
      <vt:variant>
        <vt:i4>5</vt:i4>
      </vt:variant>
      <vt:variant>
        <vt:lpwstr/>
      </vt:variant>
      <vt:variant>
        <vt:lpwstr>_Toc426543563</vt:lpwstr>
      </vt:variant>
      <vt:variant>
        <vt:i4>1376307</vt:i4>
      </vt:variant>
      <vt:variant>
        <vt:i4>647</vt:i4>
      </vt:variant>
      <vt:variant>
        <vt:i4>0</vt:i4>
      </vt:variant>
      <vt:variant>
        <vt:i4>5</vt:i4>
      </vt:variant>
      <vt:variant>
        <vt:lpwstr/>
      </vt:variant>
      <vt:variant>
        <vt:lpwstr>_Toc426543562</vt:lpwstr>
      </vt:variant>
      <vt:variant>
        <vt:i4>1376307</vt:i4>
      </vt:variant>
      <vt:variant>
        <vt:i4>641</vt:i4>
      </vt:variant>
      <vt:variant>
        <vt:i4>0</vt:i4>
      </vt:variant>
      <vt:variant>
        <vt:i4>5</vt:i4>
      </vt:variant>
      <vt:variant>
        <vt:lpwstr/>
      </vt:variant>
      <vt:variant>
        <vt:lpwstr>_Toc426543561</vt:lpwstr>
      </vt:variant>
      <vt:variant>
        <vt:i4>1376307</vt:i4>
      </vt:variant>
      <vt:variant>
        <vt:i4>635</vt:i4>
      </vt:variant>
      <vt:variant>
        <vt:i4>0</vt:i4>
      </vt:variant>
      <vt:variant>
        <vt:i4>5</vt:i4>
      </vt:variant>
      <vt:variant>
        <vt:lpwstr/>
      </vt:variant>
      <vt:variant>
        <vt:lpwstr>_Toc426543560</vt:lpwstr>
      </vt:variant>
      <vt:variant>
        <vt:i4>1441843</vt:i4>
      </vt:variant>
      <vt:variant>
        <vt:i4>629</vt:i4>
      </vt:variant>
      <vt:variant>
        <vt:i4>0</vt:i4>
      </vt:variant>
      <vt:variant>
        <vt:i4>5</vt:i4>
      </vt:variant>
      <vt:variant>
        <vt:lpwstr/>
      </vt:variant>
      <vt:variant>
        <vt:lpwstr>_Toc426543559</vt:lpwstr>
      </vt:variant>
      <vt:variant>
        <vt:i4>1441843</vt:i4>
      </vt:variant>
      <vt:variant>
        <vt:i4>623</vt:i4>
      </vt:variant>
      <vt:variant>
        <vt:i4>0</vt:i4>
      </vt:variant>
      <vt:variant>
        <vt:i4>5</vt:i4>
      </vt:variant>
      <vt:variant>
        <vt:lpwstr/>
      </vt:variant>
      <vt:variant>
        <vt:lpwstr>_Toc426543558</vt:lpwstr>
      </vt:variant>
      <vt:variant>
        <vt:i4>1441843</vt:i4>
      </vt:variant>
      <vt:variant>
        <vt:i4>617</vt:i4>
      </vt:variant>
      <vt:variant>
        <vt:i4>0</vt:i4>
      </vt:variant>
      <vt:variant>
        <vt:i4>5</vt:i4>
      </vt:variant>
      <vt:variant>
        <vt:lpwstr/>
      </vt:variant>
      <vt:variant>
        <vt:lpwstr>_Toc426543557</vt:lpwstr>
      </vt:variant>
      <vt:variant>
        <vt:i4>1441843</vt:i4>
      </vt:variant>
      <vt:variant>
        <vt:i4>611</vt:i4>
      </vt:variant>
      <vt:variant>
        <vt:i4>0</vt:i4>
      </vt:variant>
      <vt:variant>
        <vt:i4>5</vt:i4>
      </vt:variant>
      <vt:variant>
        <vt:lpwstr/>
      </vt:variant>
      <vt:variant>
        <vt:lpwstr>_Toc426543556</vt:lpwstr>
      </vt:variant>
      <vt:variant>
        <vt:i4>1441843</vt:i4>
      </vt:variant>
      <vt:variant>
        <vt:i4>605</vt:i4>
      </vt:variant>
      <vt:variant>
        <vt:i4>0</vt:i4>
      </vt:variant>
      <vt:variant>
        <vt:i4>5</vt:i4>
      </vt:variant>
      <vt:variant>
        <vt:lpwstr/>
      </vt:variant>
      <vt:variant>
        <vt:lpwstr>_Toc426543555</vt:lpwstr>
      </vt:variant>
      <vt:variant>
        <vt:i4>1441843</vt:i4>
      </vt:variant>
      <vt:variant>
        <vt:i4>599</vt:i4>
      </vt:variant>
      <vt:variant>
        <vt:i4>0</vt:i4>
      </vt:variant>
      <vt:variant>
        <vt:i4>5</vt:i4>
      </vt:variant>
      <vt:variant>
        <vt:lpwstr/>
      </vt:variant>
      <vt:variant>
        <vt:lpwstr>_Toc426543554</vt:lpwstr>
      </vt:variant>
      <vt:variant>
        <vt:i4>1441843</vt:i4>
      </vt:variant>
      <vt:variant>
        <vt:i4>593</vt:i4>
      </vt:variant>
      <vt:variant>
        <vt:i4>0</vt:i4>
      </vt:variant>
      <vt:variant>
        <vt:i4>5</vt:i4>
      </vt:variant>
      <vt:variant>
        <vt:lpwstr/>
      </vt:variant>
      <vt:variant>
        <vt:lpwstr>_Toc426543553</vt:lpwstr>
      </vt:variant>
      <vt:variant>
        <vt:i4>1441843</vt:i4>
      </vt:variant>
      <vt:variant>
        <vt:i4>587</vt:i4>
      </vt:variant>
      <vt:variant>
        <vt:i4>0</vt:i4>
      </vt:variant>
      <vt:variant>
        <vt:i4>5</vt:i4>
      </vt:variant>
      <vt:variant>
        <vt:lpwstr/>
      </vt:variant>
      <vt:variant>
        <vt:lpwstr>_Toc426543552</vt:lpwstr>
      </vt:variant>
      <vt:variant>
        <vt:i4>1441843</vt:i4>
      </vt:variant>
      <vt:variant>
        <vt:i4>581</vt:i4>
      </vt:variant>
      <vt:variant>
        <vt:i4>0</vt:i4>
      </vt:variant>
      <vt:variant>
        <vt:i4>5</vt:i4>
      </vt:variant>
      <vt:variant>
        <vt:lpwstr/>
      </vt:variant>
      <vt:variant>
        <vt:lpwstr>_Toc426543551</vt:lpwstr>
      </vt:variant>
      <vt:variant>
        <vt:i4>1441843</vt:i4>
      </vt:variant>
      <vt:variant>
        <vt:i4>575</vt:i4>
      </vt:variant>
      <vt:variant>
        <vt:i4>0</vt:i4>
      </vt:variant>
      <vt:variant>
        <vt:i4>5</vt:i4>
      </vt:variant>
      <vt:variant>
        <vt:lpwstr/>
      </vt:variant>
      <vt:variant>
        <vt:lpwstr>_Toc426543550</vt:lpwstr>
      </vt:variant>
      <vt:variant>
        <vt:i4>1507379</vt:i4>
      </vt:variant>
      <vt:variant>
        <vt:i4>569</vt:i4>
      </vt:variant>
      <vt:variant>
        <vt:i4>0</vt:i4>
      </vt:variant>
      <vt:variant>
        <vt:i4>5</vt:i4>
      </vt:variant>
      <vt:variant>
        <vt:lpwstr/>
      </vt:variant>
      <vt:variant>
        <vt:lpwstr>_Toc426543549</vt:lpwstr>
      </vt:variant>
      <vt:variant>
        <vt:i4>1507379</vt:i4>
      </vt:variant>
      <vt:variant>
        <vt:i4>563</vt:i4>
      </vt:variant>
      <vt:variant>
        <vt:i4>0</vt:i4>
      </vt:variant>
      <vt:variant>
        <vt:i4>5</vt:i4>
      </vt:variant>
      <vt:variant>
        <vt:lpwstr/>
      </vt:variant>
      <vt:variant>
        <vt:lpwstr>_Toc426543548</vt:lpwstr>
      </vt:variant>
      <vt:variant>
        <vt:i4>1507379</vt:i4>
      </vt:variant>
      <vt:variant>
        <vt:i4>557</vt:i4>
      </vt:variant>
      <vt:variant>
        <vt:i4>0</vt:i4>
      </vt:variant>
      <vt:variant>
        <vt:i4>5</vt:i4>
      </vt:variant>
      <vt:variant>
        <vt:lpwstr/>
      </vt:variant>
      <vt:variant>
        <vt:lpwstr>_Toc426543547</vt:lpwstr>
      </vt:variant>
      <vt:variant>
        <vt:i4>1507379</vt:i4>
      </vt:variant>
      <vt:variant>
        <vt:i4>551</vt:i4>
      </vt:variant>
      <vt:variant>
        <vt:i4>0</vt:i4>
      </vt:variant>
      <vt:variant>
        <vt:i4>5</vt:i4>
      </vt:variant>
      <vt:variant>
        <vt:lpwstr/>
      </vt:variant>
      <vt:variant>
        <vt:lpwstr>_Toc426543546</vt:lpwstr>
      </vt:variant>
      <vt:variant>
        <vt:i4>1507379</vt:i4>
      </vt:variant>
      <vt:variant>
        <vt:i4>545</vt:i4>
      </vt:variant>
      <vt:variant>
        <vt:i4>0</vt:i4>
      </vt:variant>
      <vt:variant>
        <vt:i4>5</vt:i4>
      </vt:variant>
      <vt:variant>
        <vt:lpwstr/>
      </vt:variant>
      <vt:variant>
        <vt:lpwstr>_Toc426543545</vt:lpwstr>
      </vt:variant>
      <vt:variant>
        <vt:i4>1507379</vt:i4>
      </vt:variant>
      <vt:variant>
        <vt:i4>539</vt:i4>
      </vt:variant>
      <vt:variant>
        <vt:i4>0</vt:i4>
      </vt:variant>
      <vt:variant>
        <vt:i4>5</vt:i4>
      </vt:variant>
      <vt:variant>
        <vt:lpwstr/>
      </vt:variant>
      <vt:variant>
        <vt:lpwstr>_Toc426543544</vt:lpwstr>
      </vt:variant>
      <vt:variant>
        <vt:i4>1507379</vt:i4>
      </vt:variant>
      <vt:variant>
        <vt:i4>533</vt:i4>
      </vt:variant>
      <vt:variant>
        <vt:i4>0</vt:i4>
      </vt:variant>
      <vt:variant>
        <vt:i4>5</vt:i4>
      </vt:variant>
      <vt:variant>
        <vt:lpwstr/>
      </vt:variant>
      <vt:variant>
        <vt:lpwstr>_Toc426543543</vt:lpwstr>
      </vt:variant>
      <vt:variant>
        <vt:i4>1507379</vt:i4>
      </vt:variant>
      <vt:variant>
        <vt:i4>527</vt:i4>
      </vt:variant>
      <vt:variant>
        <vt:i4>0</vt:i4>
      </vt:variant>
      <vt:variant>
        <vt:i4>5</vt:i4>
      </vt:variant>
      <vt:variant>
        <vt:lpwstr/>
      </vt:variant>
      <vt:variant>
        <vt:lpwstr>_Toc426543542</vt:lpwstr>
      </vt:variant>
      <vt:variant>
        <vt:i4>1507379</vt:i4>
      </vt:variant>
      <vt:variant>
        <vt:i4>521</vt:i4>
      </vt:variant>
      <vt:variant>
        <vt:i4>0</vt:i4>
      </vt:variant>
      <vt:variant>
        <vt:i4>5</vt:i4>
      </vt:variant>
      <vt:variant>
        <vt:lpwstr/>
      </vt:variant>
      <vt:variant>
        <vt:lpwstr>_Toc426543541</vt:lpwstr>
      </vt:variant>
      <vt:variant>
        <vt:i4>1507379</vt:i4>
      </vt:variant>
      <vt:variant>
        <vt:i4>515</vt:i4>
      </vt:variant>
      <vt:variant>
        <vt:i4>0</vt:i4>
      </vt:variant>
      <vt:variant>
        <vt:i4>5</vt:i4>
      </vt:variant>
      <vt:variant>
        <vt:lpwstr/>
      </vt:variant>
      <vt:variant>
        <vt:lpwstr>_Toc426543540</vt:lpwstr>
      </vt:variant>
      <vt:variant>
        <vt:i4>1048627</vt:i4>
      </vt:variant>
      <vt:variant>
        <vt:i4>509</vt:i4>
      </vt:variant>
      <vt:variant>
        <vt:i4>0</vt:i4>
      </vt:variant>
      <vt:variant>
        <vt:i4>5</vt:i4>
      </vt:variant>
      <vt:variant>
        <vt:lpwstr/>
      </vt:variant>
      <vt:variant>
        <vt:lpwstr>_Toc426543539</vt:lpwstr>
      </vt:variant>
      <vt:variant>
        <vt:i4>1048627</vt:i4>
      </vt:variant>
      <vt:variant>
        <vt:i4>503</vt:i4>
      </vt:variant>
      <vt:variant>
        <vt:i4>0</vt:i4>
      </vt:variant>
      <vt:variant>
        <vt:i4>5</vt:i4>
      </vt:variant>
      <vt:variant>
        <vt:lpwstr/>
      </vt:variant>
      <vt:variant>
        <vt:lpwstr>_Toc426543538</vt:lpwstr>
      </vt:variant>
      <vt:variant>
        <vt:i4>1048627</vt:i4>
      </vt:variant>
      <vt:variant>
        <vt:i4>497</vt:i4>
      </vt:variant>
      <vt:variant>
        <vt:i4>0</vt:i4>
      </vt:variant>
      <vt:variant>
        <vt:i4>5</vt:i4>
      </vt:variant>
      <vt:variant>
        <vt:lpwstr/>
      </vt:variant>
      <vt:variant>
        <vt:lpwstr>_Toc426543537</vt:lpwstr>
      </vt:variant>
      <vt:variant>
        <vt:i4>1048627</vt:i4>
      </vt:variant>
      <vt:variant>
        <vt:i4>491</vt:i4>
      </vt:variant>
      <vt:variant>
        <vt:i4>0</vt:i4>
      </vt:variant>
      <vt:variant>
        <vt:i4>5</vt:i4>
      </vt:variant>
      <vt:variant>
        <vt:lpwstr/>
      </vt:variant>
      <vt:variant>
        <vt:lpwstr>_Toc426543536</vt:lpwstr>
      </vt:variant>
      <vt:variant>
        <vt:i4>1048627</vt:i4>
      </vt:variant>
      <vt:variant>
        <vt:i4>485</vt:i4>
      </vt:variant>
      <vt:variant>
        <vt:i4>0</vt:i4>
      </vt:variant>
      <vt:variant>
        <vt:i4>5</vt:i4>
      </vt:variant>
      <vt:variant>
        <vt:lpwstr/>
      </vt:variant>
      <vt:variant>
        <vt:lpwstr>_Toc426543535</vt:lpwstr>
      </vt:variant>
      <vt:variant>
        <vt:i4>1048627</vt:i4>
      </vt:variant>
      <vt:variant>
        <vt:i4>479</vt:i4>
      </vt:variant>
      <vt:variant>
        <vt:i4>0</vt:i4>
      </vt:variant>
      <vt:variant>
        <vt:i4>5</vt:i4>
      </vt:variant>
      <vt:variant>
        <vt:lpwstr/>
      </vt:variant>
      <vt:variant>
        <vt:lpwstr>_Toc426543534</vt:lpwstr>
      </vt:variant>
      <vt:variant>
        <vt:i4>1048627</vt:i4>
      </vt:variant>
      <vt:variant>
        <vt:i4>473</vt:i4>
      </vt:variant>
      <vt:variant>
        <vt:i4>0</vt:i4>
      </vt:variant>
      <vt:variant>
        <vt:i4>5</vt:i4>
      </vt:variant>
      <vt:variant>
        <vt:lpwstr/>
      </vt:variant>
      <vt:variant>
        <vt:lpwstr>_Toc426543533</vt:lpwstr>
      </vt:variant>
      <vt:variant>
        <vt:i4>1048627</vt:i4>
      </vt:variant>
      <vt:variant>
        <vt:i4>467</vt:i4>
      </vt:variant>
      <vt:variant>
        <vt:i4>0</vt:i4>
      </vt:variant>
      <vt:variant>
        <vt:i4>5</vt:i4>
      </vt:variant>
      <vt:variant>
        <vt:lpwstr/>
      </vt:variant>
      <vt:variant>
        <vt:lpwstr>_Toc426543532</vt:lpwstr>
      </vt:variant>
      <vt:variant>
        <vt:i4>1048627</vt:i4>
      </vt:variant>
      <vt:variant>
        <vt:i4>461</vt:i4>
      </vt:variant>
      <vt:variant>
        <vt:i4>0</vt:i4>
      </vt:variant>
      <vt:variant>
        <vt:i4>5</vt:i4>
      </vt:variant>
      <vt:variant>
        <vt:lpwstr/>
      </vt:variant>
      <vt:variant>
        <vt:lpwstr>_Toc426543531</vt:lpwstr>
      </vt:variant>
      <vt:variant>
        <vt:i4>1048627</vt:i4>
      </vt:variant>
      <vt:variant>
        <vt:i4>455</vt:i4>
      </vt:variant>
      <vt:variant>
        <vt:i4>0</vt:i4>
      </vt:variant>
      <vt:variant>
        <vt:i4>5</vt:i4>
      </vt:variant>
      <vt:variant>
        <vt:lpwstr/>
      </vt:variant>
      <vt:variant>
        <vt:lpwstr>_Toc426543530</vt:lpwstr>
      </vt:variant>
      <vt:variant>
        <vt:i4>1114163</vt:i4>
      </vt:variant>
      <vt:variant>
        <vt:i4>449</vt:i4>
      </vt:variant>
      <vt:variant>
        <vt:i4>0</vt:i4>
      </vt:variant>
      <vt:variant>
        <vt:i4>5</vt:i4>
      </vt:variant>
      <vt:variant>
        <vt:lpwstr/>
      </vt:variant>
      <vt:variant>
        <vt:lpwstr>_Toc426543529</vt:lpwstr>
      </vt:variant>
      <vt:variant>
        <vt:i4>1114163</vt:i4>
      </vt:variant>
      <vt:variant>
        <vt:i4>443</vt:i4>
      </vt:variant>
      <vt:variant>
        <vt:i4>0</vt:i4>
      </vt:variant>
      <vt:variant>
        <vt:i4>5</vt:i4>
      </vt:variant>
      <vt:variant>
        <vt:lpwstr/>
      </vt:variant>
      <vt:variant>
        <vt:lpwstr>_Toc426543528</vt:lpwstr>
      </vt:variant>
      <vt:variant>
        <vt:i4>1114163</vt:i4>
      </vt:variant>
      <vt:variant>
        <vt:i4>437</vt:i4>
      </vt:variant>
      <vt:variant>
        <vt:i4>0</vt:i4>
      </vt:variant>
      <vt:variant>
        <vt:i4>5</vt:i4>
      </vt:variant>
      <vt:variant>
        <vt:lpwstr/>
      </vt:variant>
      <vt:variant>
        <vt:lpwstr>_Toc426543527</vt:lpwstr>
      </vt:variant>
      <vt:variant>
        <vt:i4>1114163</vt:i4>
      </vt:variant>
      <vt:variant>
        <vt:i4>431</vt:i4>
      </vt:variant>
      <vt:variant>
        <vt:i4>0</vt:i4>
      </vt:variant>
      <vt:variant>
        <vt:i4>5</vt:i4>
      </vt:variant>
      <vt:variant>
        <vt:lpwstr/>
      </vt:variant>
      <vt:variant>
        <vt:lpwstr>_Toc426543526</vt:lpwstr>
      </vt:variant>
      <vt:variant>
        <vt:i4>1114163</vt:i4>
      </vt:variant>
      <vt:variant>
        <vt:i4>425</vt:i4>
      </vt:variant>
      <vt:variant>
        <vt:i4>0</vt:i4>
      </vt:variant>
      <vt:variant>
        <vt:i4>5</vt:i4>
      </vt:variant>
      <vt:variant>
        <vt:lpwstr/>
      </vt:variant>
      <vt:variant>
        <vt:lpwstr>_Toc426543525</vt:lpwstr>
      </vt:variant>
      <vt:variant>
        <vt:i4>1114163</vt:i4>
      </vt:variant>
      <vt:variant>
        <vt:i4>419</vt:i4>
      </vt:variant>
      <vt:variant>
        <vt:i4>0</vt:i4>
      </vt:variant>
      <vt:variant>
        <vt:i4>5</vt:i4>
      </vt:variant>
      <vt:variant>
        <vt:lpwstr/>
      </vt:variant>
      <vt:variant>
        <vt:lpwstr>_Toc426543524</vt:lpwstr>
      </vt:variant>
      <vt:variant>
        <vt:i4>1114163</vt:i4>
      </vt:variant>
      <vt:variant>
        <vt:i4>413</vt:i4>
      </vt:variant>
      <vt:variant>
        <vt:i4>0</vt:i4>
      </vt:variant>
      <vt:variant>
        <vt:i4>5</vt:i4>
      </vt:variant>
      <vt:variant>
        <vt:lpwstr/>
      </vt:variant>
      <vt:variant>
        <vt:lpwstr>_Toc426543523</vt:lpwstr>
      </vt:variant>
      <vt:variant>
        <vt:i4>1114163</vt:i4>
      </vt:variant>
      <vt:variant>
        <vt:i4>407</vt:i4>
      </vt:variant>
      <vt:variant>
        <vt:i4>0</vt:i4>
      </vt:variant>
      <vt:variant>
        <vt:i4>5</vt:i4>
      </vt:variant>
      <vt:variant>
        <vt:lpwstr/>
      </vt:variant>
      <vt:variant>
        <vt:lpwstr>_Toc426543522</vt:lpwstr>
      </vt:variant>
      <vt:variant>
        <vt:i4>1114163</vt:i4>
      </vt:variant>
      <vt:variant>
        <vt:i4>401</vt:i4>
      </vt:variant>
      <vt:variant>
        <vt:i4>0</vt:i4>
      </vt:variant>
      <vt:variant>
        <vt:i4>5</vt:i4>
      </vt:variant>
      <vt:variant>
        <vt:lpwstr/>
      </vt:variant>
      <vt:variant>
        <vt:lpwstr>_Toc426543521</vt:lpwstr>
      </vt:variant>
      <vt:variant>
        <vt:i4>1114163</vt:i4>
      </vt:variant>
      <vt:variant>
        <vt:i4>395</vt:i4>
      </vt:variant>
      <vt:variant>
        <vt:i4>0</vt:i4>
      </vt:variant>
      <vt:variant>
        <vt:i4>5</vt:i4>
      </vt:variant>
      <vt:variant>
        <vt:lpwstr/>
      </vt:variant>
      <vt:variant>
        <vt:lpwstr>_Toc426543520</vt:lpwstr>
      </vt:variant>
      <vt:variant>
        <vt:i4>1179699</vt:i4>
      </vt:variant>
      <vt:variant>
        <vt:i4>389</vt:i4>
      </vt:variant>
      <vt:variant>
        <vt:i4>0</vt:i4>
      </vt:variant>
      <vt:variant>
        <vt:i4>5</vt:i4>
      </vt:variant>
      <vt:variant>
        <vt:lpwstr/>
      </vt:variant>
      <vt:variant>
        <vt:lpwstr>_Toc426543519</vt:lpwstr>
      </vt:variant>
      <vt:variant>
        <vt:i4>1179699</vt:i4>
      </vt:variant>
      <vt:variant>
        <vt:i4>383</vt:i4>
      </vt:variant>
      <vt:variant>
        <vt:i4>0</vt:i4>
      </vt:variant>
      <vt:variant>
        <vt:i4>5</vt:i4>
      </vt:variant>
      <vt:variant>
        <vt:lpwstr/>
      </vt:variant>
      <vt:variant>
        <vt:lpwstr>_Toc426543518</vt:lpwstr>
      </vt:variant>
      <vt:variant>
        <vt:i4>1179699</vt:i4>
      </vt:variant>
      <vt:variant>
        <vt:i4>377</vt:i4>
      </vt:variant>
      <vt:variant>
        <vt:i4>0</vt:i4>
      </vt:variant>
      <vt:variant>
        <vt:i4>5</vt:i4>
      </vt:variant>
      <vt:variant>
        <vt:lpwstr/>
      </vt:variant>
      <vt:variant>
        <vt:lpwstr>_Toc426543517</vt:lpwstr>
      </vt:variant>
      <vt:variant>
        <vt:i4>1179699</vt:i4>
      </vt:variant>
      <vt:variant>
        <vt:i4>371</vt:i4>
      </vt:variant>
      <vt:variant>
        <vt:i4>0</vt:i4>
      </vt:variant>
      <vt:variant>
        <vt:i4>5</vt:i4>
      </vt:variant>
      <vt:variant>
        <vt:lpwstr/>
      </vt:variant>
      <vt:variant>
        <vt:lpwstr>_Toc426543516</vt:lpwstr>
      </vt:variant>
      <vt:variant>
        <vt:i4>1179699</vt:i4>
      </vt:variant>
      <vt:variant>
        <vt:i4>365</vt:i4>
      </vt:variant>
      <vt:variant>
        <vt:i4>0</vt:i4>
      </vt:variant>
      <vt:variant>
        <vt:i4>5</vt:i4>
      </vt:variant>
      <vt:variant>
        <vt:lpwstr/>
      </vt:variant>
      <vt:variant>
        <vt:lpwstr>_Toc426543515</vt:lpwstr>
      </vt:variant>
      <vt:variant>
        <vt:i4>1179699</vt:i4>
      </vt:variant>
      <vt:variant>
        <vt:i4>359</vt:i4>
      </vt:variant>
      <vt:variant>
        <vt:i4>0</vt:i4>
      </vt:variant>
      <vt:variant>
        <vt:i4>5</vt:i4>
      </vt:variant>
      <vt:variant>
        <vt:lpwstr/>
      </vt:variant>
      <vt:variant>
        <vt:lpwstr>_Toc426543514</vt:lpwstr>
      </vt:variant>
      <vt:variant>
        <vt:i4>1179699</vt:i4>
      </vt:variant>
      <vt:variant>
        <vt:i4>353</vt:i4>
      </vt:variant>
      <vt:variant>
        <vt:i4>0</vt:i4>
      </vt:variant>
      <vt:variant>
        <vt:i4>5</vt:i4>
      </vt:variant>
      <vt:variant>
        <vt:lpwstr/>
      </vt:variant>
      <vt:variant>
        <vt:lpwstr>_Toc426543513</vt:lpwstr>
      </vt:variant>
      <vt:variant>
        <vt:i4>1179699</vt:i4>
      </vt:variant>
      <vt:variant>
        <vt:i4>347</vt:i4>
      </vt:variant>
      <vt:variant>
        <vt:i4>0</vt:i4>
      </vt:variant>
      <vt:variant>
        <vt:i4>5</vt:i4>
      </vt:variant>
      <vt:variant>
        <vt:lpwstr/>
      </vt:variant>
      <vt:variant>
        <vt:lpwstr>_Toc426543512</vt:lpwstr>
      </vt:variant>
      <vt:variant>
        <vt:i4>1179699</vt:i4>
      </vt:variant>
      <vt:variant>
        <vt:i4>341</vt:i4>
      </vt:variant>
      <vt:variant>
        <vt:i4>0</vt:i4>
      </vt:variant>
      <vt:variant>
        <vt:i4>5</vt:i4>
      </vt:variant>
      <vt:variant>
        <vt:lpwstr/>
      </vt:variant>
      <vt:variant>
        <vt:lpwstr>_Toc426543511</vt:lpwstr>
      </vt:variant>
      <vt:variant>
        <vt:i4>1179699</vt:i4>
      </vt:variant>
      <vt:variant>
        <vt:i4>335</vt:i4>
      </vt:variant>
      <vt:variant>
        <vt:i4>0</vt:i4>
      </vt:variant>
      <vt:variant>
        <vt:i4>5</vt:i4>
      </vt:variant>
      <vt:variant>
        <vt:lpwstr/>
      </vt:variant>
      <vt:variant>
        <vt:lpwstr>_Toc426543510</vt:lpwstr>
      </vt:variant>
      <vt:variant>
        <vt:i4>1245235</vt:i4>
      </vt:variant>
      <vt:variant>
        <vt:i4>329</vt:i4>
      </vt:variant>
      <vt:variant>
        <vt:i4>0</vt:i4>
      </vt:variant>
      <vt:variant>
        <vt:i4>5</vt:i4>
      </vt:variant>
      <vt:variant>
        <vt:lpwstr/>
      </vt:variant>
      <vt:variant>
        <vt:lpwstr>_Toc426543509</vt:lpwstr>
      </vt:variant>
      <vt:variant>
        <vt:i4>1245235</vt:i4>
      </vt:variant>
      <vt:variant>
        <vt:i4>323</vt:i4>
      </vt:variant>
      <vt:variant>
        <vt:i4>0</vt:i4>
      </vt:variant>
      <vt:variant>
        <vt:i4>5</vt:i4>
      </vt:variant>
      <vt:variant>
        <vt:lpwstr/>
      </vt:variant>
      <vt:variant>
        <vt:lpwstr>_Toc426543508</vt:lpwstr>
      </vt:variant>
      <vt:variant>
        <vt:i4>1245235</vt:i4>
      </vt:variant>
      <vt:variant>
        <vt:i4>317</vt:i4>
      </vt:variant>
      <vt:variant>
        <vt:i4>0</vt:i4>
      </vt:variant>
      <vt:variant>
        <vt:i4>5</vt:i4>
      </vt:variant>
      <vt:variant>
        <vt:lpwstr/>
      </vt:variant>
      <vt:variant>
        <vt:lpwstr>_Toc426543507</vt:lpwstr>
      </vt:variant>
      <vt:variant>
        <vt:i4>1245235</vt:i4>
      </vt:variant>
      <vt:variant>
        <vt:i4>311</vt:i4>
      </vt:variant>
      <vt:variant>
        <vt:i4>0</vt:i4>
      </vt:variant>
      <vt:variant>
        <vt:i4>5</vt:i4>
      </vt:variant>
      <vt:variant>
        <vt:lpwstr/>
      </vt:variant>
      <vt:variant>
        <vt:lpwstr>_Toc426543506</vt:lpwstr>
      </vt:variant>
      <vt:variant>
        <vt:i4>1245235</vt:i4>
      </vt:variant>
      <vt:variant>
        <vt:i4>305</vt:i4>
      </vt:variant>
      <vt:variant>
        <vt:i4>0</vt:i4>
      </vt:variant>
      <vt:variant>
        <vt:i4>5</vt:i4>
      </vt:variant>
      <vt:variant>
        <vt:lpwstr/>
      </vt:variant>
      <vt:variant>
        <vt:lpwstr>_Toc426543505</vt:lpwstr>
      </vt:variant>
      <vt:variant>
        <vt:i4>1245235</vt:i4>
      </vt:variant>
      <vt:variant>
        <vt:i4>299</vt:i4>
      </vt:variant>
      <vt:variant>
        <vt:i4>0</vt:i4>
      </vt:variant>
      <vt:variant>
        <vt:i4>5</vt:i4>
      </vt:variant>
      <vt:variant>
        <vt:lpwstr/>
      </vt:variant>
      <vt:variant>
        <vt:lpwstr>_Toc426543504</vt:lpwstr>
      </vt:variant>
      <vt:variant>
        <vt:i4>1245235</vt:i4>
      </vt:variant>
      <vt:variant>
        <vt:i4>293</vt:i4>
      </vt:variant>
      <vt:variant>
        <vt:i4>0</vt:i4>
      </vt:variant>
      <vt:variant>
        <vt:i4>5</vt:i4>
      </vt:variant>
      <vt:variant>
        <vt:lpwstr/>
      </vt:variant>
      <vt:variant>
        <vt:lpwstr>_Toc426543503</vt:lpwstr>
      </vt:variant>
      <vt:variant>
        <vt:i4>1245235</vt:i4>
      </vt:variant>
      <vt:variant>
        <vt:i4>287</vt:i4>
      </vt:variant>
      <vt:variant>
        <vt:i4>0</vt:i4>
      </vt:variant>
      <vt:variant>
        <vt:i4>5</vt:i4>
      </vt:variant>
      <vt:variant>
        <vt:lpwstr/>
      </vt:variant>
      <vt:variant>
        <vt:lpwstr>_Toc426543502</vt:lpwstr>
      </vt:variant>
      <vt:variant>
        <vt:i4>1245235</vt:i4>
      </vt:variant>
      <vt:variant>
        <vt:i4>281</vt:i4>
      </vt:variant>
      <vt:variant>
        <vt:i4>0</vt:i4>
      </vt:variant>
      <vt:variant>
        <vt:i4>5</vt:i4>
      </vt:variant>
      <vt:variant>
        <vt:lpwstr/>
      </vt:variant>
      <vt:variant>
        <vt:lpwstr>_Toc426543501</vt:lpwstr>
      </vt:variant>
      <vt:variant>
        <vt:i4>1245235</vt:i4>
      </vt:variant>
      <vt:variant>
        <vt:i4>275</vt:i4>
      </vt:variant>
      <vt:variant>
        <vt:i4>0</vt:i4>
      </vt:variant>
      <vt:variant>
        <vt:i4>5</vt:i4>
      </vt:variant>
      <vt:variant>
        <vt:lpwstr/>
      </vt:variant>
      <vt:variant>
        <vt:lpwstr>_Toc426543500</vt:lpwstr>
      </vt:variant>
      <vt:variant>
        <vt:i4>1703986</vt:i4>
      </vt:variant>
      <vt:variant>
        <vt:i4>269</vt:i4>
      </vt:variant>
      <vt:variant>
        <vt:i4>0</vt:i4>
      </vt:variant>
      <vt:variant>
        <vt:i4>5</vt:i4>
      </vt:variant>
      <vt:variant>
        <vt:lpwstr/>
      </vt:variant>
      <vt:variant>
        <vt:lpwstr>_Toc426543499</vt:lpwstr>
      </vt:variant>
      <vt:variant>
        <vt:i4>1703986</vt:i4>
      </vt:variant>
      <vt:variant>
        <vt:i4>263</vt:i4>
      </vt:variant>
      <vt:variant>
        <vt:i4>0</vt:i4>
      </vt:variant>
      <vt:variant>
        <vt:i4>5</vt:i4>
      </vt:variant>
      <vt:variant>
        <vt:lpwstr/>
      </vt:variant>
      <vt:variant>
        <vt:lpwstr>_Toc426543498</vt:lpwstr>
      </vt:variant>
      <vt:variant>
        <vt:i4>1703986</vt:i4>
      </vt:variant>
      <vt:variant>
        <vt:i4>257</vt:i4>
      </vt:variant>
      <vt:variant>
        <vt:i4>0</vt:i4>
      </vt:variant>
      <vt:variant>
        <vt:i4>5</vt:i4>
      </vt:variant>
      <vt:variant>
        <vt:lpwstr/>
      </vt:variant>
      <vt:variant>
        <vt:lpwstr>_Toc426543497</vt:lpwstr>
      </vt:variant>
      <vt:variant>
        <vt:i4>1703986</vt:i4>
      </vt:variant>
      <vt:variant>
        <vt:i4>251</vt:i4>
      </vt:variant>
      <vt:variant>
        <vt:i4>0</vt:i4>
      </vt:variant>
      <vt:variant>
        <vt:i4>5</vt:i4>
      </vt:variant>
      <vt:variant>
        <vt:lpwstr/>
      </vt:variant>
      <vt:variant>
        <vt:lpwstr>_Toc426543496</vt:lpwstr>
      </vt:variant>
      <vt:variant>
        <vt:i4>1703986</vt:i4>
      </vt:variant>
      <vt:variant>
        <vt:i4>245</vt:i4>
      </vt:variant>
      <vt:variant>
        <vt:i4>0</vt:i4>
      </vt:variant>
      <vt:variant>
        <vt:i4>5</vt:i4>
      </vt:variant>
      <vt:variant>
        <vt:lpwstr/>
      </vt:variant>
      <vt:variant>
        <vt:lpwstr>_Toc426543495</vt:lpwstr>
      </vt:variant>
      <vt:variant>
        <vt:i4>1703986</vt:i4>
      </vt:variant>
      <vt:variant>
        <vt:i4>239</vt:i4>
      </vt:variant>
      <vt:variant>
        <vt:i4>0</vt:i4>
      </vt:variant>
      <vt:variant>
        <vt:i4>5</vt:i4>
      </vt:variant>
      <vt:variant>
        <vt:lpwstr/>
      </vt:variant>
      <vt:variant>
        <vt:lpwstr>_Toc426543494</vt:lpwstr>
      </vt:variant>
      <vt:variant>
        <vt:i4>1703986</vt:i4>
      </vt:variant>
      <vt:variant>
        <vt:i4>233</vt:i4>
      </vt:variant>
      <vt:variant>
        <vt:i4>0</vt:i4>
      </vt:variant>
      <vt:variant>
        <vt:i4>5</vt:i4>
      </vt:variant>
      <vt:variant>
        <vt:lpwstr/>
      </vt:variant>
      <vt:variant>
        <vt:lpwstr>_Toc426543493</vt:lpwstr>
      </vt:variant>
      <vt:variant>
        <vt:i4>1703986</vt:i4>
      </vt:variant>
      <vt:variant>
        <vt:i4>227</vt:i4>
      </vt:variant>
      <vt:variant>
        <vt:i4>0</vt:i4>
      </vt:variant>
      <vt:variant>
        <vt:i4>5</vt:i4>
      </vt:variant>
      <vt:variant>
        <vt:lpwstr/>
      </vt:variant>
      <vt:variant>
        <vt:lpwstr>_Toc426543492</vt:lpwstr>
      </vt:variant>
      <vt:variant>
        <vt:i4>1703986</vt:i4>
      </vt:variant>
      <vt:variant>
        <vt:i4>221</vt:i4>
      </vt:variant>
      <vt:variant>
        <vt:i4>0</vt:i4>
      </vt:variant>
      <vt:variant>
        <vt:i4>5</vt:i4>
      </vt:variant>
      <vt:variant>
        <vt:lpwstr/>
      </vt:variant>
      <vt:variant>
        <vt:lpwstr>_Toc426543491</vt:lpwstr>
      </vt:variant>
      <vt:variant>
        <vt:i4>1703986</vt:i4>
      </vt:variant>
      <vt:variant>
        <vt:i4>215</vt:i4>
      </vt:variant>
      <vt:variant>
        <vt:i4>0</vt:i4>
      </vt:variant>
      <vt:variant>
        <vt:i4>5</vt:i4>
      </vt:variant>
      <vt:variant>
        <vt:lpwstr/>
      </vt:variant>
      <vt:variant>
        <vt:lpwstr>_Toc426543490</vt:lpwstr>
      </vt:variant>
      <vt:variant>
        <vt:i4>1769522</vt:i4>
      </vt:variant>
      <vt:variant>
        <vt:i4>209</vt:i4>
      </vt:variant>
      <vt:variant>
        <vt:i4>0</vt:i4>
      </vt:variant>
      <vt:variant>
        <vt:i4>5</vt:i4>
      </vt:variant>
      <vt:variant>
        <vt:lpwstr/>
      </vt:variant>
      <vt:variant>
        <vt:lpwstr>_Toc426543489</vt:lpwstr>
      </vt:variant>
      <vt:variant>
        <vt:i4>1769522</vt:i4>
      </vt:variant>
      <vt:variant>
        <vt:i4>203</vt:i4>
      </vt:variant>
      <vt:variant>
        <vt:i4>0</vt:i4>
      </vt:variant>
      <vt:variant>
        <vt:i4>5</vt:i4>
      </vt:variant>
      <vt:variant>
        <vt:lpwstr/>
      </vt:variant>
      <vt:variant>
        <vt:lpwstr>_Toc426543488</vt:lpwstr>
      </vt:variant>
      <vt:variant>
        <vt:i4>1769522</vt:i4>
      </vt:variant>
      <vt:variant>
        <vt:i4>197</vt:i4>
      </vt:variant>
      <vt:variant>
        <vt:i4>0</vt:i4>
      </vt:variant>
      <vt:variant>
        <vt:i4>5</vt:i4>
      </vt:variant>
      <vt:variant>
        <vt:lpwstr/>
      </vt:variant>
      <vt:variant>
        <vt:lpwstr>_Toc426543487</vt:lpwstr>
      </vt:variant>
      <vt:variant>
        <vt:i4>1769522</vt:i4>
      </vt:variant>
      <vt:variant>
        <vt:i4>191</vt:i4>
      </vt:variant>
      <vt:variant>
        <vt:i4>0</vt:i4>
      </vt:variant>
      <vt:variant>
        <vt:i4>5</vt:i4>
      </vt:variant>
      <vt:variant>
        <vt:lpwstr/>
      </vt:variant>
      <vt:variant>
        <vt:lpwstr>_Toc426543486</vt:lpwstr>
      </vt:variant>
      <vt:variant>
        <vt:i4>1769522</vt:i4>
      </vt:variant>
      <vt:variant>
        <vt:i4>185</vt:i4>
      </vt:variant>
      <vt:variant>
        <vt:i4>0</vt:i4>
      </vt:variant>
      <vt:variant>
        <vt:i4>5</vt:i4>
      </vt:variant>
      <vt:variant>
        <vt:lpwstr/>
      </vt:variant>
      <vt:variant>
        <vt:lpwstr>_Toc426543485</vt:lpwstr>
      </vt:variant>
      <vt:variant>
        <vt:i4>1769522</vt:i4>
      </vt:variant>
      <vt:variant>
        <vt:i4>179</vt:i4>
      </vt:variant>
      <vt:variant>
        <vt:i4>0</vt:i4>
      </vt:variant>
      <vt:variant>
        <vt:i4>5</vt:i4>
      </vt:variant>
      <vt:variant>
        <vt:lpwstr/>
      </vt:variant>
      <vt:variant>
        <vt:lpwstr>_Toc426543484</vt:lpwstr>
      </vt:variant>
      <vt:variant>
        <vt:i4>1769522</vt:i4>
      </vt:variant>
      <vt:variant>
        <vt:i4>173</vt:i4>
      </vt:variant>
      <vt:variant>
        <vt:i4>0</vt:i4>
      </vt:variant>
      <vt:variant>
        <vt:i4>5</vt:i4>
      </vt:variant>
      <vt:variant>
        <vt:lpwstr/>
      </vt:variant>
      <vt:variant>
        <vt:lpwstr>_Toc426543483</vt:lpwstr>
      </vt:variant>
      <vt:variant>
        <vt:i4>1769522</vt:i4>
      </vt:variant>
      <vt:variant>
        <vt:i4>167</vt:i4>
      </vt:variant>
      <vt:variant>
        <vt:i4>0</vt:i4>
      </vt:variant>
      <vt:variant>
        <vt:i4>5</vt:i4>
      </vt:variant>
      <vt:variant>
        <vt:lpwstr/>
      </vt:variant>
      <vt:variant>
        <vt:lpwstr>_Toc426543482</vt:lpwstr>
      </vt:variant>
      <vt:variant>
        <vt:i4>1769522</vt:i4>
      </vt:variant>
      <vt:variant>
        <vt:i4>161</vt:i4>
      </vt:variant>
      <vt:variant>
        <vt:i4>0</vt:i4>
      </vt:variant>
      <vt:variant>
        <vt:i4>5</vt:i4>
      </vt:variant>
      <vt:variant>
        <vt:lpwstr/>
      </vt:variant>
      <vt:variant>
        <vt:lpwstr>_Toc426543481</vt:lpwstr>
      </vt:variant>
      <vt:variant>
        <vt:i4>1769522</vt:i4>
      </vt:variant>
      <vt:variant>
        <vt:i4>155</vt:i4>
      </vt:variant>
      <vt:variant>
        <vt:i4>0</vt:i4>
      </vt:variant>
      <vt:variant>
        <vt:i4>5</vt:i4>
      </vt:variant>
      <vt:variant>
        <vt:lpwstr/>
      </vt:variant>
      <vt:variant>
        <vt:lpwstr>_Toc426543480</vt:lpwstr>
      </vt:variant>
      <vt:variant>
        <vt:i4>1310770</vt:i4>
      </vt:variant>
      <vt:variant>
        <vt:i4>149</vt:i4>
      </vt:variant>
      <vt:variant>
        <vt:i4>0</vt:i4>
      </vt:variant>
      <vt:variant>
        <vt:i4>5</vt:i4>
      </vt:variant>
      <vt:variant>
        <vt:lpwstr/>
      </vt:variant>
      <vt:variant>
        <vt:lpwstr>_Toc426543479</vt:lpwstr>
      </vt:variant>
      <vt:variant>
        <vt:i4>1310770</vt:i4>
      </vt:variant>
      <vt:variant>
        <vt:i4>143</vt:i4>
      </vt:variant>
      <vt:variant>
        <vt:i4>0</vt:i4>
      </vt:variant>
      <vt:variant>
        <vt:i4>5</vt:i4>
      </vt:variant>
      <vt:variant>
        <vt:lpwstr/>
      </vt:variant>
      <vt:variant>
        <vt:lpwstr>_Toc426543478</vt:lpwstr>
      </vt:variant>
      <vt:variant>
        <vt:i4>1310770</vt:i4>
      </vt:variant>
      <vt:variant>
        <vt:i4>137</vt:i4>
      </vt:variant>
      <vt:variant>
        <vt:i4>0</vt:i4>
      </vt:variant>
      <vt:variant>
        <vt:i4>5</vt:i4>
      </vt:variant>
      <vt:variant>
        <vt:lpwstr/>
      </vt:variant>
      <vt:variant>
        <vt:lpwstr>_Toc426543477</vt:lpwstr>
      </vt:variant>
      <vt:variant>
        <vt:i4>1310770</vt:i4>
      </vt:variant>
      <vt:variant>
        <vt:i4>131</vt:i4>
      </vt:variant>
      <vt:variant>
        <vt:i4>0</vt:i4>
      </vt:variant>
      <vt:variant>
        <vt:i4>5</vt:i4>
      </vt:variant>
      <vt:variant>
        <vt:lpwstr/>
      </vt:variant>
      <vt:variant>
        <vt:lpwstr>_Toc426543476</vt:lpwstr>
      </vt:variant>
      <vt:variant>
        <vt:i4>1310770</vt:i4>
      </vt:variant>
      <vt:variant>
        <vt:i4>125</vt:i4>
      </vt:variant>
      <vt:variant>
        <vt:i4>0</vt:i4>
      </vt:variant>
      <vt:variant>
        <vt:i4>5</vt:i4>
      </vt:variant>
      <vt:variant>
        <vt:lpwstr/>
      </vt:variant>
      <vt:variant>
        <vt:lpwstr>_Toc426543475</vt:lpwstr>
      </vt:variant>
      <vt:variant>
        <vt:i4>1310770</vt:i4>
      </vt:variant>
      <vt:variant>
        <vt:i4>119</vt:i4>
      </vt:variant>
      <vt:variant>
        <vt:i4>0</vt:i4>
      </vt:variant>
      <vt:variant>
        <vt:i4>5</vt:i4>
      </vt:variant>
      <vt:variant>
        <vt:lpwstr/>
      </vt:variant>
      <vt:variant>
        <vt:lpwstr>_Toc426543474</vt:lpwstr>
      </vt:variant>
      <vt:variant>
        <vt:i4>1310770</vt:i4>
      </vt:variant>
      <vt:variant>
        <vt:i4>113</vt:i4>
      </vt:variant>
      <vt:variant>
        <vt:i4>0</vt:i4>
      </vt:variant>
      <vt:variant>
        <vt:i4>5</vt:i4>
      </vt:variant>
      <vt:variant>
        <vt:lpwstr/>
      </vt:variant>
      <vt:variant>
        <vt:lpwstr>_Toc426543473</vt:lpwstr>
      </vt:variant>
      <vt:variant>
        <vt:i4>5636107</vt:i4>
      </vt:variant>
      <vt:variant>
        <vt:i4>108</vt:i4>
      </vt:variant>
      <vt:variant>
        <vt:i4>0</vt:i4>
      </vt:variant>
      <vt:variant>
        <vt:i4>5</vt:i4>
      </vt:variant>
      <vt:variant>
        <vt:lpwstr>https://www.oasis-open.org/policies-guidelines/trademark</vt:lpwstr>
      </vt:variant>
      <vt:variant>
        <vt:lpwstr/>
      </vt:variant>
      <vt:variant>
        <vt:i4>8061049</vt:i4>
      </vt:variant>
      <vt:variant>
        <vt:i4>105</vt:i4>
      </vt:variant>
      <vt:variant>
        <vt:i4>0</vt:i4>
      </vt:variant>
      <vt:variant>
        <vt:i4>5</vt:i4>
      </vt:variant>
      <vt:variant>
        <vt:lpwstr>https://www.oasis-open.org/</vt:lpwstr>
      </vt:variant>
      <vt:variant>
        <vt:lpwstr/>
      </vt:variant>
      <vt:variant>
        <vt:i4>3604594</vt:i4>
      </vt:variant>
      <vt:variant>
        <vt:i4>102</vt:i4>
      </vt:variant>
      <vt:variant>
        <vt:i4>0</vt:i4>
      </vt:variant>
      <vt:variant>
        <vt:i4>5</vt:i4>
      </vt:variant>
      <vt:variant>
        <vt:lpwstr>https://www.oasis-open.org/policies-guidelines/ipr</vt:lpwstr>
      </vt:variant>
      <vt:variant>
        <vt:lpwstr/>
      </vt:variant>
      <vt:variant>
        <vt:i4>7209076</vt:i4>
      </vt:variant>
      <vt:variant>
        <vt:i4>99</vt:i4>
      </vt:variant>
      <vt:variant>
        <vt:i4>0</vt:i4>
      </vt:variant>
      <vt:variant>
        <vt:i4>5</vt:i4>
      </vt:variant>
      <vt:variant>
        <vt:lpwstr>http://docs.oasis-open.org/xmile/xmile/v1.0/xmile-v1.0.html</vt:lpwstr>
      </vt:variant>
      <vt:variant>
        <vt:lpwstr/>
      </vt:variant>
      <vt:variant>
        <vt:i4>4128807</vt:i4>
      </vt:variant>
      <vt:variant>
        <vt:i4>96</vt:i4>
      </vt:variant>
      <vt:variant>
        <vt:i4>0</vt:i4>
      </vt:variant>
      <vt:variant>
        <vt:i4>5</vt:i4>
      </vt:variant>
      <vt:variant>
        <vt:lpwstr>http://docs.oasis-open.org/xmile/xmile/v1.0/cos01/xmile-v1.0-cos01.html</vt:lpwstr>
      </vt:variant>
      <vt:variant>
        <vt:lpwstr/>
      </vt:variant>
      <vt:variant>
        <vt:i4>3801129</vt:i4>
      </vt:variant>
      <vt:variant>
        <vt:i4>93</vt:i4>
      </vt:variant>
      <vt:variant>
        <vt:i4>0</vt:i4>
      </vt:variant>
      <vt:variant>
        <vt:i4>5</vt:i4>
      </vt:variant>
      <vt:variant>
        <vt:lpwstr>https://www.oasis-open.org/committees/xmile/ipr.php</vt:lpwstr>
      </vt:variant>
      <vt:variant>
        <vt:lpwstr/>
      </vt:variant>
      <vt:variant>
        <vt:i4>786498</vt:i4>
      </vt:variant>
      <vt:variant>
        <vt:i4>90</vt:i4>
      </vt:variant>
      <vt:variant>
        <vt:i4>0</vt:i4>
      </vt:variant>
      <vt:variant>
        <vt:i4>5</vt:i4>
      </vt:variant>
      <vt:variant>
        <vt:lpwstr>https://www.oasis-open.org/committees/xmile/</vt:lpwstr>
      </vt:variant>
      <vt:variant>
        <vt:lpwstr/>
      </vt:variant>
      <vt:variant>
        <vt:i4>7471177</vt:i4>
      </vt:variant>
      <vt:variant>
        <vt:i4>87</vt:i4>
      </vt:variant>
      <vt:variant>
        <vt:i4>0</vt:i4>
      </vt:variant>
      <vt:variant>
        <vt:i4>5</vt:i4>
      </vt:variant>
      <vt:variant>
        <vt:lpwstr>https://www.oasis-open.org/committees/comments/index.php?wg_abbrev=xmile</vt:lpwstr>
      </vt:variant>
      <vt:variant>
        <vt:lpwstr/>
      </vt:variant>
      <vt:variant>
        <vt:i4>1048581</vt:i4>
      </vt:variant>
      <vt:variant>
        <vt:i4>84</vt:i4>
      </vt:variant>
      <vt:variant>
        <vt:i4>0</vt:i4>
      </vt:variant>
      <vt:variant>
        <vt:i4>5</vt:i4>
      </vt:variant>
      <vt:variant>
        <vt:lpwstr>https://www.oasis-open.org/committees/tc_home.php?wg_abbrev=xmile%20</vt:lpwstr>
      </vt:variant>
      <vt:variant>
        <vt:lpwstr>technical</vt:lpwstr>
      </vt:variant>
      <vt:variant>
        <vt:i4>2818162</vt:i4>
      </vt:variant>
      <vt:variant>
        <vt:i4>81</vt:i4>
      </vt:variant>
      <vt:variant>
        <vt:i4>0</vt:i4>
      </vt:variant>
      <vt:variant>
        <vt:i4>5</vt:i4>
      </vt:variant>
      <vt:variant>
        <vt:lpwstr>http://docs.oasis-open.org/xmile/ns/XMILE/v1.0</vt:lpwstr>
      </vt:variant>
      <vt:variant>
        <vt:lpwstr/>
      </vt:variant>
      <vt:variant>
        <vt:i4>1114138</vt:i4>
      </vt:variant>
      <vt:variant>
        <vt:i4>78</vt:i4>
      </vt:variant>
      <vt:variant>
        <vt:i4>0</vt:i4>
      </vt:variant>
      <vt:variant>
        <vt:i4>5</vt:i4>
      </vt:variant>
      <vt:variant>
        <vt:lpwstr>http://www.iseesystems.com/community/support/SMILEv4.pdf</vt:lpwstr>
      </vt:variant>
      <vt:variant>
        <vt:lpwstr/>
      </vt:variant>
      <vt:variant>
        <vt:i4>1703962</vt:i4>
      </vt:variant>
      <vt:variant>
        <vt:i4>75</vt:i4>
      </vt:variant>
      <vt:variant>
        <vt:i4>0</vt:i4>
      </vt:variant>
      <vt:variant>
        <vt:i4>5</vt:i4>
      </vt:variant>
      <vt:variant>
        <vt:lpwstr>http://www.iseesystems.com/community/support/XMILEv4.pdf</vt:lpwstr>
      </vt:variant>
      <vt:variant>
        <vt:lpwstr/>
      </vt:variant>
      <vt:variant>
        <vt:i4>3932210</vt:i4>
      </vt:variant>
      <vt:variant>
        <vt:i4>72</vt:i4>
      </vt:variant>
      <vt:variant>
        <vt:i4>0</vt:i4>
      </vt:variant>
      <vt:variant>
        <vt:i4>5</vt:i4>
      </vt:variant>
      <vt:variant>
        <vt:lpwstr>http://docs.oasis-open.org/xmile/xmile/v1.0/cos01/examples/</vt:lpwstr>
      </vt:variant>
      <vt:variant>
        <vt:lpwstr/>
      </vt:variant>
      <vt:variant>
        <vt:i4>8257574</vt:i4>
      </vt:variant>
      <vt:variant>
        <vt:i4>69</vt:i4>
      </vt:variant>
      <vt:variant>
        <vt:i4>0</vt:i4>
      </vt:variant>
      <vt:variant>
        <vt:i4>5</vt:i4>
      </vt:variant>
      <vt:variant>
        <vt:lpwstr>http://docs.oasis-open.org/xmile/xmile/v1.0/cos01/schemas/</vt:lpwstr>
      </vt:variant>
      <vt:variant>
        <vt:lpwstr/>
      </vt:variant>
      <vt:variant>
        <vt:i4>4128871</vt:i4>
      </vt:variant>
      <vt:variant>
        <vt:i4>66</vt:i4>
      </vt:variant>
      <vt:variant>
        <vt:i4>0</vt:i4>
      </vt:variant>
      <vt:variant>
        <vt:i4>5</vt:i4>
      </vt:variant>
      <vt:variant>
        <vt:lpwstr>http://www.iseesystems.com/</vt:lpwstr>
      </vt:variant>
      <vt:variant>
        <vt:lpwstr/>
      </vt:variant>
      <vt:variant>
        <vt:i4>7602259</vt:i4>
      </vt:variant>
      <vt:variant>
        <vt:i4>63</vt:i4>
      </vt:variant>
      <vt:variant>
        <vt:i4>0</vt:i4>
      </vt:variant>
      <vt:variant>
        <vt:i4>5</vt:i4>
      </vt:variant>
      <vt:variant>
        <vt:lpwstr>mailto:bschoenberg@iseesystems.com</vt:lpwstr>
      </vt:variant>
      <vt:variant>
        <vt:lpwstr/>
      </vt:variant>
      <vt:variant>
        <vt:i4>393271</vt:i4>
      </vt:variant>
      <vt:variant>
        <vt:i4>60</vt:i4>
      </vt:variant>
      <vt:variant>
        <vt:i4>0</vt:i4>
      </vt:variant>
      <vt:variant>
        <vt:i4>5</vt:i4>
      </vt:variant>
      <vt:variant>
        <vt:lpwstr>mailto:bobbypowers@gmail.com</vt:lpwstr>
      </vt:variant>
      <vt:variant>
        <vt:lpwstr/>
      </vt:variant>
      <vt:variant>
        <vt:i4>852007</vt:i4>
      </vt:variant>
      <vt:variant>
        <vt:i4>57</vt:i4>
      </vt:variant>
      <vt:variant>
        <vt:i4>0</vt:i4>
      </vt:variant>
      <vt:variant>
        <vt:i4>5</vt:i4>
      </vt:variant>
      <vt:variant>
        <vt:lpwstr>mailto:wglass@forio.com</vt:lpwstr>
      </vt:variant>
      <vt:variant>
        <vt:lpwstr/>
      </vt:variant>
      <vt:variant>
        <vt:i4>3735610</vt:i4>
      </vt:variant>
      <vt:variant>
        <vt:i4>54</vt:i4>
      </vt:variant>
      <vt:variant>
        <vt:i4>0</vt:i4>
      </vt:variant>
      <vt:variant>
        <vt:i4>5</vt:i4>
      </vt:variant>
      <vt:variant>
        <vt:lpwstr>http://www.systemdynamics.org/</vt:lpwstr>
      </vt:variant>
      <vt:variant>
        <vt:lpwstr/>
      </vt:variant>
      <vt:variant>
        <vt:i4>3211265</vt:i4>
      </vt:variant>
      <vt:variant>
        <vt:i4>51</vt:i4>
      </vt:variant>
      <vt:variant>
        <vt:i4>0</vt:i4>
      </vt:variant>
      <vt:variant>
        <vt:i4>5</vt:i4>
      </vt:variant>
      <vt:variant>
        <vt:lpwstr>mailto:bob@astutesd.com</vt:lpwstr>
      </vt:variant>
      <vt:variant>
        <vt:lpwstr/>
      </vt:variant>
      <vt:variant>
        <vt:i4>1179682</vt:i4>
      </vt:variant>
      <vt:variant>
        <vt:i4>48</vt:i4>
      </vt:variant>
      <vt:variant>
        <vt:i4>0</vt:i4>
      </vt:variant>
      <vt:variant>
        <vt:i4>5</vt:i4>
      </vt:variant>
      <vt:variant>
        <vt:lpwstr>mailto:garyrbaxter@yahoo.com</vt:lpwstr>
      </vt:variant>
      <vt:variant>
        <vt:lpwstr/>
      </vt:variant>
      <vt:variant>
        <vt:i4>4128871</vt:i4>
      </vt:variant>
      <vt:variant>
        <vt:i4>45</vt:i4>
      </vt:variant>
      <vt:variant>
        <vt:i4>0</vt:i4>
      </vt:variant>
      <vt:variant>
        <vt:i4>5</vt:i4>
      </vt:variant>
      <vt:variant>
        <vt:lpwstr>http://www.iseesystems.com/</vt:lpwstr>
      </vt:variant>
      <vt:variant>
        <vt:lpwstr/>
      </vt:variant>
      <vt:variant>
        <vt:i4>7864387</vt:i4>
      </vt:variant>
      <vt:variant>
        <vt:i4>42</vt:i4>
      </vt:variant>
      <vt:variant>
        <vt:i4>0</vt:i4>
      </vt:variant>
      <vt:variant>
        <vt:i4>5</vt:i4>
      </vt:variant>
      <vt:variant>
        <vt:lpwstr>mailto:kchichakly@iseesystems.com</vt:lpwstr>
      </vt:variant>
      <vt:variant>
        <vt:lpwstr/>
      </vt:variant>
      <vt:variant>
        <vt:i4>2162803</vt:i4>
      </vt:variant>
      <vt:variant>
        <vt:i4>39</vt:i4>
      </vt:variant>
      <vt:variant>
        <vt:i4>0</vt:i4>
      </vt:variant>
      <vt:variant>
        <vt:i4>5</vt:i4>
      </vt:variant>
      <vt:variant>
        <vt:lpwstr>http://www.ibm.com/</vt:lpwstr>
      </vt:variant>
      <vt:variant>
        <vt:lpwstr/>
      </vt:variant>
      <vt:variant>
        <vt:i4>2359298</vt:i4>
      </vt:variant>
      <vt:variant>
        <vt:i4>36</vt:i4>
      </vt:variant>
      <vt:variant>
        <vt:i4>0</vt:i4>
      </vt:variant>
      <vt:variant>
        <vt:i4>5</vt:i4>
      </vt:variant>
      <vt:variant>
        <vt:lpwstr>mailto:adler1@us.ibm.com</vt:lpwstr>
      </vt:variant>
      <vt:variant>
        <vt:lpwstr/>
      </vt:variant>
      <vt:variant>
        <vt:i4>4128871</vt:i4>
      </vt:variant>
      <vt:variant>
        <vt:i4>33</vt:i4>
      </vt:variant>
      <vt:variant>
        <vt:i4>0</vt:i4>
      </vt:variant>
      <vt:variant>
        <vt:i4>5</vt:i4>
      </vt:variant>
      <vt:variant>
        <vt:lpwstr>http://www.iseesystems.com/</vt:lpwstr>
      </vt:variant>
      <vt:variant>
        <vt:lpwstr/>
      </vt:variant>
      <vt:variant>
        <vt:i4>7864387</vt:i4>
      </vt:variant>
      <vt:variant>
        <vt:i4>30</vt:i4>
      </vt:variant>
      <vt:variant>
        <vt:i4>0</vt:i4>
      </vt:variant>
      <vt:variant>
        <vt:i4>5</vt:i4>
      </vt:variant>
      <vt:variant>
        <vt:lpwstr>mailto:kchichakly@iseesystems.com</vt:lpwstr>
      </vt:variant>
      <vt:variant>
        <vt:lpwstr/>
      </vt:variant>
      <vt:variant>
        <vt:i4>786498</vt:i4>
      </vt:variant>
      <vt:variant>
        <vt:i4>27</vt:i4>
      </vt:variant>
      <vt:variant>
        <vt:i4>0</vt:i4>
      </vt:variant>
      <vt:variant>
        <vt:i4>5</vt:i4>
      </vt:variant>
      <vt:variant>
        <vt:lpwstr>https://www.oasis-open.org/committees/xmile/</vt:lpwstr>
      </vt:variant>
      <vt:variant>
        <vt:lpwstr/>
      </vt:variant>
      <vt:variant>
        <vt:i4>8192100</vt:i4>
      </vt:variant>
      <vt:variant>
        <vt:i4>24</vt:i4>
      </vt:variant>
      <vt:variant>
        <vt:i4>0</vt:i4>
      </vt:variant>
      <vt:variant>
        <vt:i4>5</vt:i4>
      </vt:variant>
      <vt:variant>
        <vt:lpwstr>http://docs.oasis-open.org/xmile/xmile/v1.0/xmile-v1.0.pdf</vt:lpwstr>
      </vt:variant>
      <vt:variant>
        <vt:lpwstr/>
      </vt:variant>
      <vt:variant>
        <vt:i4>7209076</vt:i4>
      </vt:variant>
      <vt:variant>
        <vt:i4>21</vt:i4>
      </vt:variant>
      <vt:variant>
        <vt:i4>0</vt:i4>
      </vt:variant>
      <vt:variant>
        <vt:i4>5</vt:i4>
      </vt:variant>
      <vt:variant>
        <vt:lpwstr>http://docs.oasis-open.org/xmile/xmile/v1.0/xmile-v1.0.html</vt:lpwstr>
      </vt:variant>
      <vt:variant>
        <vt:lpwstr/>
      </vt:variant>
      <vt:variant>
        <vt:i4>7077999</vt:i4>
      </vt:variant>
      <vt:variant>
        <vt:i4>18</vt:i4>
      </vt:variant>
      <vt:variant>
        <vt:i4>0</vt:i4>
      </vt:variant>
      <vt:variant>
        <vt:i4>5</vt:i4>
      </vt:variant>
      <vt:variant>
        <vt:lpwstr>http://docs.oasis-open.org/xmile/xmile/v1.0/xmile-v1.0.doc</vt:lpwstr>
      </vt:variant>
      <vt:variant>
        <vt:lpwstr/>
      </vt:variant>
      <vt:variant>
        <vt:i4>2424894</vt:i4>
      </vt:variant>
      <vt:variant>
        <vt:i4>15</vt:i4>
      </vt:variant>
      <vt:variant>
        <vt:i4>0</vt:i4>
      </vt:variant>
      <vt:variant>
        <vt:i4>5</vt:i4>
      </vt:variant>
      <vt:variant>
        <vt:lpwstr>http://docs.oasis-open.org/xmile/xmile/v1.0/csprd01/xmile-v1.0-csprd01.pdf</vt:lpwstr>
      </vt:variant>
      <vt:variant>
        <vt:lpwstr/>
      </vt:variant>
      <vt:variant>
        <vt:i4>3538990</vt:i4>
      </vt:variant>
      <vt:variant>
        <vt:i4>12</vt:i4>
      </vt:variant>
      <vt:variant>
        <vt:i4>0</vt:i4>
      </vt:variant>
      <vt:variant>
        <vt:i4>5</vt:i4>
      </vt:variant>
      <vt:variant>
        <vt:lpwstr>http://docs.oasis-open.org/xmile/xmile/v1.0/csprd01/xmile-v1.0-csprd01.html</vt:lpwstr>
      </vt:variant>
      <vt:variant>
        <vt:lpwstr/>
      </vt:variant>
      <vt:variant>
        <vt:i4>3407925</vt:i4>
      </vt:variant>
      <vt:variant>
        <vt:i4>9</vt:i4>
      </vt:variant>
      <vt:variant>
        <vt:i4>0</vt:i4>
      </vt:variant>
      <vt:variant>
        <vt:i4>5</vt:i4>
      </vt:variant>
      <vt:variant>
        <vt:lpwstr>http://docs.oasis-open.org/xmile/xmile/v1.0/csprd01/xmile-v1.0-csprd01.doc</vt:lpwstr>
      </vt:variant>
      <vt:variant>
        <vt:lpwstr/>
      </vt:variant>
      <vt:variant>
        <vt:i4>2883639</vt:i4>
      </vt:variant>
      <vt:variant>
        <vt:i4>6</vt:i4>
      </vt:variant>
      <vt:variant>
        <vt:i4>0</vt:i4>
      </vt:variant>
      <vt:variant>
        <vt:i4>5</vt:i4>
      </vt:variant>
      <vt:variant>
        <vt:lpwstr>http://docs.oasis-open.org/xmile/xmile/v1.0/cos01/xmile-v1.0-cos01.pdf</vt:lpwstr>
      </vt:variant>
      <vt:variant>
        <vt:lpwstr/>
      </vt:variant>
      <vt:variant>
        <vt:i4>4128807</vt:i4>
      </vt:variant>
      <vt:variant>
        <vt:i4>3</vt:i4>
      </vt:variant>
      <vt:variant>
        <vt:i4>0</vt:i4>
      </vt:variant>
      <vt:variant>
        <vt:i4>5</vt:i4>
      </vt:variant>
      <vt:variant>
        <vt:lpwstr>http://docs.oasis-open.org/xmile/xmile/v1.0/cos01/xmile-v1.0-cos01.html</vt:lpwstr>
      </vt:variant>
      <vt:variant>
        <vt:lpwstr/>
      </vt:variant>
      <vt:variant>
        <vt:i4>3997756</vt:i4>
      </vt:variant>
      <vt:variant>
        <vt:i4>0</vt:i4>
      </vt:variant>
      <vt:variant>
        <vt:i4>0</vt:i4>
      </vt:variant>
      <vt:variant>
        <vt:i4>5</vt:i4>
      </vt:variant>
      <vt:variant>
        <vt:lpwstr>http://docs.oasis-open.org/xmile/xmile/v1.0/cos01/xmile-v1.0-cos01.doc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XML Interchange Language for System Dynamics (XMILE) Version 1.0</dc:title>
  <dc:subject/>
  <dc:creator>OASIS XML Interchange Language (XMILE) for System Dynamics TC</dc:creator>
  <cp:keywords/>
  <dc:description>The XML Interchange Language (XMILE) for System Dynamics (SD) defines an open XML protocol for the sharing, interoperability, and reuse of SD models and simulations.</dc:description>
  <cp:lastModifiedBy>Karim Chichakly</cp:lastModifiedBy>
  <cp:revision>1</cp:revision>
  <cp:lastPrinted>2015-08-05T17:09:00Z</cp:lastPrinted>
  <dcterms:created xsi:type="dcterms:W3CDTF">2024-08-20T14:13:00Z</dcterms:created>
  <dcterms:modified xsi:type="dcterms:W3CDTF">2024-08-20T14:20:00Z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OASIS TC</vt:lpwstr>
  </property>
  <property fmtid="{D5CDD505-2E9C-101B-9397-08002B2CF9AE}" pid="3" name="WP abbreviation">
    <vt:lpwstr>Work Product abbreviation without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namespace">
    <vt:lpwstr>namespace</vt:lpwstr>
  </property>
</Properties>
</file>